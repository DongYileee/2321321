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3 家鸡的祖先来源</w:t>
      </w:r>
    </w:p>
    <w:p>
      <w:pPr>
        <w:pStyle w:val="Heading2"/>
      </w:pPr>
      <w:r>
        <w:t xml:space="preserve">3.1 线粒体研究与家鸡的母系来源</w:t>
      </w:r>
    </w:p>
    <w:p>
      <w:pPr>
        <w:jc w:val="both"/>
      </w:pPr>
      <w:r>
        <w:t>线粒体研究对家鸡母系来源的认识经历了三步：最初提出单一起源，扩大取样后提出多地起源的解释，完整线粒体基因组又修正了单倍群归类和来源解释。此外，现代母系分布也受到驯化后传播和育种的改造。</w:t>
      </w:r>
    </w:p>
    <w:p>
      <w:pPr>
        <w:jc w:val="both"/>
      </w:pPr>
      <w:del w:id="5001" w:author="Kiro" w:date="2026-10-11T00:00:00Z">
        <w:r>
          <w:delText>早期研究依据形态比较和杂交结果推断家鸡的祖先，一种观点认为是红原鸡（</w:delText>
        </w:r>
      </w:del>
      <w:del w:id="5002" w:author="Kiro" w:date="2026-10-11T00:00:00Z">
        <w:r>
          <w:rPr>
            <w:i/>
          </w:rPr>
          <w:delText>Gallus gallus</w:delText>
        </w:r>
      </w:del>
      <w:del w:id="5003" w:author="Kiro" w:date="2026-10-11T00:00:00Z">
        <w:r>
          <w:delText>），另一种观点则考虑多个原鸡物种的贡献</w:delText>
        </w:r>
      </w:del>
      <w:del w:id="5004" w:author="Kiro" w:date="2026-10-11T00:00:00Z">
        <w:r>
          <w:rPr>
            <w:vertAlign w:val="superscript"/>
          </w:rPr>
          <w:delText>[1,2]</w:delText>
        </w:r>
      </w:del>
      <w:del w:id="5005" w:author="Kiro" w:date="2026-10-11T00:00:00Z">
        <w:r>
          <w:delText>。线粒体证据最初支持单一起源。控制区的限制性片段长度多态性（RFLP）和部分序列显示，家鸡与泰国</w:delText>
        </w:r>
      </w:del>
      <w:del w:id="5006" w:author="Kiro" w:date="2026-10-11T00:00:00Z">
        <w:r>
          <w:rPr>
            <w:i/>
          </w:rPr>
          <w:delText>G. g. gallus</w:delText>
        </w:r>
      </w:del>
      <w:del w:id="5007" w:author="Kiro" w:date="2026-10-11T00:00:00Z">
        <w:r>
          <w:delText>差异很小，研究据此提出家鸡源于该亚种分布区内的一次驯化</w:delText>
        </w:r>
      </w:del>
      <w:del w:id="5008" w:author="Kiro" w:date="2026-10-11T00:00:00Z">
        <w:r>
          <w:rPr>
            <w:vertAlign w:val="superscript"/>
          </w:rPr>
          <w:delText>[3]</w:delText>
        </w:r>
      </w:del>
      <w:del w:id="5009" w:author="Kiro" w:date="2026-10-11T00:00:00Z">
        <w:r>
          <w:delText>。覆盖原鸡属4个物种和红原鸡3个亚种的比较进一步显示，家鸡与大陆</w:delText>
        </w:r>
      </w:del>
      <w:del w:id="5010" w:author="Kiro" w:date="2026-10-11T00:00:00Z">
        <w:r>
          <w:rPr>
            <w:i/>
          </w:rPr>
          <w:delText>G. g. gallus</w:delText>
        </w:r>
      </w:del>
      <w:del w:id="5011" w:author="Kiro" w:date="2026-10-11T00:00:00Z">
        <w:r>
          <w:delText>、</w:delText>
        </w:r>
      </w:del>
      <w:del w:id="5012" w:author="Kiro" w:date="2026-10-11T00:00:00Z">
        <w:r>
          <w:rPr>
            <w:i/>
          </w:rPr>
          <w:delText>G. g. spadiceus</w:delText>
        </w:r>
      </w:del>
      <w:del w:id="5013" w:author="Kiro" w:date="2026-10-11T00:00:00Z">
        <w:r>
          <w:delText>聚为一簇，</w:delText>
        </w:r>
      </w:del>
      <w:del w:id="5014" w:author="Kiro" w:date="2026-10-11T00:00:00Z">
        <w:r>
          <w:rPr>
            <w:i/>
          </w:rPr>
          <w:delText>G. g. bankiva</w:delText>
        </w:r>
      </w:del>
      <w:del w:id="5015" w:author="Kiro" w:date="2026-10-11T00:00:00Z">
        <w:r>
          <w:delText>则自成一支</w:delText>
        </w:r>
      </w:del>
      <w:del w:id="5016" w:author="Kiro" w:date="2026-10-11T00:00:00Z">
        <w:r>
          <w:rPr>
            <w:vertAlign w:val="superscript"/>
          </w:rPr>
          <w:delText>[4]</w:delText>
        </w:r>
      </w:del>
      <w:del w:id="5017" w:author="Kiro" w:date="2026-10-11T00:00:00Z">
        <w:r>
          <w:delText>。这一阶段确立了家鸡与大陆红原鸡的母系联系，但上述研究所用序列未能清楚区分</w:delText>
        </w:r>
      </w:del>
      <w:del w:id="5018" w:author="Kiro" w:date="2026-10-11T00:00:00Z">
        <w:r>
          <w:rPr>
            <w:i/>
          </w:rPr>
          <w:delText>G. g. gallus</w:delText>
        </w:r>
      </w:del>
      <w:del w:id="5019" w:author="Kiro" w:date="2026-10-11T00:00:00Z">
        <w:r>
          <w:delText>与</w:delText>
        </w:r>
      </w:del>
      <w:del w:id="5020" w:author="Kiro" w:date="2026-10-11T00:00:00Z">
        <w:r>
          <w:rPr>
            <w:i/>
          </w:rPr>
          <w:delText>G. g. spadiceus</w:delText>
        </w:r>
      </w:del>
      <w:del w:id="5021" w:author="Kiro" w:date="2026-10-11T00:00:00Z">
        <w:r>
          <w:delText>，野生参照也未覆盖红原鸡的全部亚种。</w:delText>
        </w:r>
      </w:del>
      <w:ins w:id="5022" w:author="Kiro" w:date="2026-10-11T00:00:00Z">
        <w:r>
          <w:t xml:space="preserve">早期研究依据形态比较和杂交结果推断家鸡的祖先：一种观点认为是红原鸡（</w:t>
        </w:r>
        <w:r>
          <w:rPr>
            <w:i/>
          </w:rPr>
          <w:t xml:space="preserve">Gallus gallus</w:t>
        </w:r>
        <w:r>
          <w:t xml:space="preserve">），另一种观点则考虑多个原鸡物种的贡献</w:t>
        </w:r>
        <w:r>
          <w:rPr>
            <w:vertAlign w:val="superscript"/>
          </w:rPr>
          <w:t xml:space="preserve">[1,2]</w:t>
        </w:r>
        <w:r>
          <w:t xml:space="preserve">。线粒体证据最初支持单一起源。控制区的限制性片段长度多态性（RFLP）和部分序列显示，家鸡与泰国</w:t>
        </w:r>
        <w:r>
          <w:rPr>
            <w:i/>
          </w:rPr>
          <w:t xml:space="preserve">G. g. gallus</w:t>
        </w:r>
        <w:r>
          <w:t xml:space="preserve">差异很小，研究据此提出家鸡源于该亚种分布区内的一次驯化</w:t>
        </w:r>
        <w:r>
          <w:rPr>
            <w:vertAlign w:val="superscript"/>
          </w:rPr>
          <w:t xml:space="preserve">[3]</w:t>
        </w:r>
        <w:r>
          <w:t xml:space="preserve">。覆盖原鸡属4个物种和红原鸡3个亚种的比较进一步显示，家鸡与大陆</w:t>
        </w:r>
        <w:r>
          <w:rPr>
            <w:i/>
          </w:rPr>
          <w:t xml:space="preserve">G. g. gallus</w:t>
        </w:r>
        <w:r>
          <w:t xml:space="preserve">、</w:t>
        </w:r>
        <w:r>
          <w:rPr>
            <w:i/>
          </w:rPr>
          <w:t xml:space="preserve">G. g. spadiceus</w:t>
        </w:r>
        <w:r>
          <w:t xml:space="preserve">聚为一簇，</w:t>
        </w:r>
        <w:r>
          <w:rPr>
            <w:i/>
          </w:rPr>
          <w:t xml:space="preserve">G. g. bankiva</w:t>
        </w:r>
        <w:r>
          <w:t xml:space="preserve">则自成一支</w:t>
        </w:r>
        <w:r>
          <w:rPr>
            <w:vertAlign w:val="superscript"/>
          </w:rPr>
          <w:t xml:space="preserve">[4]</w:t>
        </w:r>
        <w:r>
          <w:t xml:space="preserve">。这一阶段确立了家鸡与大陆红原鸡的母系联系。但是，这些研究所用的序列未能清楚区分</w:t>
        </w:r>
        <w:r>
          <w:rPr>
            <w:i/>
          </w:rPr>
          <w:t xml:space="preserve">G. g. gallus</w:t>
        </w:r>
        <w:r>
          <w:t xml:space="preserve">与</w:t>
        </w:r>
        <w:r>
          <w:rPr>
            <w:i/>
          </w:rPr>
          <w:t xml:space="preserve">G. g. spadiceus</w:t>
        </w:r>
        <w:r>
          <w:t xml:space="preserve">，野生参照也未覆盖红原鸡的全部亚种。</w:t>
        </w:r>
      </w:ins>
    </w:p>
    <w:p>
      <w:pPr>
        <w:jc w:val="both"/>
      </w:pPr>
      <w:r>
        <w:t>扩大取样后，单一起源的结论受到挑战。834只欧亚家鸡和66只红原鸡的控制区序列可分为A～I共9个母系单倍群，其中7个同时见于家鸡和红原鸡。这些单倍群的分布有明显的地域差异：A、B、E广布欧亚，C主要见于日本和中国东南部，F、G几乎只见于云南。依据这些地域差异、地区特有单倍型和群体扩张信号，研究者提出家鸡在南亚和东南亚多地起源</w:t>
      </w:r>
      <w:r>
        <w:rPr>
          <w:vertAlign w:val="superscript"/>
        </w:rPr>
        <w:t>[5]</w:t>
      </w:r>
      <w:r>
        <w:t>。此后，争论集中在一个问题上：具有地域差异的母系单倍群，是否意味着各地分别驯化了红原鸡。</w:t>
      </w:r>
    </w:p>
    <w:p>
      <w:pPr>
        <w:jc w:val="both"/>
      </w:pPr>
      <w:del w:id="5023" w:author="Kiro" w:date="2026-10-11T00:00:00Z">
        <w:r>
          <w:delText xml:space="preserve">完整线粒体基因组提高了单倍群归类的精度，也为单倍群的地域差异提供了驯化以外的解释。控制区片段的信息量有限，部分位点的反复突变也会干扰归类。整合4732份家鸡和206份红原鸡的控制区序列以及61份完整线粒体基因组后，A～G等主要单倍群得到确认，部分仅凭控制区作出的归类得到修正；H、I采用了与早期控制区研究不同的单倍群定义</w:delText>
        </w:r>
      </w:del>
      <w:del w:id="5024" w:author="Kiro" w:date="2026-10-11T00:00:00Z">
        <w:r>
          <w:rPr>
            <w:vertAlign w:val="superscript"/>
          </w:rPr>
          <w:delText xml:space="preserve">[6]</w:delText>
        </w:r>
      </w:del>
      <w:del w:id="5025" w:author="Kiro" w:date="2026-10-11T00:00:00Z">
        <w:r>
          <w:delText xml:space="preserve">。地域集中的单倍群仍然存在：E2、E3主要见于南亚，H见于中国西南及部分冲绳斗鸡，研究者据此提出这些地区发生过局部独立驯化。同一研究还提出，驯化前母系变异的保留和驯化后的杂交均可解释家鸡与红原鸡共享的常见单倍群</w:delText>
        </w:r>
      </w:del>
      <w:del w:id="5026" w:author="Kiro" w:date="2026-10-11T00:00:00Z">
        <w:r>
          <w:rPr>
            <w:vertAlign w:val="superscript"/>
          </w:rPr>
          <w:delText xml:space="preserve">[6]</w:delText>
        </w:r>
      </w:del>
      <w:del w:id="5027" w:author="Kiro" w:date="2026-10-11T00:00:00Z">
        <w:r>
          <w:delText xml:space="preserve">。印度的独立驯化主张同样主要依据母系资料。印度家鸡与不同的红原鸡群体共享单倍型</w:delText>
        </w:r>
      </w:del>
      <w:del w:id="5028" w:author="Kiro" w:date="2026-10-11T00:00:00Z">
        <w:r>
          <w:rPr>
            <w:vertAlign w:val="superscript"/>
          </w:rPr>
          <w:delText xml:space="preserve">[7]</w:delText>
        </w:r>
      </w:del>
      <w:del w:id="5029" w:author="Kiro" w:date="2026-10-11T00:00:00Z">
        <w:r>
          <w:delText xml:space="preserve">；印度6个地方品种及圈养红原鸡的完整线粒体比较发现，印度红原鸡与家鸡在系统树上分开，作者结合只含印度样本的分组提出了独立驯化的解释</w:delText>
        </w:r>
      </w:del>
      <w:del w:id="5030" w:author="Kiro" w:date="2026-10-11T00:00:00Z">
        <w:r>
          <w:rPr>
            <w:vertAlign w:val="superscript"/>
          </w:rPr>
          <w:delText xml:space="preserve">[8]</w:delText>
        </w:r>
      </w:del>
      <w:del w:id="5031" w:author="Kiro" w:date="2026-10-11T00:00:00Z">
        <w:r>
          <w:delText xml:space="preserve">。该研究采用每组5只个体的混合样本，未比较独立驯化与家鸡传入后杂交两种情景，其系统树上的A—F分组也未与常用母系单倍群体系建立对应关系</w:delText>
        </w:r>
      </w:del>
      <w:del w:id="5032" w:author="Kiro" w:date="2026-10-11T00:00:00Z">
        <w:r>
          <w:rPr>
            <w:vertAlign w:val="superscript"/>
          </w:rPr>
          <w:delText xml:space="preserve">[8]</w:delText>
        </w:r>
      </w:del>
      <w:del w:id="5033" w:author="Kiro" w:date="2026-10-11T00:00:00Z">
        <w:r>
          <w:delText xml:space="preserve">。</w:delText>
        </w:r>
      </w:del>
      <w:ins w:id="5034" w:author="Kiro" w:date="2026-10-11T00:00:00Z">
        <w:r>
          <w:t xml:space="preserve">完整线粒体基因组提高了单倍群归类的精度，也为单倍群的地域差异提供了驯化以外的解释。控制区片段的信息量有限，部分位点的反复突变也会干扰归类。整合4732份家鸡和206份红原鸡的控制区序列以及61份完整线粒体基因组后，A～G等主要单倍群得到确认，部分仅凭控制区作出的归类得到修正。该研究对H、I单倍群的定义与早期控制区研究不同</w:t>
        </w:r>
        <w:r>
          <w:rPr>
            <w:vertAlign w:val="superscript"/>
          </w:rPr>
          <w:t xml:space="preserve">[6]</w:t>
        </w:r>
        <w:r>
          <w:t xml:space="preserve">。地域集中的单倍群仍然存在：E2、E3主要见于南亚，H见于中国西南及部分冲绳斗鸡。研究者据此提出，这些地区发生过局部独立驯化。同一研究还提出，家鸡与红原鸡共享的常见单倍群，既可由驯化前母系变异的保留来解释，也可由驯化后的杂交来解释</w:t>
        </w:r>
        <w:r>
          <w:rPr>
            <w:vertAlign w:val="superscript"/>
          </w:rPr>
          <w:t xml:space="preserve">[6]</w:t>
        </w:r>
        <w:r>
          <w:t xml:space="preserve">。印度的独立驯化主张同样主要依据母系资料。印度家鸡与不同的红原鸡群体共享单倍型</w:t>
        </w:r>
        <w:r>
          <w:rPr>
            <w:vertAlign w:val="superscript"/>
          </w:rPr>
          <w:t xml:space="preserve">[7]</w:t>
        </w:r>
        <w:r>
          <w:t xml:space="preserve">。另一项研究比较了印度6个地方品种和圈养红原鸡的完整线粒体序列，发现印度红原鸡与家鸡在系统树上分开；作者结合只含印度样本的分组，提出了独立驯化的解释</w:t>
        </w:r>
        <w:r>
          <w:rPr>
            <w:vertAlign w:val="superscript"/>
          </w:rPr>
          <w:t xml:space="preserve">[8]</w:t>
        </w:r>
        <w:r>
          <w:t xml:space="preserve">。不过，该研究的每组样本都是5只个体的混合样本，也没有比较“独立驯化”与“家鸡传入后杂交”这两种情景；其系统树上的A～F分组，也未与常用的母系单倍群体系对应起来</w:t>
        </w:r>
        <w:r>
          <w:rPr>
            <w:vertAlign w:val="superscript"/>
          </w:rPr>
          <w:t xml:space="preserve">[8]</w:t>
        </w:r>
        <w:r>
          <w:t xml:space="preserve">。</w:t>
        </w:r>
      </w:ins>
    </w:p>
    <w:p>
      <w:pPr>
        <w:jc w:val="both"/>
      </w:pPr>
      <w:del w:id="5035" w:author="Kiro" w:date="2026-10-11T00:00:00Z">
        <w:r>
          <w:delText xml:space="preserve">后续研究显示，驯化后的育种和传播也会影响母系分布。C1亚单倍群和A单倍群在黄淮流域多样性较高，并在东亚斗鸡中富集，其较晚扩张可能与斗鸡的育种和传播有关</w:delText>
        </w:r>
      </w:del>
      <w:del w:id="5036" w:author="Kiro" w:date="2026-10-11T00:00:00Z">
        <w:r>
          <w:rPr>
            <w:vertAlign w:val="superscript"/>
          </w:rPr>
          <w:delText xml:space="preserve">[9]</w:delText>
        </w:r>
      </w:del>
      <w:del w:id="5037" w:author="Kiro" w:date="2026-10-11T00:00:00Z">
        <w:r>
          <w:delText xml:space="preserve">。在完整序列比较中，一只日本德地地鸡的D单倍群序列归入D2亚单倍群，东南亚岛屿和太平洋样本的D单倍群序列归入D1亚单倍群。日本这一母系由此被联系到中国北方及邻近地区；该研究的D2样本来自日本和新疆各一个体</w:delText>
        </w:r>
      </w:del>
      <w:del w:id="5038" w:author="Kiro" w:date="2026-10-11T00:00:00Z">
        <w:r>
          <w:rPr>
            <w:vertAlign w:val="superscript"/>
          </w:rPr>
          <w:delText xml:space="preserve">[10]</w:delText>
        </w:r>
      </w:del>
      <w:del w:id="5039" w:author="Kiro" w:date="2026-10-11T00:00:00Z">
        <w:r>
          <w:delText xml:space="preserve">。</w:delText>
        </w:r>
      </w:del>
      <w:ins w:id="5040" w:author="Kiro" w:date="2026-10-11T00:00:00Z">
        <w:r>
          <w:t xml:space="preserve">后续研究显示，驯化后的育种和传播也会影响母系分布。C1亚单倍群和A单倍群在黄淮流域多样性较高，并在东亚斗鸡中富集，其较晚的扩张可能与斗鸡的育种和传播有关</w:t>
        </w:r>
        <w:r>
          <w:rPr>
            <w:vertAlign w:val="superscript"/>
          </w:rPr>
          <w:t xml:space="preserve">[9]</w:t>
        </w:r>
        <w:r>
          <w:t xml:space="preserve">。在完整序列比较中，一只日本德地地鸡的D单倍群序列归入D2亚单倍群，而东南亚岛屿和太平洋样本的D单倍群序列归入D1亚单倍群。研究者由此把日本这一母系联系到中国北方及邻近地区；不过，该研究中的D2样本只有日本和新疆各1只</w:t>
        </w:r>
        <w:r>
          <w:rPr>
            <w:vertAlign w:val="superscript"/>
          </w:rPr>
          <w:t xml:space="preserve">[10]</w:t>
        </w:r>
        <w:r>
          <w:t xml:space="preserve">。</w:t>
        </w:r>
      </w:ins>
    </w:p>
    <w:p>
      <w:pPr>
        <w:jc w:val="both"/>
      </w:pPr>
      <w:del w:id="5041" w:author="Kiro" w:date="2026-10-11T00:00:00Z">
        <w:r>
          <w:delText xml:space="preserve">线粒体资料确立了家鸡与红原鸡的主要母系联系。祖先母系变异的保留和驯化后杂交共同影响家鸡的母系多样性；选择和性别偏向的基因交流则可造成母系与核基因组亲缘关系的差异</w:delText>
        </w:r>
      </w:del>
      <w:del w:id="5042" w:author="Kiro" w:date="2026-10-11T00:00:00Z">
        <w:r>
          <w:rPr>
            <w:vertAlign w:val="superscript"/>
          </w:rPr>
          <w:delText xml:space="preserve">[11,12]</w:delText>
        </w:r>
      </w:del>
      <w:del w:id="5043" w:author="Kiro" w:date="2026-10-11T00:00:00Z">
        <w:r>
          <w:delText xml:space="preserve">。</w:delText>
        </w:r>
      </w:del>
      <w:ins w:id="5044" w:author="Kiro" w:date="2026-10-11T00:00:00Z">
        <w:r>
          <w:t xml:space="preserve">线粒体资料确立了家鸡与红原鸡的主要母系联系。祖先母系变异的保留和驯化后的杂交，共同塑造了家鸡的母系多样性；选择和性别偏向的基因交流，还可使母系亲缘关系与核基因组亲缘关系不一致</w:t>
        </w:r>
        <w:r>
          <w:rPr>
            <w:vertAlign w:val="superscript"/>
          </w:rPr>
          <w:t xml:space="preserve">[11,12]</w:t>
        </w:r>
        <w:r>
          <w:t xml:space="preserve">。</w:t>
        </w:r>
      </w:ins>
    </w:p>
    <w:p>
      <w:pPr>
        <w:pStyle w:val="Heading2"/>
      </w:pPr>
      <w:r>
        <w:t xml:space="preserve">3.2 核遗传证据与主要祖先群体</w:t>
      </w:r>
    </w:p>
    <w:p>
      <w:pPr>
        <w:jc w:val="both"/>
      </w:pPr>
      <w:del w:id="5045" w:author="Kiro" w:date="2026-10-11T00:00:00Z">
        <w:r>
          <w:delText xml:space="preserve">核DNA由父母双方传递。跨群体比较和群体历史分析可以区分祖先变异保留与后期基因交流，补充母系来源的判断。基于少数亚种和区域样本的比较，所得亲缘结果并不一致。微卫星分析显示，中国地方鸡与中国</w:delText>
        </w:r>
      </w:del>
      <w:del w:id="5046" w:author="Kiro" w:date="2026-10-11T00:00:00Z">
        <w:r>
          <w:rPr>
            <w:i w:val="1"/>
          </w:rPr>
          <w:delText xml:space="preserve">G. g. spadiceus</w:delText>
        </w:r>
      </w:del>
      <w:del w:id="5047" w:author="Kiro" w:date="2026-10-11T00:00:00Z">
        <w:r>
          <w:delText xml:space="preserve">的亲缘关系比与泰国</w:delText>
        </w:r>
      </w:del>
      <w:del w:id="5048" w:author="Kiro" w:date="2026-10-11T00:00:00Z">
        <w:r>
          <w:rPr>
            <w:i w:val="1"/>
          </w:rPr>
          <w:delText xml:space="preserve">G. g. gallus</w:delText>
        </w:r>
      </w:del>
      <w:del w:id="5049" w:author="Kiro" w:date="2026-10-11T00:00:00Z">
        <w:r>
          <w:delText xml:space="preserve">更近</w:delText>
        </w:r>
      </w:del>
      <w:del w:id="5050" w:author="Kiro" w:date="2026-10-11T00:00:00Z">
        <w:r>
          <w:rPr>
            <w:vertAlign w:val="superscript"/>
          </w:rPr>
          <w:delText xml:space="preserve">[13]</w:delText>
        </w:r>
      </w:del>
      <w:del w:id="5051" w:author="Kiro" w:date="2026-10-11T00:00:00Z">
        <w:r>
          <w:delText xml:space="preserve">。泰国取样的12个红原鸡群体（298只，来自11个保护中心，含</w:delText>
        </w:r>
      </w:del>
      <w:del w:id="5052" w:author="Kiro" w:date="2026-10-11T00:00:00Z">
        <w:r>
          <w:rPr>
            <w:i w:val="1"/>
          </w:rPr>
          <w:delText xml:space="preserve">G. g. gallus</w:delText>
        </w:r>
      </w:del>
      <w:del w:id="5053" w:author="Kiro" w:date="2026-10-11T00:00:00Z">
        <w:r>
          <w:delText xml:space="preserve">和</w:delText>
        </w:r>
      </w:del>
      <w:del w:id="5054" w:author="Kiro" w:date="2026-10-11T00:00:00Z">
        <w:r>
          <w:rPr>
            <w:i w:val="1"/>
          </w:rPr>
          <w:delText xml:space="preserve">G. g. spadiceus</w:delText>
        </w:r>
      </w:del>
      <w:del w:id="5055" w:author="Kiro" w:date="2026-10-11T00:00:00Z">
        <w:r>
          <w:delText xml:space="preserve">）与10个鸡品种（138只）的微卫星比较未清楚区分两个红原鸡亚种，家鸡与</w:delText>
        </w:r>
      </w:del>
      <w:del w:id="5056" w:author="Kiro" w:date="2026-10-11T00:00:00Z">
        <w:r>
          <w:rPr>
            <w:i w:val="1"/>
          </w:rPr>
          <w:delText xml:space="preserve">G. g. spadiceus</w:delText>
        </w:r>
      </w:del>
      <w:del w:id="5057" w:author="Kiro" w:date="2026-10-11T00:00:00Z">
        <w:r>
          <w:delText xml:space="preserve">的亲缘也未比与</w:delText>
        </w:r>
      </w:del>
      <w:del w:id="5058" w:author="Kiro" w:date="2026-10-11T00:00:00Z">
        <w:r>
          <w:rPr>
            <w:i w:val="1"/>
          </w:rPr>
          <w:delText xml:space="preserve">G. g. gallus</w:delText>
        </w:r>
      </w:del>
      <w:del w:id="5059" w:author="Kiro" w:date="2026-10-11T00:00:00Z">
        <w:r>
          <w:delText xml:space="preserve">更近。红原鸡群体的遗传多样性较高，作者结合原鸡中特有的母系变异，推测驯化涉及部分原鸡基因库；亚洲其他地区所见的部分线粒体单倍群未在这些泰国样本中出现，作者据此提出东南亚多地独立驯化的解释</w:delText>
        </w:r>
      </w:del>
      <w:del w:id="5060" w:author="Kiro" w:date="2026-10-11T00:00:00Z">
        <w:r>
          <w:rPr>
            <w:vertAlign w:val="superscript"/>
          </w:rPr>
          <w:delText xml:space="preserve">[14]</w:delText>
        </w:r>
      </w:del>
      <w:del w:id="5061" w:author="Kiro" w:date="2026-10-11T00:00:00Z">
        <w:r>
          <w:delText xml:space="preserve">。25个核基因座的30个内含子序列分析，将家鸡与红原鸡共享的单倍型解释为祖先多态保留和后期渗入共同作用的结果；模型估计两者于58,000±16,000年前分化，远早于考古记录的驯化年代</w:delText>
        </w:r>
      </w:del>
      <w:del w:id="5062" w:author="Kiro" w:date="2026-10-11T00:00:00Z">
        <w:r>
          <w:rPr>
            <w:vertAlign w:val="superscript"/>
          </w:rPr>
          <w:delText xml:space="preserve">[15]</w:delText>
        </w:r>
      </w:del>
      <w:del w:id="5063" w:author="Kiro" w:date="2026-10-11T00:00:00Z">
        <w:r>
          <w:delText xml:space="preserve">。</w:delText>
        </w:r>
      </w:del>
      <w:ins w:id="5064" w:author="Kiro" w:date="2026-10-11T00:00:00Z">
        <w:r>
          <w:t xml:space="preserve">核DNA由父母双方传递。跨群体比较和群体历史分析可以区分祖先变异的保留与后期基因交流，从而补充对母系来源的判断。基于少数亚种和区域样本的比较，得到的亲缘结果并不一致。微卫星分析显示，中国地方鸡与中国</w:t>
        </w:r>
        <w:r>
          <w:rPr>
            <w:i/>
          </w:rPr>
          <w:t xml:space="preserve">G. g. spadiceus</w:t>
        </w:r>
        <w:r>
          <w:t xml:space="preserve">的亲缘关系，比与泰国</w:t>
        </w:r>
        <w:r>
          <w:rPr>
            <w:i/>
          </w:rPr>
          <w:t xml:space="preserve">G. g. gallus</w:t>
        </w:r>
        <w:r>
          <w:t xml:space="preserve">更近</w:t>
        </w:r>
        <w:r>
          <w:rPr>
            <w:vertAlign w:val="superscript"/>
          </w:rPr>
          <w:t xml:space="preserve">[13]</w:t>
        </w:r>
        <w:r>
          <w:t xml:space="preserve">。另一项研究在泰国11个保护中心采集了12个红原鸡群体（298只，含</w:t>
        </w:r>
        <w:r>
          <w:rPr>
            <w:i/>
          </w:rPr>
          <w:t xml:space="preserve">G. g. gallus</w:t>
        </w:r>
        <w:r>
          <w:t xml:space="preserve">和</w:t>
        </w:r>
        <w:r>
          <w:rPr>
            <w:i/>
          </w:rPr>
          <w:t xml:space="preserve">G. g. spadiceus</w:t>
        </w:r>
        <w:r>
          <w:t xml:space="preserve">），并与10个泰国地方鸡品种（138只）作微卫星比较。结果未能清楚区分两个红原鸡亚种，家鸡与</w:t>
        </w:r>
        <w:r>
          <w:rPr>
            <w:i/>
          </w:rPr>
          <w:t xml:space="preserve">G. g. spadiceus</w:t>
        </w:r>
        <w:r>
          <w:t xml:space="preserve">的亲缘关系也不比与</w:t>
        </w:r>
        <w:r>
          <w:rPr>
            <w:i/>
          </w:rPr>
          <w:t xml:space="preserve">G. g. gallus</w:t>
        </w:r>
        <w:r>
          <w:t xml:space="preserve">更近。这些红原鸡群体的遗传多样性较高；作者结合红原鸡中特有的母系变异，推测驯化只涉及红原鸡的部分基因库。亚洲其他地区所见的部分线粒体单倍群，未在这些泰国样本中出现，作者据此提出东南亚多地独立驯化的解释</w:t>
        </w:r>
        <w:r>
          <w:rPr>
            <w:vertAlign w:val="superscript"/>
          </w:rPr>
          <w:t xml:space="preserve">[14]</w:t>
        </w:r>
        <w:r>
          <w:t xml:space="preserve">。25个核基因座的30个内含子序列分析，将家鸡与红原鸡共享的单倍型解释为祖先多态保留和后期渗入共同作用的结果；模型估计两者于58,000±16,000年前分化，远早于考古记录的驯化年代</w:t>
        </w:r>
        <w:r>
          <w:rPr>
            <w:vertAlign w:val="superscript"/>
          </w:rPr>
          <w:t xml:space="preserve">[15]</w:t>
        </w:r>
        <w:r>
          <w:t xml:space="preserve">。</w:t>
        </w:r>
      </w:ins>
    </w:p>
    <w:p>
      <w:pPr>
        <w:jc w:val="both"/>
      </w:pPr>
      <w:del w:id="5065" w:author="Kiro" w:date="2026-10-11T00:00:00Z">
        <w:r>
          <w:delText xml:space="preserve">在覆盖原鸡属各物种的全基因组比较中，红原鸡是家鸡的主要祖先物种，其他物种的贡献以渗入形式存在，其中家鸡与灰原鸡之间的双向渗入较为广泛（见第3.3节）</w:delText>
        </w:r>
      </w:del>
      <w:del w:id="5066" w:author="Kiro" w:date="2026-10-11T00:00:00Z">
        <w:r>
          <w:rPr>
            <w:vertAlign w:val="superscript"/>
          </w:rPr>
          <w:delText xml:space="preserve">[16]</w:delText>
        </w:r>
      </w:del>
      <w:del w:id="5067" w:author="Kiro" w:date="2026-10-11T00:00:00Z">
        <w:r>
          <w:delText xml:space="preserve">。覆盖红原鸡全部5个亚种的863个基因组进一步把主要祖源定位到</w:delText>
        </w:r>
      </w:del>
      <w:del w:id="5068" w:author="Kiro" w:date="2026-10-11T00:00:00Z">
        <w:r>
          <w:rPr>
            <w:i w:val="1"/>
          </w:rPr>
          <w:delText xml:space="preserve">G. g. spadiceus</w:delText>
        </w:r>
      </w:del>
      <w:del w:id="5069" w:author="Kiro" w:date="2026-10-11T00:00:00Z">
        <w:r>
          <w:delText xml:space="preserve">：696只家鸡中，除2只外都与部分</w:delText>
        </w:r>
      </w:del>
      <w:del w:id="5070" w:author="Kiro" w:date="2026-10-11T00:00:00Z">
        <w:r>
          <w:rPr>
            <w:i w:val="1"/>
          </w:rPr>
          <w:delText xml:space="preserve">G. g. spadiceus</w:delText>
        </w:r>
      </w:del>
      <w:del w:id="5071" w:author="Kiro" w:date="2026-10-11T00:00:00Z">
        <w:r>
          <w:delText xml:space="preserve">构成单系群，群体结构、等位基因共享和群体混合图（TreeMix）</w:delText>
        </w:r>
      </w:del>
      <w:del w:id="5072" w:author="Kiro" w:date="2026-10-11T00:00:00Z">
        <w:r>
          <w:rPr>
            <w:vertAlign w:val="superscript"/>
          </w:rPr>
          <w:delText xml:space="preserve">[17]</w:delText>
        </w:r>
      </w:del>
      <w:del w:id="5073" w:author="Kiro" w:date="2026-10-11T00:00:00Z">
        <w:r>
          <w:delText xml:space="preserve">分析也都指向</w:delText>
        </w:r>
      </w:del>
      <w:del w:id="5074" w:author="Kiro" w:date="2026-10-11T00:00:00Z">
        <w:r>
          <w:rPr>
            <w:i w:val="1"/>
          </w:rPr>
          <w:delText xml:space="preserve">G. g. spadiceus</w:delText>
        </w:r>
      </w:del>
      <w:del w:id="5075" w:author="Kiro" w:date="2026-10-11T00:00:00Z">
        <w:r>
          <w:rPr>
            <w:vertAlign w:val="superscript"/>
          </w:rPr>
          <w:delText xml:space="preserve">[18]</w:delText>
        </w:r>
      </w:del>
      <w:del w:id="5076" w:author="Kiro" w:date="2026-10-11T00:00:00Z">
        <w:r>
          <w:delText xml:space="preserve">。约一个世纪前的历史</w:delText>
        </w:r>
      </w:del>
      <w:del w:id="5077" w:author="Kiro" w:date="2026-10-11T00:00:00Z">
        <w:r>
          <w:rPr>
            <w:i w:val="1"/>
          </w:rPr>
          <w:delText xml:space="preserve">G. g. spadiceus</w:delText>
        </w:r>
      </w:del>
      <w:del w:id="5078" w:author="Kiro" w:date="2026-10-11T00:00:00Z">
        <w:r>
          <w:delText xml:space="preserve">标本也比其他亚种更接近家鸡，支持现生基因组的主要祖源判断</w:delText>
        </w:r>
      </w:del>
      <w:del w:id="5079" w:author="Kiro" w:date="2026-10-11T00:00:00Z">
        <w:r>
          <w:rPr>
            <w:vertAlign w:val="superscript"/>
          </w:rPr>
          <w:delText xml:space="preserve">[19]</w:delText>
        </w:r>
      </w:del>
      <w:del w:id="5080" w:author="Kiro" w:date="2026-10-11T00:00:00Z">
        <w:r>
          <w:delText xml:space="preserve">。</w:delText>
        </w:r>
      </w:del>
      <w:ins w:id="5081" w:author="Kiro" w:date="2026-10-11T00:00:00Z">
        <w:r>
          <w:t xml:space="preserve">在覆盖原鸡属各物种的全基因组比较中，红原鸡是家鸡的主要祖先物种，其他物种的贡献以渗入形式存在，其中家鸡与灰原鸡之间的双向渗入较为广泛（见第3.3节）</w:t>
        </w:r>
        <w:r>
          <w:rPr>
            <w:vertAlign w:val="superscript"/>
          </w:rPr>
          <w:t xml:space="preserve">[16]</w:t>
        </w:r>
        <w:r>
          <w:t xml:space="preserve">。覆盖红原鸡全部5个亚种的863个基因组，进一步把主要祖源定位到</w:t>
        </w:r>
        <w:r>
          <w:rPr>
            <w:i/>
          </w:rPr>
          <w:t xml:space="preserve">G. g. spadiceus</w:t>
        </w:r>
        <w:r>
          <w:t xml:space="preserve">：696只家鸡中，除2只外都与部分</w:t>
        </w:r>
        <w:r>
          <w:rPr>
            <w:i/>
          </w:rPr>
          <w:t xml:space="preserve">G. g. spadiceus</w:t>
        </w:r>
        <w:r>
          <w:t xml:space="preserve">个体构成单系群；群体结构、等位基因共享和群体混合图（TreeMix）</w:t>
        </w:r>
        <w:r>
          <w:rPr>
            <w:vertAlign w:val="superscript"/>
          </w:rPr>
          <w:t xml:space="preserve">[17]</w:t>
        </w:r>
        <w:r>
          <w:t xml:space="preserve">分析也都指向</w:t>
        </w:r>
        <w:r>
          <w:rPr>
            <w:i/>
          </w:rPr>
          <w:t xml:space="preserve">G. g. spadiceus</w:t>
        </w:r>
        <w:r>
          <w:rPr>
            <w:vertAlign w:val="superscript"/>
          </w:rPr>
          <w:t xml:space="preserve">[18]</w:t>
        </w:r>
        <w:r>
          <w:t xml:space="preserve">。约一个世纪前的历史</w:t>
        </w:r>
        <w:r>
          <w:rPr>
            <w:i/>
          </w:rPr>
          <w:t xml:space="preserve">G. g. spadiceus</w:t>
        </w:r>
        <w:r>
          <w:t xml:space="preserve">标本，同样比其他亚种更接近家鸡，支持了现生基因组得出的主要祖源判断</w:t>
        </w:r>
        <w:r>
          <w:rPr>
            <w:vertAlign w:val="superscript"/>
          </w:rPr>
          <w:t xml:space="preserve">[19]</w:t>
        </w:r>
        <w:r>
          <w:t xml:space="preserve">。</w:t>
        </w:r>
      </w:ins>
    </w:p>
    <w:p>
      <w:pPr>
        <w:jc w:val="both"/>
      </w:pPr>
      <w:del w:id="5082" w:author="Kiro" w:date="2026-10-11T00:00:00Z">
        <w:r>
          <w:delText xml:space="preserve">家鸡在驯化后的传播和育种中还吸收了其他亚种与品种的遗传成分。全基因组研究比较了印度鸡来源的两种情景：</w:delText>
        </w:r>
      </w:del>
      <w:del w:id="5083" w:author="Kiro" w:date="2026-10-11T00:00:00Z">
        <w:r>
          <w:rPr>
            <w:i w:val="1"/>
          </w:rPr>
          <w:delText xml:space="preserve">G. g. spadiceus</w:delText>
        </w:r>
      </w:del>
      <w:del w:id="5084" w:author="Kiro" w:date="2026-10-11T00:00:00Z">
        <w:r>
          <w:delText xml:space="preserve">来源的鸡群传入后吸收当地</w:delText>
        </w:r>
      </w:del>
      <w:del w:id="5085" w:author="Kiro" w:date="2026-10-11T00:00:00Z">
        <w:r>
          <w:rPr>
            <w:i w:val="1"/>
          </w:rPr>
          <w:delText xml:space="preserve">G. g. murghi</w:delText>
        </w:r>
      </w:del>
      <w:del w:id="5086" w:author="Kiro" w:date="2026-10-11T00:00:00Z">
        <w:r>
          <w:delText xml:space="preserve">变异，或</w:delText>
        </w:r>
      </w:del>
      <w:del w:id="5087" w:author="Kiro" w:date="2026-10-11T00:00:00Z">
        <w:r>
          <w:rPr>
            <w:i w:val="1"/>
          </w:rPr>
          <w:delText xml:space="preserve">G. g. murghi</w:delText>
        </w:r>
      </w:del>
      <w:del w:id="5088" w:author="Kiro" w:date="2026-10-11T00:00:00Z">
        <w:r>
          <w:delText xml:space="preserve">先被独立驯化、其后代再被外来鸡群大量替代。印度鸡与</w:delText>
        </w:r>
      </w:del>
      <w:del w:id="5089" w:author="Kiro" w:date="2026-10-11T00:00:00Z">
        <w:r>
          <w:rPr>
            <w:i w:val="1"/>
          </w:rPr>
          <w:delText xml:space="preserve">G. g. murghi</w:delText>
        </w:r>
      </w:del>
      <w:del w:id="5090" w:author="Kiro" w:date="2026-10-11T00:00:00Z">
        <w:r>
          <w:delText xml:space="preserve">共享的单倍型片段长于与</w:delText>
        </w:r>
      </w:del>
      <w:del w:id="5091" w:author="Kiro" w:date="2026-10-11T00:00:00Z">
        <w:r>
          <w:rPr>
            <w:i w:val="1"/>
          </w:rPr>
          <w:delText xml:space="preserve">G. g. spadiceus</w:delText>
        </w:r>
      </w:del>
      <w:del w:id="5092" w:author="Kiro" w:date="2026-10-11T00:00:00Z">
        <w:r>
          <w:delText xml:space="preserve">共享的片段，群体历史模型也更支持前一种解释</w:delText>
        </w:r>
      </w:del>
      <w:del w:id="5093" w:author="Kiro" w:date="2026-10-11T00:00:00Z">
        <w:r>
          <w:rPr>
            <w:vertAlign w:val="superscript"/>
          </w:rPr>
          <w:delText xml:space="preserve">[18]</w:delText>
        </w:r>
      </w:del>
      <w:del w:id="5094" w:author="Kiro" w:date="2026-10-11T00:00:00Z">
        <w:r>
          <w:delText xml:space="preserve">。多国商业白来航样本中，</w:delText>
        </w:r>
      </w:del>
      <w:del w:id="5095" w:author="Kiro" w:date="2026-10-11T00:00:00Z">
        <w:r>
          <w:rPr>
            <w:i w:val="1"/>
          </w:rPr>
          <w:delText xml:space="preserve">G. g. murghi</w:delText>
        </w:r>
      </w:del>
      <w:del w:id="5096" w:author="Kiro" w:date="2026-10-11T00:00:00Z">
        <w:r>
          <w:delText xml:space="preserve">祖源约占25%；印度尼西亚鸡含</w:delText>
        </w:r>
      </w:del>
      <w:del w:id="5097" w:author="Kiro" w:date="2026-10-11T00:00:00Z">
        <w:r>
          <w:rPr>
            <w:i w:val="1"/>
          </w:rPr>
          <w:delText xml:space="preserve">G. g. bankiva</w:delText>
        </w:r>
      </w:del>
      <w:del w:id="5098" w:author="Kiro" w:date="2026-10-11T00:00:00Z">
        <w:r>
          <w:delText xml:space="preserve">和</w:delText>
        </w:r>
      </w:del>
      <w:del w:id="5099" w:author="Kiro" w:date="2026-10-11T00:00:00Z">
        <w:r>
          <w:rPr>
            <w:i w:val="1"/>
          </w:rPr>
          <w:delText xml:space="preserve">G. g. gallus</w:delText>
        </w:r>
      </w:del>
      <w:del w:id="5100" w:author="Kiro" w:date="2026-10-11T00:00:00Z">
        <w:r>
          <w:delText xml:space="preserve">相关祖源，中国鸡含</w:delText>
        </w:r>
      </w:del>
      <w:del w:id="5101" w:author="Kiro" w:date="2026-10-11T00:00:00Z">
        <w:r>
          <w:rPr>
            <w:i w:val="1"/>
          </w:rPr>
          <w:delText xml:space="preserve">G. g. jabouillei</w:delText>
        </w:r>
      </w:del>
      <w:del w:id="5102" w:author="Kiro" w:date="2026-10-11T00:00:00Z">
        <w:r>
          <w:delText xml:space="preserve">相关祖源</w:delText>
        </w:r>
      </w:del>
      <w:del w:id="5103" w:author="Kiro" w:date="2026-10-11T00:00:00Z">
        <w:r>
          <w:rPr>
            <w:vertAlign w:val="superscript"/>
          </w:rPr>
          <w:delText xml:space="preserve">[18]</w:delText>
        </w:r>
      </w:del>
      <w:del w:id="5104" w:author="Kiro" w:date="2026-10-11T00:00:00Z">
        <w:r>
          <w:delText xml:space="preserve">。印度57只野生红原鸡与79只邻近家鸡的比较识别出混合个体，共享母系单倍型的频率提示家鸡向野生群体的输入</w:delText>
        </w:r>
      </w:del>
      <w:del w:id="5105" w:author="Kiro" w:date="2026-10-11T00:00:00Z">
        <w:r>
          <w:rPr>
            <w:vertAlign w:val="superscript"/>
          </w:rPr>
          <w:delText xml:space="preserve">[20]</w:delText>
        </w:r>
      </w:del>
      <w:del w:id="5106" w:author="Kiro" w:date="2026-10-11T00:00:00Z">
        <w:r>
          <w:delText xml:space="preserve">。商业鸡的输入同样改变了地方鸡：8个中国地方品种平均约15%的基因组来自商业肉鸡渗入，范围从藏鸡的0.64%到惠阳胡须鸡的21.52%</w:delText>
        </w:r>
      </w:del>
      <w:del w:id="5107" w:author="Kiro" w:date="2026-10-11T00:00:00Z">
        <w:r>
          <w:rPr>
            <w:vertAlign w:val="superscript"/>
          </w:rPr>
          <w:delText xml:space="preserve">[21]</w:delText>
        </w:r>
      </w:del>
      <w:del w:id="5108" w:author="Kiro" w:date="2026-10-11T00:00:00Z">
        <w:r>
          <w:delText xml:space="preserve">。现代鸡群的亲缘关系是主要祖源与后期交流共同作用的结果。</w:delText>
        </w:r>
      </w:del>
      <w:ins w:id="5109" w:author="Kiro" w:date="2026-10-11T00:00:00Z">
        <w:r>
          <w:t xml:space="preserve">驯化以后，家鸡在传播和育种中继续与其他亚种、品种发生基因交流。全基因组研究比较了印度鸡来源的两种情景：一是</w:t>
        </w:r>
        <w:r>
          <w:rPr>
            <w:i/>
          </w:rPr>
          <w:t xml:space="preserve">G. g. spadiceus</w:t>
        </w:r>
        <w:r>
          <w:t xml:space="preserve">来源的鸡群传入印度后，吸收了当地</w:t>
        </w:r>
        <w:r>
          <w:rPr>
            <w:i/>
          </w:rPr>
          <w:t xml:space="preserve">G. g. murghi</w:t>
        </w:r>
        <w:r>
          <w:t xml:space="preserve">的变异；二是</w:t>
        </w:r>
        <w:r>
          <w:rPr>
            <w:i/>
          </w:rPr>
          <w:t xml:space="preserve">G. g. murghi</w:t>
        </w:r>
        <w:r>
          <w:t xml:space="preserve">先被独立驯化，其后代再被外来鸡群大量替代。印度鸡与</w:t>
        </w:r>
        <w:r>
          <w:rPr>
            <w:i/>
          </w:rPr>
          <w:t xml:space="preserve">G. g. murghi</w:t>
        </w:r>
        <w:r>
          <w:t xml:space="preserve">共享的单倍型片段，长于与</w:t>
        </w:r>
        <w:r>
          <w:rPr>
            <w:i/>
          </w:rPr>
          <w:t xml:space="preserve">G. g. spadiceus</w:t>
        </w:r>
        <w:r>
          <w:t xml:space="preserve">共享的片段，群体历史模型也更支持第一种情景</w:t>
        </w:r>
        <w:r>
          <w:rPr>
            <w:vertAlign w:val="superscript"/>
          </w:rPr>
          <w:t xml:space="preserve">[18]</w:t>
        </w:r>
        <w:r>
          <w:t xml:space="preserve">。在多国商业白来航样本中，</w:t>
        </w:r>
        <w:r>
          <w:rPr>
            <w:i/>
          </w:rPr>
          <w:t xml:space="preserve">G. g. murghi</w:t>
        </w:r>
        <w:r>
          <w:t xml:space="preserve">祖源约占25%；印度尼西亚鸡含</w:t>
        </w:r>
        <w:r>
          <w:rPr>
            <w:i/>
          </w:rPr>
          <w:t xml:space="preserve">G. g. bankiva</w:t>
        </w:r>
        <w:r>
          <w:t xml:space="preserve">和</w:t>
        </w:r>
        <w:r>
          <w:rPr>
            <w:i/>
          </w:rPr>
          <w:t xml:space="preserve">G. g. gallus</w:t>
        </w:r>
        <w:r>
          <w:t xml:space="preserve">相关祖源，中国鸡含</w:t>
        </w:r>
        <w:r>
          <w:rPr>
            <w:i/>
          </w:rPr>
          <w:t xml:space="preserve">G. g. jabouillei</w:t>
        </w:r>
        <w:r>
          <w:t xml:space="preserve">相关祖源</w:t>
        </w:r>
        <w:r>
          <w:rPr>
            <w:vertAlign w:val="superscript"/>
          </w:rPr>
          <w:t xml:space="preserve">[18]</w:t>
        </w:r>
        <w:r>
          <w:t xml:space="preserve">。交流也发生在相反方向。印度57只野生红原鸡与79只邻近家鸡的比较识别出混合个体，二者共享母系单倍型的频率提示家鸡向野生群体输入了遗传成分</w:t>
        </w:r>
        <w:r>
          <w:rPr>
            <w:vertAlign w:val="superscript"/>
          </w:rPr>
          <w:t xml:space="preserve">[20]</w:t>
        </w:r>
        <w:r>
          <w:t xml:space="preserve">。商业鸡的输入同样改变了地方鸡：8个中国地方品种的基因组中，平均约15%来自商业肉鸡渗入，比例从藏鸡的0.64%到惠阳胡须鸡的21.52%不等</w:t>
        </w:r>
        <w:r>
          <w:rPr>
            <w:vertAlign w:val="superscript"/>
          </w:rPr>
          <w:t xml:space="preserve">[21]</w:t>
        </w:r>
        <w:r>
          <w:t xml:space="preserve">。因此，现代鸡群的亲缘关系是主要祖源与后期交流共同作用的结果。</w:t>
        </w:r>
      </w:ins>
    </w:p>
    <w:p>
      <w:pPr>
        <w:jc w:val="both"/>
      </w:pPr>
      <w:del w:id="5110" w:author="Kiro" w:date="2026-10-11T00:00:00Z">
        <w:r>
          <w:delText xml:space="preserve">全基因组比较和历史标本资料支持</w:delText>
        </w:r>
      </w:del>
      <w:del w:id="5111" w:author="Kiro" w:date="2026-10-11T00:00:00Z">
        <w:r>
          <w:rPr>
            <w:i w:val="1"/>
          </w:rPr>
          <w:delText xml:space="preserve">G. g. spadiceus</w:delText>
        </w:r>
      </w:del>
      <w:del w:id="5112" w:author="Kiro" w:date="2026-10-11T00:00:00Z">
        <w:r>
          <w:delText xml:space="preserve">相关群体为家鸡的主要祖先</w:delText>
        </w:r>
      </w:del>
      <w:del w:id="5113" w:author="Kiro" w:date="2026-10-11T00:00:00Z">
        <w:r>
          <w:rPr>
            <w:vertAlign w:val="superscript"/>
          </w:rPr>
          <w:delText xml:space="preserve">[18,19]</w:delText>
        </w:r>
      </w:del>
      <w:del w:id="5114" w:author="Kiro" w:date="2026-10-11T00:00:00Z">
        <w:r>
          <w:delText xml:space="preserve">。多个地域母系单倍群与共同的主要核祖源并存。该亚种内部参与驯化的群体数、地点和驯化次数仍需结合考古记录判断（见第4节）。</w:delText>
        </w:r>
      </w:del>
      <w:ins w:id="5115" w:author="Kiro" w:date="2026-10-11T00:00:00Z">
        <w:r>
          <w:t xml:space="preserve">全基因组比较和历史标本资料支持</w:t>
        </w:r>
        <w:r>
          <w:rPr>
            <w:i/>
          </w:rPr>
          <w:t xml:space="preserve">G. g. spadiceus</w:t>
        </w:r>
        <w:r>
          <w:t xml:space="preserve">相关群体为家鸡的主要祖先</w:t>
        </w:r>
        <w:r>
          <w:rPr>
            <w:vertAlign w:val="superscript"/>
          </w:rPr>
          <w:t xml:space="preserve">[18,19]</w:t>
        </w:r>
        <w:r>
          <w:t xml:space="preserve">。因此，家鸡中多个具有地域差异的母系单倍群，与共同的主要核祖源并不矛盾。</w:t>
        </w:r>
        <w:r>
          <w:rPr>
            <w:i/>
          </w:rPr>
          <w:t xml:space="preserve">G. g. spadiceus</w:t>
        </w:r>
        <w:r>
          <w:t xml:space="preserve">内部有多少群体参与了驯化、驯化发生在哪些地点、共发生了几次，仍需结合考古记录判断（见第4节）。</w:t>
        </w:r>
      </w:ins>
    </w:p>
    <w:p>
      <w:pPr>
        <w:pStyle w:val="Heading2"/>
      </w:pPr>
      <w:r>
        <w:t xml:space="preserve">3.3 其他原鸡物种的遗传贡献</w:t>
      </w:r>
    </w:p>
    <w:p>
      <w:pPr>
        <w:jc w:val="both"/>
      </w:pPr>
      <w:del w:id="5116" w:author="Kiro" w:date="2026-10-11T00:00:00Z">
        <w:r>
          <w:delText xml:space="preserve">其他原鸡物种对家鸡的贡献以局部核片段为主。最清楚的实例是黄色皮肤：该性状被定位到包含</w:delText>
        </w:r>
      </w:del>
      <w:del w:id="5117" w:author="Kiro" w:date="2026-10-11T00:00:00Z">
        <w:r>
          <w:rPr>
            <w:i w:val="1"/>
          </w:rPr>
          <w:delText xml:space="preserve">BCO2</w:delText>
        </w:r>
      </w:del>
      <w:del w:id="5118" w:author="Kiro" w:date="2026-10-11T00:00:00Z">
        <w:r>
          <w:delText xml:space="preserve">的23.8 kb片段，黄皮家鸡的该片段与灰原鸡（</w:delText>
        </w:r>
      </w:del>
      <w:del w:id="5119" w:author="Kiro" w:date="2026-10-11T00:00:00Z">
        <w:r>
          <w:rPr>
            <w:i w:val="1"/>
          </w:rPr>
          <w:delText xml:space="preserve">G. sonneratii</w:delText>
        </w:r>
      </w:del>
      <w:del w:id="5120" w:author="Kiro" w:date="2026-10-11T00:00:00Z">
        <w:r>
          <w:delText xml:space="preserve">）接近，线粒体和另外5个核标记则支持家鸡与红原鸡的亲缘关系，该片段最可能经杂交来自灰原鸡</w:delText>
        </w:r>
      </w:del>
      <w:del w:id="5121" w:author="Kiro" w:date="2026-10-11T00:00:00Z">
        <w:r>
          <w:rPr>
            <w:vertAlign w:val="superscript"/>
          </w:rPr>
          <w:delText xml:space="preserve">[22]</w:delText>
        </w:r>
      </w:del>
      <w:del w:id="5122" w:author="Kiro" w:date="2026-10-11T00:00:00Z">
        <w:r>
          <w:delText xml:space="preserve">。这一等位型还影响类胡萝卜素的储存与分配。连续回交实验在近似相同的白来航背景下比较两种等位型，发现黄皮型鸡皮肤、肌肉和脂肪中的</w:delText>
        </w:r>
      </w:del>
      <w:del w:id="5123" w:author="Kiro" w:date="2026-10-11T00:00:00Z">
        <w:r>
          <w:rPr>
            <w:i w:val="1"/>
          </w:rPr>
          <w:delText xml:space="preserve">BCO2</w:delText>
        </w:r>
      </w:del>
      <w:del w:id="5124" w:author="Kiro" w:date="2026-10-11T00:00:00Z">
        <w:r>
          <w:delText xml:space="preserve">表达较低，腿部皮肤积累的类胡萝卜素较多；停止补喂胡萝卜和苜蓿后，其母鸡产蛋早期的蛋黄叶黄素也高于红原鸡型母鸡</w:delText>
        </w:r>
      </w:del>
      <w:del w:id="5125" w:author="Kiro" w:date="2026-10-11T00:00:00Z">
        <w:r>
          <w:rPr>
            <w:vertAlign w:val="superscript"/>
          </w:rPr>
          <w:delText xml:space="preserve">[23]</w:delText>
        </w:r>
      </w:del>
      <w:del w:id="5126" w:author="Kiro" w:date="2026-10-11T00:00:00Z">
        <w:r>
          <w:delText xml:space="preserve">。全基因组分析在多个鸡群中又识别出8处灰原鸡来源的候选区域，并检出家鸡或红原鸡向灰原鸡的反向输入</w:delText>
        </w:r>
      </w:del>
      <w:del w:id="5127" w:author="Kiro" w:date="2026-10-11T00:00:00Z">
        <w:r>
          <w:rPr>
            <w:vertAlign w:val="superscript"/>
          </w:rPr>
          <w:delText xml:space="preserve">[16]</w:delText>
        </w:r>
      </w:del>
      <w:del w:id="5128" w:author="Kiro" w:date="2026-10-11T00:00:00Z">
        <w:r>
          <w:delText xml:space="preserve">。此外，含</w:delText>
        </w:r>
      </w:del>
      <w:del w:id="5129" w:author="Kiro" w:date="2026-10-11T00:00:00Z">
        <w:r>
          <w:rPr>
            <w:i w:val="1"/>
          </w:rPr>
          <w:delText xml:space="preserve">IGFBP2</w:delText>
        </w:r>
      </w:del>
      <w:del w:id="5130" w:author="Kiro" w:date="2026-10-11T00:00:00Z">
        <w:r>
          <w:delText xml:space="preserve">、</w:delText>
        </w:r>
      </w:del>
      <w:del w:id="5131" w:author="Kiro" w:date="2026-10-11T00:00:00Z">
        <w:r>
          <w:rPr>
            <w:i w:val="1"/>
          </w:rPr>
          <w:delText xml:space="preserve">TKT</w:delText>
        </w:r>
      </w:del>
      <w:del w:id="5132" w:author="Kiro" w:date="2026-10-11T00:00:00Z">
        <w:r>
          <w:delText xml:space="preserve">、</w:delText>
        </w:r>
      </w:del>
      <w:del w:id="5133" w:author="Kiro" w:date="2026-10-11T00:00:00Z">
        <w:r>
          <w:rPr>
            <w:i w:val="1"/>
          </w:rPr>
          <w:delText xml:space="preserve">MYBPHL</w:delText>
        </w:r>
      </w:del>
      <w:del w:id="5134" w:author="Kiro" w:date="2026-10-11T00:00:00Z">
        <w:r>
          <w:delText xml:space="preserve">等基因的候选片段可能与生长或肌肉性状有关，但效应尚未验证</w:delText>
        </w:r>
      </w:del>
      <w:del w:id="5135" w:author="Kiro" w:date="2026-10-11T00:00:00Z">
        <w:r>
          <w:rPr>
            <w:vertAlign w:val="superscript"/>
          </w:rPr>
          <w:delText xml:space="preserve">[24,25]</w:delText>
        </w:r>
      </w:del>
      <w:del w:id="5136" w:author="Kiro" w:date="2026-10-11T00:00:00Z">
        <w:r>
          <w:delText xml:space="preserve">。斯里兰卡原鸡（</w:delText>
        </w:r>
      </w:del>
      <w:del w:id="5137" w:author="Kiro" w:date="2026-10-11T00:00:00Z">
        <w:r>
          <w:rPr>
            <w:i w:val="1"/>
          </w:rPr>
          <w:delText xml:space="preserve">G. lafayettii</w:delText>
        </w:r>
      </w:del>
      <w:del w:id="5138" w:author="Kiro" w:date="2026-10-11T00:00:00Z">
        <w:r>
          <w:delText xml:space="preserve">）和绿原鸡（</w:delText>
        </w:r>
      </w:del>
      <w:del w:id="5139" w:author="Kiro" w:date="2026-10-11T00:00:00Z">
        <w:r>
          <w:rPr>
            <w:i w:val="1"/>
          </w:rPr>
          <w:delText xml:space="preserve">G. varius</w:delText>
        </w:r>
      </w:del>
      <w:del w:id="5140" w:author="Kiro" w:date="2026-10-11T00:00:00Z">
        <w:r>
          <w:delText xml:space="preserve">）的核片段实例较少。斯里兰卡地方鸡的线粒体比较未显示斯里兰卡原鸡的母系贡献</w:delText>
        </w:r>
      </w:del>
      <w:del w:id="5141" w:author="Kiro" w:date="2026-10-11T00:00:00Z">
        <w:r>
          <w:rPr>
            <w:vertAlign w:val="superscript"/>
          </w:rPr>
          <w:delText xml:space="preserve">[26]</w:delText>
        </w:r>
      </w:del>
      <w:del w:id="5142" w:author="Kiro" w:date="2026-10-11T00:00:00Z">
        <w:r>
          <w:delText xml:space="preserve">；对印度尼西亚鸡及其美国后代等群体的全基因组比较显示，绿原鸡的整体贡献很小</w:delText>
        </w:r>
      </w:del>
      <w:del w:id="5143" w:author="Kiro" w:date="2026-10-11T00:00:00Z">
        <w:r>
          <w:rPr>
            <w:vertAlign w:val="superscript"/>
          </w:rPr>
          <w:delText xml:space="preserve">[27]</w:delText>
        </w:r>
      </w:del>
      <w:del w:id="5144" w:author="Kiro" w:date="2026-10-11T00:00:00Z">
        <w:r>
          <w:delText xml:space="preserve">。局部分析在斯里兰卡家鸡中检出4处斯里兰卡原鸡来源的候选区域，并在狼山鸡中检出约100 kb的绿原鸡来源片段</w:delText>
        </w:r>
      </w:del>
      <w:del w:id="5145" w:author="Kiro" w:date="2026-10-11T00:00:00Z">
        <w:r>
          <w:rPr>
            <w:vertAlign w:val="superscript"/>
          </w:rPr>
          <w:delText xml:space="preserve">[16]</w:delText>
        </w:r>
      </w:del>
      <w:del w:id="5146" w:author="Kiro" w:date="2026-10-11T00:00:00Z">
        <w:r>
          <w:delText xml:space="preserve">。其他物种的局部贡献与家鸡以红原鸡为主的祖源并存。多数片段进入家鸡的具体时期仍不清楚</w:delText>
        </w:r>
      </w:del>
      <w:del w:id="5147" w:author="Kiro" w:date="2026-10-11T00:00:00Z">
        <w:r>
          <w:rPr>
            <w:vertAlign w:val="superscript"/>
          </w:rPr>
          <w:delText xml:space="preserve">[16,24,25]</w:delText>
        </w:r>
      </w:del>
      <w:del w:id="5148" w:author="Kiro" w:date="2026-10-11T00:00:00Z">
        <w:r>
          <w:delText xml:space="preserve">。</w:delText>
        </w:r>
      </w:del>
      <w:ins w:id="5149" w:author="Kiro" w:date="2026-10-11T00:00:00Z">
        <w:r>
          <w:t xml:space="preserve">其他原鸡物种对家鸡的贡献以局部核片段为主。最清楚的实例是黄色皮肤。该性状被定位到包含</w:t>
        </w:r>
        <w:r>
          <w:rPr>
            <w:i/>
          </w:rPr>
          <w:t xml:space="preserve">BCO2</w:t>
        </w:r>
        <w:r>
          <w:t xml:space="preserve">的23.8 kb片段：黄皮家鸡的这一片段与灰原鸡（</w:t>
        </w:r>
        <w:r>
          <w:rPr>
            <w:i/>
          </w:rPr>
          <w:t xml:space="preserve">G. sonneratii</w:t>
        </w:r>
        <w:r>
          <w:t xml:space="preserve">）接近，而线粒体和另外5个核标记支持家鸡与红原鸡的亲缘关系，因此该片段最可能经杂交来自灰原鸡</w:t>
        </w:r>
        <w:r>
          <w:rPr>
            <w:vertAlign w:val="superscript"/>
          </w:rPr>
          <w:t xml:space="preserve">[22]</w:t>
        </w:r>
        <w:r>
          <w:t xml:space="preserve">。这一等位型还影响类胡萝卜素的储存与分配。连续回交实验在近似相同的白来航遗传背景下比较两种等位型，发现黄皮型鸡的皮肤、肌肉和脂肪中</w:t>
        </w:r>
        <w:r>
          <w:rPr>
            <w:i/>
          </w:rPr>
          <w:t xml:space="preserve">BCO2</w:t>
        </w:r>
        <w:r>
          <w:t xml:space="preserve">表达较低，腿部皮肤积累的类胡萝卜素较多；停止补喂胡萝卜和苜蓿后，黄皮型母鸡产蛋早期的蛋黄叶黄素含量也高于红原鸡型母鸡</w:t>
        </w:r>
        <w:r>
          <w:rPr>
            <w:vertAlign w:val="superscript"/>
          </w:rPr>
          <w:t xml:space="preserve">[23]</w:t>
        </w:r>
        <w:r>
          <w:t xml:space="preserve">。全基因组分析在多个鸡群中又识别出8处灰原鸡来源的候选区域，并检出家鸡或红原鸡向灰原鸡的反向输入</w:t>
        </w:r>
        <w:r>
          <w:rPr>
            <w:vertAlign w:val="superscript"/>
          </w:rPr>
          <w:t xml:space="preserve">[16]</w:t>
        </w:r>
        <w:r>
          <w:t xml:space="preserve">。此外，含</w:t>
        </w:r>
        <w:r>
          <w:rPr>
            <w:i/>
          </w:rPr>
          <w:t xml:space="preserve">IGFBP2</w:t>
        </w:r>
        <w:r>
          <w:t xml:space="preserve">、</w:t>
        </w:r>
        <w:r>
          <w:rPr>
            <w:i/>
          </w:rPr>
          <w:t xml:space="preserve">TKT</w:t>
        </w:r>
        <w:r>
          <w:t xml:space="preserve">、</w:t>
        </w:r>
        <w:r>
          <w:rPr>
            <w:i/>
          </w:rPr>
          <w:t xml:space="preserve">MYBPHL</w:t>
        </w:r>
        <w:r>
          <w:t xml:space="preserve">等基因的候选片段可能与生长或肌肉性状有关，但其效应尚未验证</w:t>
        </w:r>
        <w:r>
          <w:rPr>
            <w:vertAlign w:val="superscript"/>
          </w:rPr>
          <w:t xml:space="preserve">[24,25]</w:t>
        </w:r>
        <w:r>
          <w:t xml:space="preserve">。斯里兰卡原鸡（</w:t>
        </w:r>
        <w:r>
          <w:rPr>
            <w:i/>
          </w:rPr>
          <w:t xml:space="preserve">G. lafayettii</w:t>
        </w:r>
        <w:r>
          <w:t xml:space="preserve">）和绿原鸡（</w:t>
        </w:r>
        <w:r>
          <w:rPr>
            <w:i/>
          </w:rPr>
          <w:t xml:space="preserve">G. varius</w:t>
        </w:r>
        <w:r>
          <w:t xml:space="preserve">）的核片段实例较少。斯里兰卡地方鸡的线粒体比较，未显示斯里兰卡原鸡的母系贡献</w:t>
        </w:r>
        <w:r>
          <w:rPr>
            <w:vertAlign w:val="superscript"/>
          </w:rPr>
          <w:t xml:space="preserve">[26]</w:t>
        </w:r>
        <w:r>
          <w:t xml:space="preserve">；对印度尼西亚鸡及其美国后代等群体的全基因组比较显示，绿原鸡的整体贡献很小</w:t>
        </w:r>
        <w:r>
          <w:rPr>
            <w:vertAlign w:val="superscript"/>
          </w:rPr>
          <w:t xml:space="preserve">[27]</w:t>
        </w:r>
        <w:r>
          <w:t xml:space="preserve">。局部分析在斯里兰卡家鸡中检出4处斯里兰卡原鸡来源的候选区域，并在狼山鸡中检出一段约100 kb的绿原鸡来源片段</w:t>
        </w:r>
        <w:r>
          <w:rPr>
            <w:vertAlign w:val="superscript"/>
          </w:rPr>
          <w:t xml:space="preserve">[16]</w:t>
        </w:r>
        <w:r>
          <w:t xml:space="preserve">。这些局部贡献与以红原鸡为主的家鸡祖源并存；多数片段进入家鸡的具体时期仍不清楚</w:t>
        </w:r>
        <w:r>
          <w:rPr>
            <w:vertAlign w:val="superscript"/>
          </w:rPr>
          <w:t xml:space="preserve">[16,24,25]</w:t>
        </w:r>
        <w:r>
          <w:t xml:space="preserve">。</w:t>
        </w:r>
      </w:ins>
    </w:p>
    <w:p>
      <w:pPr>
        <w:pStyle w:val="Heading1"/>
      </w:pPr>
      <w:r>
        <w:t xml:space="preserve">4 初始驯化的地点与过程</w:t>
      </w:r>
    </w:p>
    <w:p>
      <w:pPr>
        <w:pStyle w:val="Heading2"/>
      </w:pPr>
      <w:r>
        <w:t xml:space="preserve">4.1 初始驯化的地点与年代</w:t>
      </w:r>
    </w:p>
    <w:p>
      <w:pPr>
        <w:jc w:val="both"/>
      </w:pPr>
      <w:del w:id="5150" w:author="Kiro" w:date="2026-10-11T00:00:00Z">
        <w:r>
          <w:delText xml:space="preserve">中国北方早全新世驯化的主张受到重新检验后，现有较可靠的证据更多指向中国西南和东南亚大陆，但具体驯化地点仍未完全确定。古线粒体DNA研究曾提出中国北方距今约1万年的驯化解释</w:delText>
        </w:r>
      </w:del>
      <w:del w:id="5151" w:author="Kiro" w:date="2026-10-11T00:00:00Z">
        <w:r>
          <w:rPr>
            <w:vertAlign w:val="superscript"/>
          </w:rPr>
          <w:delText xml:space="preserve">[28]</w:delText>
        </w:r>
      </w:del>
      <w:del w:id="5152" w:author="Kiro" w:date="2026-10-11T00:00:00Z">
        <w:r>
          <w:delText xml:space="preserve">，随后引发了围绕序列、骨骼鉴定和遗址背景的讨论</w:delText>
        </w:r>
      </w:del>
      <w:del w:id="5153" w:author="Kiro" w:date="2026-10-11T00:00:00Z">
        <w:r>
          <w:rPr>
            <w:vertAlign w:val="superscript"/>
          </w:rPr>
          <w:delText xml:space="preserve">[29,30,31,32,33]</w:delText>
        </w:r>
      </w:del>
      <w:del w:id="5154" w:author="Kiro" w:date="2026-10-11T00:00:00Z">
        <w:r>
          <w:delText xml:space="preserve">。骨骼重鉴表明，中国中北部18处遗址原报的429件鸡骨均非鸡骨</w:delText>
        </w:r>
      </w:del>
      <w:del w:id="5155" w:author="Kiro" w:date="2026-10-11T00:00:00Z">
        <w:r>
          <w:rPr>
            <w:vertAlign w:val="superscript"/>
          </w:rPr>
          <w:delText xml:space="preserve">[34]</w:delText>
        </w:r>
      </w:del>
      <w:del w:id="5156" w:author="Kiro" w:date="2026-10-11T00:00:00Z">
        <w:r>
          <w:delText xml:space="preserve">；大地湾的疑似鸡骨则属于以谷物为食的雉鸡</w:delText>
        </w:r>
      </w:del>
      <w:del w:id="5157" w:author="Kiro" w:date="2026-10-11T00:00:00Z">
        <w:r>
          <w:rPr>
            <w:vertAlign w:val="superscript"/>
          </w:rPr>
          <w:delText xml:space="preserve">[35,36]</w:delText>
        </w:r>
      </w:del>
      <w:del w:id="5158" w:author="Kiro" w:date="2026-10-11T00:00:00Z">
        <w:r>
          <w:delText xml:space="preserve">。这些重鉴结果使中国北方早全新世驯化的主张失去了主要考古支撑。南亚考古资料也未为较早的印度独立驯化提供可靠支持。公元前2千纪以前的原鸡属遗存，物种鉴定和家养属性都难以确认；Daimabad的哈拉帕期地层未见原鸡属，至约公元前1500～1200年的早Jorwe期才出现</w:delText>
        </w:r>
      </w:del>
      <w:del w:id="5159" w:author="Kiro" w:date="2026-10-11T00:00:00Z">
        <w:r>
          <w:rPr>
            <w:vertAlign w:val="superscript"/>
          </w:rPr>
          <w:delText xml:space="preserve">[37]</w:delText>
        </w:r>
      </w:del>
      <w:del w:id="5160" w:author="Kiro" w:date="2026-10-11T00:00:00Z">
        <w:r>
          <w:delText xml:space="preserve">。核基因组分析也更支持家鸡传入印度后吸收当地</w:delText>
        </w:r>
      </w:del>
      <w:del w:id="5161" w:author="Kiro" w:date="2026-10-11T00:00:00Z">
        <w:r>
          <w:rPr>
            <w:i w:val="1"/>
          </w:rPr>
          <w:delText xml:space="preserve">G. g. murghi</w:delText>
        </w:r>
      </w:del>
      <w:del w:id="5162" w:author="Kiro" w:date="2026-10-11T00:00:00Z">
        <w:r>
          <w:delText xml:space="preserve">变异的解释（见第3.2节）</w:delText>
        </w:r>
      </w:del>
      <w:del w:id="5163" w:author="Kiro" w:date="2026-10-11T00:00:00Z">
        <w:r>
          <w:rPr>
            <w:vertAlign w:val="superscript"/>
          </w:rPr>
          <w:delText xml:space="preserve">[18]</w:delText>
        </w:r>
      </w:del>
      <w:del w:id="5164" w:author="Kiro" w:date="2026-10-11T00:00:00Z">
        <w:r>
          <w:delText xml:space="preserve">。泰国Ban Non Wat发现了候选鸡骨</w:delText>
        </w:r>
      </w:del>
      <w:del w:id="5165" w:author="Kiro" w:date="2026-10-11T00:00:00Z">
        <w:r>
          <w:rPr>
            <w:vertAlign w:val="superscript"/>
          </w:rPr>
          <w:delText xml:space="preserve">[38]</w:delText>
        </w:r>
      </w:del>
      <w:del w:id="5166" w:author="Kiro" w:date="2026-10-11T00:00:00Z">
        <w:r>
          <w:delText xml:space="preserve">，较晚阶段遗存的古线粒体序列也确认了原鸡属身份</w:delText>
        </w:r>
      </w:del>
      <w:del w:id="5167" w:author="Kiro" w:date="2026-10-11T00:00:00Z">
        <w:r>
          <w:rPr>
            <w:vertAlign w:val="superscript"/>
          </w:rPr>
          <w:delText xml:space="preserve">[39]</w:delText>
        </w:r>
      </w:del>
      <w:del w:id="5168" w:author="Kiro" w:date="2026-10-11T00:00:00Z">
        <w:r>
          <w:delText xml:space="preserve">。Peters等将该遗址约公元前1650～1250年的遗存列为其综合评估中最早的明确家鸡记录</w:delText>
        </w:r>
      </w:del>
      <w:del w:id="5169" w:author="Kiro" w:date="2026-10-11T00:00:00Z">
        <w:r>
          <w:rPr>
            <w:vertAlign w:val="superscript"/>
          </w:rPr>
          <w:delText xml:space="preserve">[37]</w:delText>
        </w:r>
      </w:del>
      <w:del w:id="5170" w:author="Kiro" w:date="2026-10-11T00:00:00Z">
        <w:r>
          <w:delText xml:space="preserve">，这一年代对应遗址的新石器1期</w:delText>
        </w:r>
      </w:del>
      <w:del w:id="5171" w:author="Kiro" w:date="2026-10-11T00:00:00Z">
        <w:r>
          <w:rPr>
            <w:vertAlign w:val="superscript"/>
          </w:rPr>
          <w:delText xml:space="preserve">[40]</w:delText>
        </w:r>
      </w:del>
      <w:del w:id="5172" w:author="Kiro" w:date="2026-10-11T00:00:00Z">
        <w:r>
          <w:delText xml:space="preserve">。云南菜园子和大墩子的鸡骨年代可能更早，有研究据此主张把云南纳入驯化区域</w:delText>
        </w:r>
      </w:del>
      <w:del w:id="5173" w:author="Kiro" w:date="2026-10-11T00:00:00Z">
        <w:r>
          <w:rPr>
            <w:vertAlign w:val="superscript"/>
          </w:rPr>
          <w:delText xml:space="preserve">[41]</w:delText>
        </w:r>
      </w:del>
      <w:del w:id="5174" w:author="Kiro" w:date="2026-10-11T00:00:00Z">
        <w:r>
          <w:delText xml:space="preserve">；菜园子的鸡骨缺少可复核的形态描述，大墩子的标本在原报告中则被列为可能家养，目前仍作为候选记录</w:delText>
        </w:r>
      </w:del>
      <w:del w:id="5175" w:author="Kiro" w:date="2026-10-11T00:00:00Z">
        <w:r>
          <w:rPr>
            <w:vertAlign w:val="superscript"/>
          </w:rPr>
          <w:delText xml:space="preserve">[42]</w:delText>
        </w:r>
      </w:del>
      <w:del w:id="5176" w:author="Kiro" w:date="2026-10-11T00:00:00Z">
        <w:r>
          <w:delText xml:space="preserve">。泰国与云南的候选地点位于</w:delText>
        </w:r>
      </w:del>
      <w:del w:id="5177" w:author="Kiro" w:date="2026-10-11T00:00:00Z">
        <w:r>
          <w:rPr>
            <w:i w:val="1"/>
          </w:rPr>
          <w:delText xml:space="preserve">G. g. spadiceus</w:delText>
        </w:r>
      </w:del>
      <w:del w:id="5178" w:author="Kiro" w:date="2026-10-11T00:00:00Z">
        <w:r>
          <w:delText xml:space="preserve">现今的分布区（中国西南、泰国北部和缅甸）内或其附近，与遗传证据指向的区域相接</w:delText>
        </w:r>
      </w:del>
      <w:del w:id="5179" w:author="Kiro" w:date="2026-10-11T00:00:00Z">
        <w:r>
          <w:rPr>
            <w:vertAlign w:val="superscript"/>
          </w:rPr>
          <w:delText xml:space="preserve">[18]</w:delText>
        </w:r>
      </w:del>
      <w:del w:id="5180" w:author="Kiro" w:date="2026-10-11T00:00:00Z">
        <w:r>
          <w:delText xml:space="preserve">。Wang等用多重序列马尔可夫溯祖模型（MSMC）估计，家鸡与</w:delText>
        </w:r>
      </w:del>
      <w:del w:id="5181" w:author="Kiro" w:date="2026-10-11T00:00:00Z">
        <w:r>
          <w:rPr>
            <w:i w:val="1"/>
          </w:rPr>
          <w:delText xml:space="preserve">G. g. spadiceus</w:delText>
        </w:r>
      </w:del>
      <w:del w:id="5182" w:author="Kiro" w:date="2026-10-11T00:00:00Z">
        <w:r>
          <w:delText xml:space="preserve">约在（9500±3300）年前分化</w:delText>
        </w:r>
      </w:del>
      <w:del w:id="5183" w:author="Kiro" w:date="2026-10-11T00:00:00Z">
        <w:r>
          <w:rPr>
            <w:vertAlign w:val="superscript"/>
          </w:rPr>
          <w:delText xml:space="preserve">[18]</w:delText>
        </w:r>
      </w:del>
      <w:del w:id="5184" w:author="Kiro" w:date="2026-10-11T00:00:00Z">
        <w:r>
          <w:delText xml:space="preserve">；这一节点可能对应开始饲养前祖先群体的分化。</w:delText>
        </w:r>
      </w:del>
      <w:ins w:id="5185" w:author="Kiro" w:date="2026-10-11T00:00:00Z">
        <w:r>
          <w:t xml:space="preserve">中国北方早全新世驯化的主张受到重新检验后，现有较可靠的证据更多指向中国西南和东南亚大陆，但具体驯化地点仍未完全确定。古线粒体DNA研究曾提出中国北方距今约1万年的驯化解释</w:t>
        </w:r>
        <w:r>
          <w:rPr>
            <w:vertAlign w:val="superscript"/>
          </w:rPr>
          <w:t xml:space="preserve">[28]</w:t>
        </w:r>
        <w:r>
          <w:t xml:space="preserve">，随后引发了围绕序列、骨骼鉴定和遗址背景的讨论</w:t>
        </w:r>
        <w:r>
          <w:rPr>
            <w:vertAlign w:val="superscript"/>
          </w:rPr>
          <w:t xml:space="preserve">[29,30,31,32,33]</w:t>
        </w:r>
        <w:r>
          <w:t xml:space="preserve">。骨骼重鉴表明，中国中北部18处遗址原报的429件鸡骨均非鸡骨</w:t>
        </w:r>
        <w:r>
          <w:rPr>
            <w:vertAlign w:val="superscript"/>
          </w:rPr>
          <w:t xml:space="preserve">[34]</w:t>
        </w:r>
        <w:r>
          <w:t xml:space="preserve">；大地湾的疑似鸡骨则属于以谷物为食的雉鸡</w:t>
        </w:r>
        <w:r>
          <w:rPr>
            <w:vertAlign w:val="superscript"/>
          </w:rPr>
          <w:t xml:space="preserve">[35,36]</w:t>
        </w:r>
        <w:r>
          <w:t xml:space="preserve">。这些重鉴结果使中国北方早全新世驯化的主张失去了主要考古支撑。</w:t>
        </w:r>
      </w:ins>
    </w:p>
    <w:p>
      <w:pPr>
        <w:jc w:val="both"/>
        <w:rPr>
          <w:ins w:id="5186" w:author="Kiro" w:date="2026-10-11T00:00:00Z"/>
        </w:rPr>
      </w:pPr>
      <w:ins w:id="5187" w:author="Kiro" w:date="2026-10-11T00:00:00Z">
        <w:r>
          <w:t xml:space="preserve">南亚考古资料也未能为较早的印度独立驯化提供可靠支持。公元前2千纪以前的原鸡属遗存，其物种鉴定和家养属性都难以确认；Daimabad的哈拉帕期地层未见原鸡属，原鸡属到约公元前1500～1200年的早Jorwe期才出现</w:t>
        </w:r>
        <w:r>
          <w:rPr>
            <w:vertAlign w:val="superscript"/>
          </w:rPr>
          <w:t xml:space="preserve">[37]</w:t>
        </w:r>
        <w:r>
          <w:t xml:space="preserve">。核基因组分析也更支持家鸡传入印度后吸收当地</w:t>
        </w:r>
        <w:r>
          <w:rPr>
            <w:i/>
          </w:rPr>
          <w:t xml:space="preserve">G. g. murghi</w:t>
        </w:r>
        <w:r>
          <w:t xml:space="preserve">变异的解释（见第3.2节）</w:t>
        </w:r>
        <w:r>
          <w:rPr>
            <w:vertAlign w:val="superscript"/>
          </w:rPr>
          <w:t xml:space="preserve">[18]</w:t>
        </w:r>
        <w:r>
          <w:t xml:space="preserve">。</w:t>
        </w:r>
      </w:ins>
    </w:p>
    <w:p>
      <w:pPr>
        <w:jc w:val="both"/>
        <w:rPr>
          <w:ins w:id="5188" w:author="Kiro" w:date="2026-10-11T00:00:00Z"/>
        </w:rPr>
      </w:pPr>
      <w:ins w:id="5189" w:author="Kiro" w:date="2026-10-11T00:00:00Z">
        <w:r>
          <w:t xml:space="preserve">泰国Ban Non Wat发现了候选鸡骨</w:t>
        </w:r>
        <w:r>
          <w:rPr>
            <w:vertAlign w:val="superscript"/>
          </w:rPr>
          <w:t xml:space="preserve">[38]</w:t>
        </w:r>
        <w:r>
          <w:t xml:space="preserve">，该遗址较晚阶段遗存的古线粒体序列也确认了原鸡属身份</w:t>
        </w:r>
        <w:r>
          <w:rPr>
            <w:vertAlign w:val="superscript"/>
          </w:rPr>
          <w:t xml:space="preserve">[39]</w:t>
        </w:r>
        <w:r>
          <w:t xml:space="preserve">。一项全球综合评估将该遗址约公元前1650～1250年的遗存列为最早的明确家鸡记录</w:t>
        </w:r>
        <w:r>
          <w:rPr>
            <w:vertAlign w:val="superscript"/>
          </w:rPr>
          <w:t xml:space="preserve">[37]</w:t>
        </w:r>
        <w:r>
          <w:t xml:space="preserve">，这一年代对应遗址的新石器1期</w:t>
        </w:r>
        <w:r>
          <w:rPr>
            <w:vertAlign w:val="superscript"/>
          </w:rPr>
          <w:t xml:space="preserve">[40]</w:t>
        </w:r>
        <w:r>
          <w:t xml:space="preserve">。云南菜园子和大墩子的鸡骨年代可能更早，有研究据此主张把云南纳入驯化区域</w:t>
        </w:r>
        <w:r>
          <w:rPr>
            <w:vertAlign w:val="superscript"/>
          </w:rPr>
          <w:t xml:space="preserve">[41]</w:t>
        </w:r>
        <w:r>
          <w:t xml:space="preserve">。但是，菜园子的鸡骨缺少可复核的形态描述，大墩子的标本在原报告中则被列为可能家养，因此二者目前仍作为候选记录</w:t>
        </w:r>
        <w:r>
          <w:rPr>
            <w:vertAlign w:val="superscript"/>
          </w:rPr>
          <w:t xml:space="preserve">[42]</w:t>
        </w:r>
        <w:r>
          <w:t xml:space="preserve">。泰国与云南的候选地点都位于</w:t>
        </w:r>
        <w:r>
          <w:rPr>
            <w:i/>
          </w:rPr>
          <w:t xml:space="preserve">G. g. spadiceus</w:t>
        </w:r>
        <w:r>
          <w:t xml:space="preserve">现今的分布区（中国西南、泰国北部和缅甸）内或其附近，与遗传证据指向的区域相接</w:t>
        </w:r>
        <w:r>
          <w:rPr>
            <w:vertAlign w:val="superscript"/>
          </w:rPr>
          <w:t xml:space="preserve">[18]</w:t>
        </w:r>
        <w:r>
          <w:t xml:space="preserve">。多重序列马尔可夫溯祖模型（MSMC）估计，家鸡与</w:t>
        </w:r>
        <w:r>
          <w:rPr>
            <w:i/>
          </w:rPr>
          <w:t xml:space="preserve">G. g. spadiceus</w:t>
        </w:r>
        <w:r>
          <w:t xml:space="preserve">约在（9500±3300）年前分化</w:t>
        </w:r>
        <w:r>
          <w:rPr>
            <w:vertAlign w:val="superscript"/>
          </w:rPr>
          <w:t xml:space="preserve">[18]</w:t>
        </w:r>
        <w:r>
          <w:t xml:space="preserve">；这一节点可能对应开始饲养之前祖先群体的分化。</w:t>
        </w:r>
      </w:ins>
    </w:p>
    <w:p>
      <w:pPr>
        <w:pStyle w:val="Heading2"/>
      </w:pPr>
      <w:r>
        <w:t xml:space="preserve">4.2 农业共栖与持续饲养</w:t>
      </w:r>
    </w:p>
    <w:p>
      <w:pPr>
        <w:jc w:val="both"/>
      </w:pPr>
      <w:del w:id="5190" w:author="Kiro" w:date="2026-10-11T00:00:00Z">
        <w:r>
          <w:delText xml:space="preserve">这一带早期家鸡的出现，与稻、粟农业的扩散有关。农业共栖模型认为，稻、粟种植进入原鸡分布区后，开垦和休耕形成的次生灌丛扩大了适宜生境，收获、加工和储藏留下的谷物又提供了食物，原鸡因此反复接近聚落</w:delText>
        </w:r>
      </w:del>
      <w:del w:id="5191" w:author="Kiro" w:date="2026-10-11T00:00:00Z">
        <w:r>
          <w:rPr>
            <w:vertAlign w:val="superscript"/>
          </w:rPr>
          <w:delText xml:space="preserve">[37]</w:delText>
        </w:r>
      </w:del>
      <w:del w:id="5192" w:author="Kiro" w:date="2026-10-11T00:00:00Z">
        <w:r>
          <w:delText xml:space="preserve">。这一过程符合动物驯化的共栖路径：人类先改变动物的食物和生境，再逐步加强对其繁殖和生存的管理</w:delText>
        </w:r>
      </w:del>
      <w:del w:id="5193" w:author="Kiro" w:date="2026-10-11T00:00:00Z">
        <w:r>
          <w:rPr>
            <w:vertAlign w:val="superscript"/>
          </w:rPr>
          <w:delText xml:space="preserve">[43]</w:delText>
        </w:r>
      </w:del>
      <w:del w:id="5194" w:author="Kiro" w:date="2026-10-11T00:00:00Z">
        <w:r>
          <w:delText xml:space="preserve">。现代生态观察支持其中的食物和生境联系。泰国的红原鸡利用开垦地及其边缘，嗉囊和肌胃中既有栽培稻、玉米，也有野外食物</w:delText>
        </w:r>
      </w:del>
      <w:del w:id="5195" w:author="Kiro" w:date="2026-10-11T00:00:00Z">
        <w:r>
          <w:rPr>
            <w:vertAlign w:val="superscript"/>
          </w:rPr>
          <w:delText xml:space="preserve">[44]</w:delText>
        </w:r>
      </w:del>
      <w:del w:id="5196" w:author="Kiro" w:date="2026-10-11T00:00:00Z">
        <w:r>
          <w:delText xml:space="preserve">；桂西南的红原鸡利用多种灌丛，繁殖季会到村落附近与放养家鸡交配</w:delText>
        </w:r>
      </w:del>
      <w:del w:id="5197" w:author="Kiro" w:date="2026-10-11T00:00:00Z">
        <w:r>
          <w:rPr>
            <w:vertAlign w:val="superscript"/>
          </w:rPr>
          <w:delText xml:space="preserve">[45]</w:delText>
        </w:r>
      </w:del>
      <w:del w:id="5198" w:author="Kiro" w:date="2026-10-11T00:00:00Z">
        <w:r>
          <w:delText xml:space="preserve">。云南白羊村和大墩子出土的稻、粟、黍遗存，说明候选驯化区当时已具备这类农业条件</w:delText>
        </w:r>
      </w:del>
      <w:del w:id="5199" w:author="Kiro" w:date="2026-10-11T00:00:00Z">
        <w:r>
          <w:rPr>
            <w:vertAlign w:val="superscript"/>
          </w:rPr>
          <w:delText xml:space="preserve">[46,47]</w:delText>
        </w:r>
      </w:del>
      <w:del w:id="5200" w:author="Kiro" w:date="2026-10-11T00:00:00Z">
        <w:r>
          <w:delText xml:space="preserve">。不过，接近聚落还不等于被饲养，大地湾以谷物为食的雉鸡就是一例</w:delText>
        </w:r>
      </w:del>
      <w:del w:id="5201" w:author="Kiro" w:date="2026-10-11T00:00:00Z">
        <w:r>
          <w:rPr>
            <w:vertAlign w:val="superscript"/>
          </w:rPr>
          <w:delText xml:space="preserve">[35]</w:delText>
        </w:r>
      </w:del>
      <w:del w:id="5202" w:author="Kiro" w:date="2026-10-11T00:00:00Z">
        <w:r>
          <w:delText xml:space="preserve">。原鸡还需经过人类的容纳和留养才能进入持续饲养。图1概括了农业共栖、持续饲养、传播和后续变化之间的联系。</w:delText>
        </w:r>
      </w:del>
      <w:ins w:id="5203" w:author="Kiro" w:date="2026-10-11T00:00:00Z">
        <w:r>
          <w:t xml:space="preserve">这一带早期家鸡的出现，与稻、粟农业的扩散有关。农业共栖模型认为，稻、粟种植进入原鸡分布区后，开垦和休耕形成的次生灌丛扩大了适宜生境，收获、加工和储藏留下的谷物又提供了食物，原鸡因此反复接近聚落</w:t>
        </w:r>
        <w:r>
          <w:rPr>
            <w:vertAlign w:val="superscript"/>
          </w:rPr>
          <w:t xml:space="preserve">[37]</w:t>
        </w:r>
        <w:r>
          <w:t xml:space="preserve">。这一过程符合动物驯化的共栖路径：人类先改变动物的食物和生境，再逐步加强对其繁殖和生存的管理</w:t>
        </w:r>
        <w:r>
          <w:rPr>
            <w:vertAlign w:val="superscript"/>
          </w:rPr>
          <w:t xml:space="preserve">[43]</w:t>
        </w:r>
        <w:r>
          <w:t xml:space="preserve">。现代生态观察支持其中的食物和生境联系。泰国的红原鸡利用开垦地及其边缘，嗉囊和肌胃中既有栽培稻、玉米，也有野外食物</w:t>
        </w:r>
        <w:r>
          <w:rPr>
            <w:vertAlign w:val="superscript"/>
          </w:rPr>
          <w:t xml:space="preserve">[44]</w:t>
        </w:r>
        <w:r>
          <w:t xml:space="preserve">；桂西南的红原鸡利用多种灌丛，繁殖季会到村落附近与放养家鸡交配</w:t>
        </w:r>
        <w:r>
          <w:rPr>
            <w:vertAlign w:val="superscript"/>
          </w:rPr>
          <w:t xml:space="preserve">[45]</w:t>
        </w:r>
        <w:r>
          <w:t xml:space="preserve">。云南白羊村和大墩子出土的稻、粟、黍遗存，说明候选驯化区当时已具备这类农业条件</w:t>
        </w:r>
        <w:r>
          <w:rPr>
            <w:vertAlign w:val="superscript"/>
          </w:rPr>
          <w:t xml:space="preserve">[46,47]</w:t>
        </w:r>
        <w:r>
          <w:t xml:space="preserve">。不过，接近聚落还不等于被饲养，大地湾以谷物为食的雉鸡就是一例</w:t>
        </w:r>
        <w:r>
          <w:rPr>
            <w:vertAlign w:val="superscript"/>
          </w:rPr>
          <w:t xml:space="preserve">[35]</w:t>
        </w:r>
        <w:r>
          <w:t xml:space="preserve">。原鸡还需经过人类的容纳和留养，才能进入持续饲养。图1概括了农业共栖、持续饲养、传播和后续变化之间的联系。</w:t>
        </w:r>
      </w:ins>
    </w:p>
    <w:p>
      <w:pPr>
        <w:keepNext/>
        <w:spacing w:before="120" w:after="60"/>
        <w:ind w:firstLine="0"/>
        <w:jc w:val="center"/>
      </w:pPr>
      <w:r>
        <w:drawing>
          <wp:inline xmlns:a="http://schemas.openxmlformats.org/drawingml/2006/main" xmlns:pic="http://schemas.openxmlformats.org/drawingml/2006/picture">
            <wp:extent cx="5760000" cy="3240000"/>
            <wp:docPr id="1" name="Picture 1" descr="图1 家鸡与人类关系及群体变化的概念框架"/>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760000" cy="324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图1 家鸡与人类关系及群体变化的概念框架</w:t>
      </w:r>
    </w:p>
    <w:p>
      <w:pPr>
        <w:keepNext w:val="0"/>
        <w:spacing w:before="0" w:after="100" w:line="276" w:lineRule="auto"/>
        <w:ind w:firstLine="0" w:left="0" w:right="0"/>
      </w:pPr>
      <w:del w:id="5204" w:author="Kiro" w:date="2026-10-11T00:00:00Z">
        <w:r>
          <w:rPr>
            <w:rFonts w:ascii="Times New Roman" w:hAnsi="Times New Roman" w:eastAsia="宋体"/>
            <w:b w:val="0"/>
            <w:i w:val="0"/>
            <w:color w:val="000000"/>
            <w:sz w:val="20"/>
          </w:rPr>
          <w:delText>农业改变食物与生境，可能促进原鸡反复接近聚落，持续饲养和繁殖管理进一步改变人鸡关系</w:delText>
        </w:r>
      </w:del>
      <w:del w:id="5205" w:author="Kiro" w:date="2026-10-11T00:00:00Z">
        <w:r>
          <w:rPr>
            <w:rFonts w:ascii="Times New Roman" w:hAnsi="Times New Roman" w:eastAsia="宋体"/>
            <w:b w:val="0"/>
            <w:i w:val="0"/>
            <w:color w:val="000000"/>
            <w:sz w:val="20"/>
            <w:vertAlign w:val="superscript"/>
          </w:rPr>
          <w:delText>[37,43]</w:delText>
        </w:r>
      </w:del>
      <w:del w:id="5206" w:author="Kiro" w:date="2026-10-11T00:00:00Z">
        <w:r>
          <w:rPr>
            <w:rFonts w:ascii="Times New Roman" w:hAnsi="Times New Roman" w:eastAsia="宋体"/>
            <w:b w:val="0"/>
            <w:i w:val="0"/>
            <w:color w:val="000000"/>
            <w:sz w:val="20"/>
          </w:rPr>
          <w:delText>。四部分概括可以相互重叠的过程，不表示严格分离的年代阶段。家鸡主要核祖源与</w:delText>
        </w:r>
      </w:del>
      <w:del w:id="5207" w:author="Kiro" w:date="2026-10-11T00:00:00Z">
        <w:r>
          <w:rPr>
            <w:rFonts w:ascii="Times New Roman" w:hAnsi="Times New Roman" w:eastAsia="宋体"/>
            <w:b w:val="0"/>
            <w:i/>
            <w:color w:val="000000"/>
            <w:sz w:val="20"/>
          </w:rPr>
          <w:delText>G. g. spadiceus</w:delText>
        </w:r>
      </w:del>
      <w:del w:id="5208" w:author="Kiro" w:date="2026-10-11T00:00:00Z">
        <w:r>
          <w:rPr>
            <w:rFonts w:ascii="Times New Roman" w:hAnsi="Times New Roman" w:eastAsia="宋体"/>
            <w:b w:val="0"/>
            <w:i w:val="0"/>
            <w:color w:val="000000"/>
            <w:sz w:val="20"/>
          </w:rPr>
          <w:delText>相关；其他原鸡的局部渗入及后续家鸡间的基因交流继续影响其遗传组成</w:delText>
        </w:r>
      </w:del>
      <w:del w:id="5209" w:author="Kiro" w:date="2026-10-11T00:00:00Z">
        <w:r>
          <w:rPr>
            <w:rFonts w:ascii="Times New Roman" w:hAnsi="Times New Roman" w:eastAsia="宋体"/>
            <w:b w:val="0"/>
            <w:i w:val="0"/>
            <w:color w:val="000000"/>
            <w:sz w:val="20"/>
            <w:vertAlign w:val="superscript"/>
          </w:rPr>
          <w:delText>[16,18,21,22]</w:delText>
        </w:r>
      </w:del>
      <w:del w:id="5210" w:author="Kiro" w:date="2026-10-11T00:00:00Z">
        <w:r>
          <w:rPr>
            <w:rFonts w:ascii="Times New Roman" w:hAnsi="Times New Roman" w:eastAsia="宋体"/>
            <w:b w:val="0"/>
            <w:i w:val="0"/>
            <w:color w:val="000000"/>
            <w:sz w:val="20"/>
          </w:rPr>
          <w:delText>。</w:delText>
        </w:r>
      </w:del>
      <w:ins w:id="5211" w:author="Kiro" w:date="2026-10-11T00:00:00Z">
        <w:r>
          <w:t xml:space="preserve">农业改变了食物与生境，可能促使原鸡反复接近聚落；持续饲养和繁殖管理进一步改变了人鸡关系</w:t>
        </w:r>
        <w:r>
          <w:rPr>
            <w:vertAlign w:val="superscript"/>
          </w:rPr>
          <w:t xml:space="preserve">[37,43]</w:t>
        </w:r>
        <w:r>
          <w:t xml:space="preserve">。图中四个部分概括的是可以相互重叠的过程，不表示界限分明的年代阶段。家鸡的主要核祖源与</w:t>
        </w:r>
        <w:r>
          <w:rPr>
            <w:i/>
          </w:rPr>
          <w:t xml:space="preserve">G. g. spadiceus</w:t>
        </w:r>
        <w:r>
          <w:t xml:space="preserve">相关；其他原鸡的局部渗入和后续家鸡群体间的基因交流，继续影响家鸡的遗传组成</w:t>
        </w:r>
        <w:r>
          <w:rPr>
            <w:vertAlign w:val="superscript"/>
          </w:rPr>
          <w:t xml:space="preserve">[16,18,21,22]</w:t>
        </w:r>
        <w:r>
          <w:t xml:space="preserve">。</w:t>
        </w:r>
      </w:ins>
    </w:p>
    <w:p>
      <w:pPr>
        <w:pStyle w:val="Heading1"/>
      </w:pPr>
      <w:r>
        <w:t xml:space="preserve">5 家鸡的全球传播</w:t>
      </w:r>
    </w:p>
    <w:p>
      <w:pPr>
        <w:jc w:val="both"/>
      </w:pPr>
      <w:del w:id="5212" w:author="Kiro" w:date="2026-10-11T00:00:00Z">
        <w:r>
          <w:delText xml:space="preserve">家鸡从东南亚半岛和中国西南向外传播，于公元前2千纪后期到达中国中部、南亚和美索不达米亚</w:delText>
        </w:r>
      </w:del>
      <w:del w:id="5213" w:author="Kiro" w:date="2026-10-11T00:00:00Z">
        <w:r>
          <w:rPr>
            <w:vertAlign w:val="superscript"/>
          </w:rPr>
          <w:delText xml:space="preserve">[37]</w:delText>
        </w:r>
      </w:del>
      <w:del w:id="5214" w:author="Kiro" w:date="2026-10-11T00:00:00Z">
        <w:r>
          <w:delText xml:space="preserve">。直接测年修正了不少依据层位给出的早期年代。欧洲及西北非16处遗址的23件候选早期鸡骨经直接测年，有18件晚于原报层位年代，地中海欧洲的可靠记录因此落在公元前1千纪</w:delText>
        </w:r>
      </w:del>
      <w:del w:id="5215" w:author="Kiro" w:date="2026-10-11T00:00:00Z">
        <w:r>
          <w:rPr>
            <w:vertAlign w:val="superscript"/>
          </w:rPr>
          <w:delText xml:space="preserve">[48]</w:delText>
        </w:r>
      </w:del>
      <w:del w:id="5216" w:author="Kiro" w:date="2026-10-11T00:00:00Z">
        <w:r>
          <w:delText xml:space="preserve">。向南，非洲之角Mezber的鸡骨直接年代为公元前820～595年，研究将其与南阿拉伯和红海的交流联系起来</w:delText>
        </w:r>
      </w:del>
      <w:del w:id="5217" w:author="Kiro" w:date="2026-10-11T00:00:00Z">
        <w:r>
          <w:rPr>
            <w:vertAlign w:val="superscript"/>
          </w:rPr>
          <w:delText xml:space="preserve">[49]</w:delText>
        </w:r>
      </w:del>
      <w:del w:id="5218" w:author="Kiro" w:date="2026-10-11T00:00:00Z">
        <w:r>
          <w:delText xml:space="preserve">；下埃及、内尼日尔三角洲和东非沿海的记录则展示了后续区域传播</w:delText>
        </w:r>
      </w:del>
      <w:del w:id="5219" w:author="Kiro" w:date="2026-10-11T00:00:00Z">
        <w:r>
          <w:rPr>
            <w:vertAlign w:val="superscript"/>
          </w:rPr>
          <w:delText xml:space="preserve">[50,51,52,53]</w:delText>
        </w:r>
      </w:del>
      <w:del w:id="5220" w:author="Kiro" w:date="2026-10-11T00:00:00Z">
        <w:r>
          <w:delText xml:space="preserve">。东非Unguja Ukuu和马达加斯加Mahilaka经古DNA确认的鸡骨，分别出自公元7～8世纪和11～13世纪参与印度洋贸易的港口背景</w:delText>
        </w:r>
      </w:del>
      <w:del w:id="5221" w:author="Kiro" w:date="2026-10-11T00:00:00Z">
        <w:r>
          <w:rPr>
            <w:vertAlign w:val="superscript"/>
          </w:rPr>
          <w:delText xml:space="preserve">[53]</w:delText>
        </w:r>
      </w:del>
      <w:del w:id="5222" w:author="Kiro" w:date="2026-10-11T00:00:00Z">
        <w:r>
          <w:delText xml:space="preserve">。这些区域记录反映了较早的红海联系和较晚的印度洋交流，各地的最早记录只代表目前能够确认的出现时间。</w:delText>
        </w:r>
      </w:del>
      <w:ins w:id="5223" w:author="Kiro" w:date="2026-10-11T00:00:00Z">
        <w:r>
          <w:t xml:space="preserve">家鸡从东南亚半岛和中国西南向外传播，于公元前2千纪后期到达中国中部、南亚和美索不达米亚</w:t>
        </w:r>
        <w:r>
          <w:rPr>
            <w:vertAlign w:val="superscript"/>
          </w:rPr>
          <w:t xml:space="preserve">[37]</w:t>
        </w:r>
        <w:r>
          <w:t xml:space="preserve">。直接测年修正了不少依据层位给出的早期年代。欧洲及西北非16处遗址的23件候选早期鸡骨经直接测年，有18件晚于原报层位年代，地中海欧洲的可靠记录因此落在公元前1千纪</w:t>
        </w:r>
        <w:r>
          <w:rPr>
            <w:vertAlign w:val="superscript"/>
          </w:rPr>
          <w:t xml:space="preserve">[48]</w:t>
        </w:r>
        <w:r>
          <w:t xml:space="preserve">。向南，非洲之角Mezber的鸡骨直接年代为公元前820～595年，研究者将其与南阿拉伯和红海的交流联系起来</w:t>
        </w:r>
        <w:r>
          <w:rPr>
            <w:vertAlign w:val="superscript"/>
          </w:rPr>
          <w:t xml:space="preserve">[49]</w:t>
        </w:r>
        <w:r>
          <w:t xml:space="preserve">；下埃及、内尼日尔三角洲和东非沿海的记录则展示了后续的区域传播</w:t>
        </w:r>
        <w:r>
          <w:rPr>
            <w:vertAlign w:val="superscript"/>
          </w:rPr>
          <w:t xml:space="preserve">[50,51,52,53]</w:t>
        </w:r>
        <w:r>
          <w:t xml:space="preserve">。东非Unguja Ukuu和马达加斯加Mahilaka经古DNA确认的鸡骨，分别出自公元7～8世纪和11～13世纪参与印度洋贸易的港口背景</w:t>
        </w:r>
        <w:r>
          <w:rPr>
            <w:vertAlign w:val="superscript"/>
          </w:rPr>
          <w:t xml:space="preserve">[53]</w:t>
        </w:r>
        <w:r>
          <w:t xml:space="preserve">。这些区域记录反映了较早的红海联系和较晚的印度洋交流。各地的最早记录只代表目前能够确认的出现时间。</w:t>
        </w:r>
      </w:ins>
    </w:p>
    <w:p>
      <w:pPr>
        <w:jc w:val="both"/>
      </w:pPr>
      <w:r>
        <w:t xml:space="preserve">向东，日本的可靠记录始于弥生时期，唐古·键遗址一件鸡骨的直接年代为公元前381～204年</w:t>
      </w:r>
      <w:r>
        <w:rPr>
          <w:vertAlign w:val="superscript"/>
        </w:rPr>
        <w:t xml:space="preserve">[54]</w:t>
      </w:r>
      <w:r>
        <w:t xml:space="preserve">；现代日本鸡群则由多个亚洲来源形成，后来的输入持续改变其组成</w:t>
      </w:r>
      <w:r>
        <w:rPr>
          <w:vertAlign w:val="superscript"/>
        </w:rPr>
        <w:t xml:space="preserve">[55]</w:t>
      </w:r>
      <w:r>
        <w:t xml:space="preserve">。拉皮塔文化遗址显示，公元前1千纪早期鸡已进入汤加、瓦努阿图等太平洋西南部岛屿</w:t>
      </w:r>
      <w:r>
        <w:rPr>
          <w:vertAlign w:val="superscript"/>
        </w:rPr>
        <w:t xml:space="preserve">[56,57,58]</w:t>
      </w:r>
      <w:r>
        <w:t xml:space="preserve">，随后到达夏威夷和Rapa Nui；Niue、夏威夷和Rapa Nui复核所得的22条可重复古鸡母系序列均属D单倍群</w:t>
      </w:r>
      <w:r>
        <w:rPr>
          <w:vertAlign w:val="superscript"/>
        </w:rPr>
        <w:t xml:space="preserve">[59]</w:t>
      </w:r>
      <w:r>
        <w:t xml:space="preserve">。</w:t>
      </w:r>
    </w:p>
    <w:p>
      <w:pPr>
        <w:jc w:val="both"/>
      </w:pPr>
      <w:r>
        <w:t xml:space="preserve">鸡在传播过程中的用途因地而异，珍视、照护和食用可以并存。Arslantepe的鸡骨较为完整，缺少典型的食物处理痕迹，更符合展示或作为珍稀动物饲养的解释</w:t>
      </w:r>
      <w:r>
        <w:rPr>
          <w:vertAlign w:val="superscript"/>
        </w:rPr>
        <w:t xml:space="preserve">[60]</w:t>
      </w:r>
      <w:r>
        <w:t xml:space="preserve">；英国较早的鸡多为完整埋葬，并有老龄个体和骨折愈合的记录，说明部分鸡受到长期照护</w:t>
      </w:r>
      <w:r>
        <w:rPr>
          <w:vertAlign w:val="superscript"/>
        </w:rPr>
        <w:t xml:space="preserve">[48]</w:t>
      </w:r>
      <w:r>
        <w:t xml:space="preserve">。Mezber较早鸡骨的食物废弃背景也提供了食用线索</w:t>
      </w:r>
      <w:r>
        <w:rPr>
          <w:vertAlign w:val="superscript"/>
        </w:rPr>
        <w:t xml:space="preserve">[49]</w:t>
      </w:r>
      <w:r>
        <w:t xml:space="preserve">。南黎凡特Maresha公元前4～2世纪的组合中，1092件鸡骨占所比较家畜骨骼的29%，成熟雌鸟、髓质骨和屠宰分割痕迹并见，支持当时已有集中的蛋肉利用</w:t>
      </w:r>
      <w:r>
        <w:rPr>
          <w:vertAlign w:val="superscript"/>
        </w:rPr>
        <w:t xml:space="preserve">[61]</w:t>
      </w:r>
      <w:r>
        <w:t xml:space="preserve">；中亚多个聚落从公元前1千纪后半叶到中世纪反复出土大量鸡蛋壳，反映了鸡蛋的常规利用，作者据此推测产蛋季节性有所减弱</w:t>
      </w:r>
      <w:r>
        <w:rPr>
          <w:vertAlign w:val="superscript"/>
        </w:rPr>
        <w:t xml:space="preserve">[62]</w:t>
      </w:r>
      <w:r>
        <w:t xml:space="preserve">。在东亚，C1亚单倍群和A单倍群在斗鸡中富集，其较晚扩张可能与斗鸡的育种和传播有关</w:t>
      </w:r>
      <w:r>
        <w:rPr>
          <w:vertAlign w:val="superscript"/>
        </w:rPr>
        <w:t xml:space="preserve">[9]</w:t>
      </w:r>
      <w:r>
        <w:t xml:space="preserve">。这些记录表明，鸡的出现与集中的蛋肉生产并不总是同步。</w:t>
      </w:r>
    </w:p>
    <w:p>
      <w:pPr>
        <w:jc w:val="both"/>
      </w:pPr>
      <w:r>
        <w:t xml:space="preserve">古DNA复核和遗址重评改变了部分跨洋路线的解释。智利El Arenal-1的鸡骨曾被视为前哥伦布时期波利尼西亚人把鸡带入南美的证据</w:t>
      </w:r>
      <w:r>
        <w:rPr>
          <w:vertAlign w:val="superscript"/>
        </w:rPr>
        <w:t xml:space="preserve">[63]</w:t>
      </w:r>
      <w:r>
        <w:t xml:space="preserve">，后续母系比较质疑了这一解释</w:t>
      </w:r>
      <w:r>
        <w:rPr>
          <w:vertAlign w:val="superscript"/>
        </w:rPr>
        <w:t xml:space="preserve">[64]</w:t>
      </w:r>
      <w:r>
        <w:t xml:space="preserve">，太平洋比较样本的去污染复测又改变了原有遗传依据</w:t>
      </w:r>
      <w:r>
        <w:rPr>
          <w:vertAlign w:val="superscript"/>
        </w:rPr>
        <w:t xml:space="preserve">[59]</w:t>
      </w:r>
      <w:r>
        <w:t xml:space="preserve">；新的遗址研究支持该地存在前哥伦布时期的活动，却未发现明确的波利尼西亚接触证据</w:t>
      </w:r>
      <w:r>
        <w:rPr>
          <w:vertAlign w:val="superscript"/>
        </w:rPr>
        <w:t xml:space="preserve">[65]</w:t>
      </w:r>
      <w:r>
        <w:t xml:space="preserve">。目前更清楚的是殖民时期伊比利亚鸡与加勒比地区古鸡之间的母系联系</w:t>
      </w:r>
      <w:r>
        <w:rPr>
          <w:vertAlign w:val="superscript"/>
        </w:rPr>
        <w:t xml:space="preserve">[39]</w:t>
      </w:r>
      <w:r>
        <w:t xml:space="preserve">。马达加斯加的情况类似：依据现代母系的相近程度，曾有研究提出南亚鸡经东非传入</w:t>
      </w:r>
      <w:r>
        <w:rPr>
          <w:vertAlign w:val="superscript"/>
        </w:rPr>
        <w:t xml:space="preserve">[66]</w:t>
      </w:r>
      <w:r>
        <w:t xml:space="preserve">；后续研究扩大岛内取样，用完整线粒体基因组建立亲缘框架，再重新归类控制区序列，发现岛内以C2亚单倍群为主，来源模型比较更支持东非与马达加斯加分别接受外来种源</w:t>
      </w:r>
      <w:r>
        <w:rPr>
          <w:vertAlign w:val="superscript"/>
        </w:rPr>
        <w:t xml:space="preserve">[67]</w:t>
      </w:r>
      <w:r>
        <w:t xml:space="preserve">。扩大取样、改进谱系归类和模型比较共同改变了原来的路线解释。各地区的主要记录见表1，传播联系见图2。</w:t>
      </w:r>
    </w:p>
    <w:p>
      <w:pPr>
        <w:keepNext/>
        <w:spacing w:before="120" w:after="60"/>
        <w:ind w:firstLine="0"/>
        <w:jc w:val="center"/>
      </w:pPr>
      <w:r>
        <w:drawing>
          <wp:inline xmlns:a="http://schemas.openxmlformats.org/drawingml/2006/main" xmlns:pic="http://schemas.openxmlformats.org/drawingml/2006/picture">
            <wp:extent cx="5760000" cy="2592000"/>
            <wp:docPr id="2" name="Picture 2" descr="图2 家鸡的区域传播联系"/>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760000" cy="2592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图2 家鸡的区域传播联系</w:t>
      </w:r>
    </w:p>
    <w:p>
      <w:pPr>
        <w:keepNext w:val="0"/>
        <w:spacing w:before="0" w:after="100" w:line="276" w:lineRule="auto"/>
        <w:ind w:firstLine="0" w:left="0" w:right="0"/>
      </w:pPr>
      <w:del w:id="5224" w:author="Kiro" w:date="2026-10-11T00:00:00Z">
        <w:r>
          <w:rPr>
            <w:rFonts w:ascii="Times New Roman" w:hAnsi="Times New Roman" w:eastAsia="宋体"/>
            <w:b w:val="0"/>
            <w:i w:val="0"/>
            <w:color w:val="000000"/>
            <w:sz w:val="20"/>
          </w:rPr>
          <w:delText>实线概括现有考古时序、历史交流及亲缘资料支持的区域联系；虚线表示候选路线或来源模型；灰色点线表示有争议的前哥伦布时期波利尼西亚—南美联系</w:delText>
        </w:r>
      </w:del>
      <w:del w:id="5225" w:author="Kiro" w:date="2026-10-11T00:00:00Z">
        <w:r>
          <w:rPr>
            <w:rFonts w:ascii="Times New Roman" w:hAnsi="Times New Roman" w:eastAsia="宋体"/>
            <w:b w:val="0"/>
            <w:i w:val="0"/>
            <w:color w:val="000000"/>
            <w:sz w:val="20"/>
            <w:vertAlign w:val="superscript"/>
          </w:rPr>
          <w:delText>[37,39,48,54,55,56,58,59]</w:delText>
        </w:r>
      </w:del>
      <w:del w:id="5226" w:author="Kiro" w:date="2026-10-11T00:00:00Z">
        <w:r>
          <w:rPr>
            <w:rFonts w:ascii="Times New Roman" w:hAnsi="Times New Roman" w:eastAsia="宋体"/>
            <w:b w:val="0"/>
            <w:i w:val="0"/>
            <w:color w:val="000000"/>
            <w:sz w:val="20"/>
          </w:rPr>
          <w:delText>。阴影为现生</w:delText>
        </w:r>
      </w:del>
      <w:del w:id="5227" w:author="Kiro" w:date="2026-10-11T00:00:00Z">
        <w:r>
          <w:rPr>
            <w:rFonts w:ascii="Times New Roman" w:hAnsi="Times New Roman" w:eastAsia="宋体"/>
            <w:b w:val="0"/>
            <w:i/>
            <w:color w:val="000000"/>
            <w:sz w:val="20"/>
          </w:rPr>
          <w:delText>G. g. spadiceus</w:delText>
        </w:r>
      </w:del>
      <w:del w:id="5228" w:author="Kiro" w:date="2026-10-11T00:00:00Z">
        <w:r>
          <w:rPr>
            <w:rFonts w:ascii="Times New Roman" w:hAnsi="Times New Roman" w:eastAsia="宋体"/>
            <w:b w:val="0"/>
            <w:i w:val="0"/>
            <w:color w:val="000000"/>
            <w:sz w:val="20"/>
          </w:rPr>
          <w:delText>分布范围的示意</w:delText>
        </w:r>
      </w:del>
      <w:del w:id="5229" w:author="Kiro" w:date="2026-10-11T00:00:00Z">
        <w:r>
          <w:rPr>
            <w:rFonts w:ascii="Times New Roman" w:hAnsi="Times New Roman" w:eastAsia="宋体"/>
            <w:b w:val="0"/>
            <w:i w:val="0"/>
            <w:color w:val="000000"/>
            <w:sz w:val="20"/>
            <w:vertAlign w:val="superscript"/>
          </w:rPr>
          <w:delText>[18]</w:delText>
        </w:r>
      </w:del>
      <w:del w:id="5230" w:author="Kiro" w:date="2026-10-11T00:00:00Z">
        <w:r>
          <w:rPr>
            <w:rFonts w:ascii="Times New Roman" w:hAnsi="Times New Roman" w:eastAsia="宋体"/>
            <w:b w:val="0"/>
            <w:i w:val="0"/>
            <w:color w:val="000000"/>
            <w:sz w:val="20"/>
          </w:rPr>
          <w:delText>。北非沿海及萨赫勒—苏丹带向西非的虚线均为候选路径</w:delText>
        </w:r>
      </w:del>
      <w:del w:id="5231" w:author="Kiro" w:date="2026-10-11T00:00:00Z">
        <w:r>
          <w:rPr>
            <w:rFonts w:ascii="Times New Roman" w:hAnsi="Times New Roman" w:eastAsia="宋体"/>
            <w:b w:val="0"/>
            <w:i w:val="0"/>
            <w:color w:val="000000"/>
            <w:sz w:val="20"/>
            <w:vertAlign w:val="superscript"/>
          </w:rPr>
          <w:delText>[52]</w:delText>
        </w:r>
      </w:del>
      <w:del w:id="5232" w:author="Kiro" w:date="2026-10-11T00:00:00Z">
        <w:r>
          <w:rPr>
            <w:rFonts w:ascii="Times New Roman" w:hAnsi="Times New Roman" w:eastAsia="宋体"/>
            <w:b w:val="0"/>
            <w:i w:val="0"/>
            <w:color w:val="000000"/>
            <w:sz w:val="20"/>
          </w:rPr>
          <w:delText>。M1表示南亚经东非传入马达加斯加的旧假说，M2表示东非与马达加斯加分别接受外来种源的模型；M2的来源参照包含印度和非洲大陆群体，起点为来源集合的示意位置</w:delText>
        </w:r>
      </w:del>
      <w:del w:id="5233" w:author="Kiro" w:date="2026-10-11T00:00:00Z">
        <w:r>
          <w:rPr>
            <w:rFonts w:ascii="Times New Roman" w:hAnsi="Times New Roman" w:eastAsia="宋体"/>
            <w:b w:val="0"/>
            <w:i w:val="0"/>
            <w:color w:val="000000"/>
            <w:sz w:val="20"/>
            <w:vertAlign w:val="superscript"/>
          </w:rPr>
          <w:delText>[66,67]</w:delText>
        </w:r>
      </w:del>
      <w:del w:id="5234" w:author="Kiro" w:date="2026-10-11T00:00:00Z">
        <w:r>
          <w:rPr>
            <w:rFonts w:ascii="Times New Roman" w:hAnsi="Times New Roman" w:eastAsia="宋体"/>
            <w:b w:val="0"/>
            <w:i w:val="0"/>
            <w:color w:val="000000"/>
            <w:sz w:val="20"/>
          </w:rPr>
          <w:delText>。两侧A续接殖民时期伊比利亚与海地、佛罗里达的联系</w:delText>
        </w:r>
      </w:del>
      <w:del w:id="5235" w:author="Kiro" w:date="2026-10-11T00:00:00Z">
        <w:r>
          <w:rPr>
            <w:rFonts w:ascii="Times New Roman" w:hAnsi="Times New Roman" w:eastAsia="宋体"/>
            <w:b w:val="0"/>
            <w:i w:val="0"/>
            <w:color w:val="000000"/>
            <w:sz w:val="20"/>
            <w:vertAlign w:val="superscript"/>
          </w:rPr>
          <w:delText>[39]</w:delText>
        </w:r>
      </w:del>
      <w:del w:id="5236" w:author="Kiro" w:date="2026-10-11T00:00:00Z">
        <w:r>
          <w:rPr>
            <w:rFonts w:ascii="Times New Roman" w:hAnsi="Times New Roman" w:eastAsia="宋体"/>
            <w:b w:val="0"/>
            <w:i w:val="0"/>
            <w:color w:val="000000"/>
            <w:sz w:val="20"/>
          </w:rPr>
          <w:delText>。编号与表1对应，15a/15b分别为Unguja Ukuu/Mahilaka，16a/16b分别为Nenumbo/Tongoleleka。具体年代及证据对象见表1。海岸线依据Natural Earth公开数据。</w:delText>
        </w:r>
      </w:del>
      <w:ins w:id="5237" w:author="Kiro" w:date="2026-10-11T00:00:00Z">
        <w:r>
          <w:t xml:space="preserve">实线概括现有考古时序、历史交流及亲缘资料支持的区域联系；虚线表示候选路线或来源模型；灰色点线表示有争议的前哥伦布时期波利尼西亚—南美联系</w:t>
        </w:r>
        <w:r>
          <w:rPr>
            <w:vertAlign w:val="superscript"/>
          </w:rPr>
          <w:t xml:space="preserve">[37,39,48,54,55,56,58,59]</w:t>
        </w:r>
        <w:r>
          <w:t xml:space="preserve">。阴影示意现生</w:t>
        </w:r>
        <w:r>
          <w:rPr>
            <w:i/>
          </w:rPr>
          <w:t xml:space="preserve">G. g. spadiceus</w:t>
        </w:r>
        <w:r>
          <w:t xml:space="preserve">的分布范围</w:t>
        </w:r>
        <w:r>
          <w:rPr>
            <w:vertAlign w:val="superscript"/>
          </w:rPr>
          <w:t xml:space="preserve">[18]</w:t>
        </w:r>
        <w:r>
          <w:t xml:space="preserve">。北非沿海及萨赫勒—苏丹带通向西非的虚线均为候选路径</w:t>
        </w:r>
        <w:r>
          <w:rPr>
            <w:vertAlign w:val="superscript"/>
          </w:rPr>
          <w:t xml:space="preserve">[52]</w:t>
        </w:r>
        <w:r>
          <w:t xml:space="preserve">。M1表示南亚经东非传入马达加斯加的旧假说，M2表示东非与马达加斯加分别接受外来种源的模型；M2的来源参照包含印度和非洲大陆群体，其起点为来源集合的示意位置</w:t>
        </w:r>
        <w:r>
          <w:rPr>
            <w:vertAlign w:val="superscript"/>
          </w:rPr>
          <w:t xml:space="preserve">[66,67]</w:t>
        </w:r>
        <w:r>
          <w:t xml:space="preserve">。图两侧的A表示殖民时期伊比利亚与海地、佛罗里达之间联系的续接</w:t>
        </w:r>
        <w:r>
          <w:rPr>
            <w:vertAlign w:val="superscript"/>
          </w:rPr>
          <w:t xml:space="preserve">[39]</w:t>
        </w:r>
        <w:r>
          <w:t xml:space="preserve">。编号与表1对应，15a/15b分别为Unguja Ukuu/Mahilaka，16a/16b分别为Nenumbo/Tongoleleka。具体年代及证据对象见表1。海岸线依据Natural Earth公开数据。</w:t>
        </w:r>
      </w:ins>
    </w:p>
    <w:p>
      <w:pPr>
        <w:keepNext/>
        <w:spacing w:before="60" w:after="100" w:line="276" w:lineRule="auto"/>
        <w:ind w:firstLine="0" w:left="0" w:right="0"/>
      </w:pPr>
      <w:r>
        <w:rPr>
          <w:rFonts w:ascii="Times New Roman" w:hAnsi="Times New Roman" w:eastAsia="宋体"/>
          <w:b/>
          <w:i w:val="0"/>
          <w:color w:val="000000"/>
          <w:sz w:val="21"/>
        </w:rPr>
        <w:t>表1 家鸡传播的主要区域记录及其支持的历史判断</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2381"/>
        <w:gridCol w:w="4082"/>
        <w:gridCol w:w="964"/>
      </w:tblGrid>
      <w:tr>
        <w:trPr>
          <w:tblHeader/>
          <w:cantSplit/>
        </w:trPr>
        <w:tc>
          <w:tcPr>
            <w:tcW w:type="dxa" w:w="164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编号与地点</w:t>
            </w:r>
          </w:p>
        </w:tc>
        <w:tc>
          <w:tcPr>
            <w:tcW w:type="dxa" w:w="2381"/>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年代及其对象</w:t>
            </w:r>
          </w:p>
        </w:tc>
        <w:tc>
          <w:tcPr>
            <w:tcW w:type="dxa" w:w="4082"/>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主要证据与历史判断</w:t>
            </w:r>
          </w:p>
        </w:tc>
        <w:tc>
          <w:tcPr>
            <w:tcW w:type="dxa" w:w="96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文献</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 泰国Ban Non Wat</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约公元前1650～1250年；新石器1期遗址年代模型</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Peters等综合评估将最早阶段遗存列为早期家鸡记录；较晚阶段古DNA仅确认原鸡属身份，不能直接验证最早阶段的家养属性。幼鸟及繁殖候选仍需按各自分期判断。</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[37,38,39,40]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 中国中部殷墟、大司空村</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商代晚期；聚落与墓葬背景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综合重评接受的鸡骨与随葬记录，表明鸡已进入当地聚落生活及墓葬活动。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3 日本唐古·键</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公元前381～204年；一件幼年股骨的直接校准年代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两件幼骨经胶原肽指纹鉴定为鸡，其中一件直接测年；作者据幼鸟记录推测当地存在繁殖。</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4 日本唐神</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弥生晚期；遗址背景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6件成鸡骨中5件被判为雄性；5件受检幼鸟骨均非鸡。确认成鸡存在，尚未提供当地成功繁殖的证据。</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5 印度Daimabad</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约公元前1500～1200年；早Jorwe阶段背景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较早Savalda和哈拉帕层位未见原鸡属，早Jorwe阶段出现相关遗存；家养属性依赖综合解释。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 中亚Paykend、Bash Tepa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分别公元前515～392年、385～206年；同背景蛋壳碎片的直接校准年代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鉴定与测年使用同背景中的不同碎片。多个聚落跨时段反复出土鸡蛋壳，支持持续鸡蛋利用。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7 安纳托利亚Arslantepe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公元前9世纪末；填土与伴生材料背景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15件骨骼部分多较完整，包括同一成体雄鸡的成对跗蹠骨；缺少切割及典型食物处理破碎，支持珍稀动物展示或饲养等解释。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8 南黎凡特Maresha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公元前4～2世纪组合；两件鸡骨的直接年代约为前4世纪末至前3世纪</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1092件鸡骨约占所比较家畜骨骼的29%；成熟雌鸟、髓质骨及屠宰分割痕迹并见，支持集中的蛋肉利用。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9 意大利Forcello、Orvieto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Forcello：公元前775～540年（鸡骨直接校准年代），前530～520年（原报背景）；Orvieto：公元前775～541年（鸡骨直接校准年代），前500～400年（原报背景）。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原文认为两件鸡骨与相应遗址背景年代相符，但原论文表2所列直接校准区间与原报背景年代未见重叠，二者的对应关系尚需核实，不宜据此确定具体传入年份。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[48]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 英国部分早期遗址与Fishbourne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铁器时代至罗马时期；Fishbourne为公元43～75年及75～150年组合</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部分较早遗存为完整埋葬并见照护；Fishbourne部位分布及切割痕支持食物利用。区域比较显示用途变化，鸡骨比例也因聚落类型而异。</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[48,69,70]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11 奥兰群岛Kvarnbo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公元266～541年；鸡骨直接校准年代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同一个体获得B单倍群母系序列，连接当地较早存在记录与母系组成。</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12 埃塞俄比亚Mezber</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公元前820～595年；鸡骨直接校准年代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形态鉴定和直接测年支持非洲之角较早已有家鸡，农业聚落的食物废弃背景提供食用线索。</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[49]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13 下埃及Buto、Tell el-Maskhuta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Buto：相关层位跨赛特至罗马时期；Tell el-Maskhuta：约公元前320～200年组合</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两地鸡骨提供下埃及存在记录；Buto只能定位较宽时期，Tell el-Maskhuta所列组合属于希腊化背景。</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[37,50,51]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14 马里Jenne-jeno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第三期公元450～850年、第四期850～1400年；考古阶段</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与珠鸡及大型鹧鸪比较后确认鸡骨，支持内尼日尔三角洲在相应阶段已有鸡。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 东非Unguja Ukuu、马达加斯加Mahilaka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分别公元7～8世纪、11～13世纪；伴生炭化种子年代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古DNA确认鸡骨身份；同沉积作物种子提供年代，联系到参与印度洋交流的港口聚落。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16 Nenumbo、Tongoleleka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分别2925～2538、2780～2750 cal BP，约公元前976～589年、831～801年</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Nenumbo为Peters等转引的海洋储库校正日期；Tongoleleka为原研究对6个个体的加权合并区间。支持太平洋西南部较早已有鸡。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[37,56]</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17 瓦努阿图Teouma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公元前1千纪早期；鸡骨食性校正与遗址沉积模型年代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后续定年结合食性偏移及贝叶斯沉积模型，支持拉皮塔时期已有鸡；不以遗址占居期给全部鸡骨赋同一日期。</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18 夏威夷Pelekane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约公元1240～1500年；伴生贝壳的海洋储库校正年代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Peters等转引的鸡遗存与伴生贝壳测年，为夏威夷较早鸡记录提供时间参照。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19 Rapa Nui（复活节岛）</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古代鸡骨比较标本；本项用于母系复核</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PAQANA011去污染后复测为D单倍群并获独立重复，修正讨论跨太平洋来源时使用的母系参照。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20 智利El Arenal-1</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原报告公元1304～1424年；争议鸡骨的直接校准年代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个体年代、遗址背景与传播来源分别受到检验；现有证据尚不足以确定前哥伦布时期的波利尼西亚传入。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[59,63,64,65]</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21 海地、佛罗里达</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公元16～17世纪；遗址与历史背景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古线粒体短片段与中世纪伊比利亚鸡共享单倍型，结合殖民背景支持跨大西洋输入。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[39]</w:t>
            </w:r>
          </w:p>
        </w:tc>
      </w:tr>
    </w:tbl>
    <w:p>
      <w:pPr>
        <w:keepNext w:val="0"/>
        <w:spacing w:before="0" w:after="100" w:line="276" w:lineRule="auto"/>
        <w:ind w:firstLine="0" w:left="0" w:right="0"/>
      </w:pPr>
      <w:r>
        <w:rPr>
          <w:rFonts w:ascii="Times New Roman" w:hAnsi="Times New Roman" w:eastAsia="宋体"/>
          <w:b w:val="0"/>
          <w:i w:val="0"/>
          <w:color w:val="000000"/>
          <w:sz w:val="19"/>
        </w:rPr>
        <w:t>表注：表中直接放射性碳年代均为校准区间，遗址、伴生材料及合并估计的年代另行注明。唐古·键、中亚两地、意大利两地及Kvarnbo按原研究95.4%概率区间报告；Mezber与El Arenal-1沿用原报告区间。</w:t>
      </w:r>
    </w:p>
    <w:p>
      <w:pPr>
        <w:keepNext w:val="0"/>
        <w:spacing w:before="0" w:after="100" w:line="276" w:lineRule="auto"/>
        <w:ind w:firstLine="0" w:left="0" w:right="0"/>
      </w:pPr>
      <w:r>
        <w:rPr>
          <w:rFonts w:ascii="Times New Roman" w:hAnsi="Times New Roman" w:eastAsia="宋体"/>
          <w:b w:val="0"/>
          <w:i w:val="0"/>
          <w:color w:val="000000"/>
          <w:sz w:val="19"/>
        </w:rPr>
        <w:t>cal BP以公元1950年为基准。Nenumbo沿用Peters等所载储库校正区间（95%概率）；Tongoleleka沿用Steadman等原研究对6个个体的加权合并区间，不能视为每个个体均获得同一精确日期</w:t>
      </w:r>
      <w:r>
        <w:rPr>
          <w:rFonts w:ascii="Times New Roman" w:hAnsi="Times New Roman" w:eastAsia="宋体"/>
          <w:b w:val="0"/>
          <w:i w:val="0"/>
          <w:color w:val="000000"/>
          <w:sz w:val="19"/>
          <w:vertAlign w:val="superscript"/>
        </w:rPr>
        <w:t>[37,56]</w:t>
      </w:r>
      <w:r>
        <w:rPr>
          <w:rFonts w:ascii="Times New Roman" w:hAnsi="Times New Roman" w:eastAsia="宋体"/>
          <w:b w:val="0"/>
          <w:i w:val="0"/>
          <w:color w:val="000000"/>
          <w:sz w:val="19"/>
        </w:rPr>
        <w:t>。</w:t>
      </w:r>
    </w:p>
    <w:p>
      <w:pPr>
        <w:keepNext w:val="0"/>
        <w:spacing w:before="0" w:after="100" w:line="276" w:lineRule="auto"/>
        <w:ind w:firstLine="0" w:left="0" w:right="0"/>
      </w:pPr>
      <w:r>
        <w:rPr>
          <w:rFonts w:ascii="Times New Roman" w:hAnsi="Times New Roman" w:eastAsia="宋体"/>
          <w:b w:val="0"/>
          <w:i w:val="0"/>
          <w:color w:val="000000"/>
          <w:sz w:val="19"/>
        </w:rPr>
        <w:t>地理编号沿用图2。记录年代用于定位当地已知遗存与利用情境，不直接等同于首次传入时间。</w:t>
      </w:r>
    </w:p>
    <w:p>
      <w:pPr>
        <w:pStyle w:val="Heading1"/>
      </w:pPr>
      <w:r>
        <w:t xml:space="preserve">6 家鸡的性状分化与选育</w:t>
      </w:r>
    </w:p>
    <w:p>
      <w:pPr>
        <w:pStyle w:val="Heading2"/>
      </w:pPr>
      <w:r>
        <w:t xml:space="preserve">6.1 环境适应与抗病性</w:t>
      </w:r>
    </w:p>
    <w:p>
      <w:pPr>
        <w:jc w:val="both"/>
      </w:pPr>
      <w:del w:id="5238" w:author="Kiro" w:date="2026-10-11T00:00:00Z">
        <w:r>
          <w:rPr>
            <w:b/>
          </w:rPr>
          <w:delText xml:space="preserve">高海拔适应。</w:delText>
        </w:r>
      </w:del>
      <w:del w:id="5239" w:author="Kiro" w:date="2026-10-11T00:00:00Z">
        <w:r>
          <w:delText xml:space="preserve">高海拔环境中的低氧直接影响鸡胚发育和孵化。在海拔2900 m的孵化试验中，藏鸡和低地矮小鸡的孵化率分别为79.72%和31.69%，补氧提高了孵化率</w:delText>
        </w:r>
      </w:del>
      <w:del w:id="5240" w:author="Kiro" w:date="2026-10-11T00:00:00Z">
        <w:r>
          <w:rPr>
            <w:vertAlign w:val="superscript"/>
          </w:rPr>
          <w:delText xml:space="preserve">[72]</w:delText>
        </w:r>
      </w:del>
      <w:del w:id="5241" w:author="Kiro" w:date="2026-10-11T00:00:00Z">
        <w:r>
          <w:delText xml:space="preserve">。藏鸡的供氧适应涉及血红蛋白的氧结合特性和组织释氧能力。αD珠蛋白Met32Leu变异与较高氧亲和力相关</w:delText>
        </w:r>
      </w:del>
      <w:del w:id="5242" w:author="Kiro" w:date="2026-10-11T00:00:00Z">
        <w:r>
          <w:rPr>
            <w:vertAlign w:val="superscript"/>
          </w:rPr>
          <w:delText xml:space="preserve">[73]</w:delText>
        </w:r>
      </w:del>
      <w:del w:id="5243" w:author="Kiro" w:date="2026-10-11T00:00:00Z">
        <w:r>
          <w:delText xml:space="preserve">；另一项晚期胚胎研究发现，低氧孵化的藏鸡血红蛋白具有更强的协同性和释氧能力</w:delText>
        </w:r>
      </w:del>
      <w:del w:id="5244" w:author="Kiro" w:date="2026-10-11T00:00:00Z">
        <w:r>
          <w:rPr>
            <w:vertAlign w:val="superscript"/>
          </w:rPr>
          <w:delText xml:space="preserve">[74]</w:delText>
        </w:r>
      </w:del>
      <w:del w:id="5245" w:author="Kiro" w:date="2026-10-11T00:00:00Z">
        <w:r>
          <w:delText xml:space="preserve">。选择扫描和胚胎转录组研究涉及的主要功能包括氧运输与缺氧应答（</w:delText>
        </w:r>
      </w:del>
      <w:del w:id="5246" w:author="Kiro" w:date="2026-10-11T00:00:00Z">
        <w:r>
          <w:rPr>
            <w:i/>
          </w:rPr>
          <w:delText xml:space="preserve">HBAD</w:delText>
        </w:r>
      </w:del>
      <w:del w:id="5247" w:author="Kiro" w:date="2026-10-11T00:00:00Z">
        <w:r>
          <w:delText xml:space="preserve">、</w:delText>
        </w:r>
      </w:del>
      <w:del w:id="5248" w:author="Kiro" w:date="2026-10-11T00:00:00Z">
        <w:r>
          <w:rPr>
            <w:i/>
          </w:rPr>
          <w:delText xml:space="preserve">ARNT</w:delText>
        </w:r>
      </w:del>
      <w:del w:id="5249" w:author="Kiro" w:date="2026-10-11T00:00:00Z">
        <w:r>
          <w:delText xml:space="preserve">）</w:delText>
        </w:r>
      </w:del>
      <w:del w:id="5250" w:author="Kiro" w:date="2026-10-11T00:00:00Z">
        <w:r>
          <w:rPr>
            <w:vertAlign w:val="superscript"/>
          </w:rPr>
          <w:delText xml:space="preserve">[75,76]</w:delText>
        </w:r>
      </w:del>
      <w:del w:id="5251" w:author="Kiro" w:date="2026-10-11T00:00:00Z">
        <w:r>
          <w:delText xml:space="preserve">、心肺发育与血管生成（</w:delText>
        </w:r>
      </w:del>
      <w:del w:id="5252" w:author="Kiro" w:date="2026-10-11T00:00:00Z">
        <w:r>
          <w:rPr>
            <w:i/>
          </w:rPr>
          <w:delText xml:space="preserve">FGFR1</w:delText>
        </w:r>
      </w:del>
      <w:del w:id="5253" w:author="Kiro" w:date="2026-10-11T00:00:00Z">
        <w:r>
          <w:delText xml:space="preserve">、</w:delText>
        </w:r>
      </w:del>
      <w:del w:id="5254" w:author="Kiro" w:date="2026-10-11T00:00:00Z">
        <w:r>
          <w:rPr>
            <w:i/>
          </w:rPr>
          <w:delText xml:space="preserve">CTGF</w:delText>
        </w:r>
      </w:del>
      <w:del w:id="5255" w:author="Kiro" w:date="2026-10-11T00:00:00Z">
        <w:r>
          <w:delText xml:space="preserve">），以及DNA修复和辐射应答（</w:delText>
        </w:r>
      </w:del>
      <w:del w:id="5256" w:author="Kiro" w:date="2026-10-11T00:00:00Z">
        <w:r>
          <w:rPr>
            <w:i/>
          </w:rPr>
          <w:delText xml:space="preserve">VCP</w:delText>
        </w:r>
      </w:del>
      <w:del w:id="5257" w:author="Kiro" w:date="2026-10-11T00:00:00Z">
        <w:r>
          <w:delText xml:space="preserve">、</w:delText>
        </w:r>
      </w:del>
      <w:del w:id="5258" w:author="Kiro" w:date="2026-10-11T00:00:00Z">
        <w:r>
          <w:rPr>
            <w:i/>
          </w:rPr>
          <w:delText xml:space="preserve">FANCG</w:delText>
        </w:r>
      </w:del>
      <w:del w:id="5259" w:author="Kiro" w:date="2026-10-11T00:00:00Z">
        <w:r>
          <w:delText xml:space="preserve">）</w:delText>
        </w:r>
      </w:del>
      <w:del w:id="5260" w:author="Kiro" w:date="2026-10-11T00:00:00Z">
        <w:r>
          <w:rPr>
            <w:vertAlign w:val="superscript"/>
          </w:rPr>
          <w:delText xml:space="preserve">[77]</w:delText>
        </w:r>
      </w:del>
      <w:del w:id="5261" w:author="Kiro" w:date="2026-10-11T00:00:00Z">
        <w:r>
          <w:delText xml:space="preserve">；肝脏表达差异还集中在脂肪酸代谢、能量生成和谷胱甘肽抗氧化过程</w:delText>
        </w:r>
      </w:del>
      <w:del w:id="5262" w:author="Kiro" w:date="2026-10-11T00:00:00Z">
        <w:r>
          <w:rPr>
            <w:vertAlign w:val="superscript"/>
          </w:rPr>
          <w:delText xml:space="preserve">[76]</w:delText>
        </w:r>
      </w:del>
      <w:del w:id="5263" w:author="Kiro" w:date="2026-10-11T00:00:00Z">
        <w:r>
          <w:delText xml:space="preserve">。</w:delText>
        </w:r>
      </w:del>
      <w:ins w:id="5264" w:author="Kiro" w:date="2026-10-11T00:00:00Z">
        <w:r>
          <w:rPr>
            <w:b/>
          </w:rPr>
          <w:t xml:space="preserve">高海拔适应。</w:t>
        </w:r>
        <w:r>
          <w:t xml:space="preserve">高海拔环境中的低氧直接影响鸡胚发育和孵化。在海拔2900 m的孵化试验中，藏鸡和低地矮小鸡的孵化率分别为79.72%和31.69%；补充氧气后，低地矮小鸡的孵化率上升</w:t>
        </w:r>
        <w:r>
          <w:rPr>
            <w:vertAlign w:val="superscript"/>
          </w:rPr>
          <w:t xml:space="preserve">[72]</w:t>
        </w:r>
        <w:r>
          <w:t xml:space="preserve">。藏鸡的供氧适应涉及血红蛋白的氧结合特性和组织释氧能力。αD珠蛋白Met32Leu变异与较高的氧亲和力相关</w:t>
        </w:r>
        <w:r>
          <w:rPr>
            <w:vertAlign w:val="superscript"/>
          </w:rPr>
          <w:t xml:space="preserve">[73]</w:t>
        </w:r>
        <w:r>
          <w:t xml:space="preserve">；另一项晚期胚胎研究发现，低氧孵化的藏鸡血红蛋白具有更强的协同性和释氧能力</w:t>
        </w:r>
        <w:r>
          <w:rPr>
            <w:vertAlign w:val="superscript"/>
          </w:rPr>
          <w:t xml:space="preserve">[74]</w:t>
        </w:r>
        <w:r>
          <w:t xml:space="preserve">。选择扫描和胚胎转录组研究所涉及的功能主要包括氧运输与缺氧应答（</w:t>
        </w:r>
        <w:r>
          <w:rPr>
            <w:i/>
          </w:rPr>
          <w:t xml:space="preserve">HBAD</w:t>
        </w:r>
        <w:r>
          <w:t xml:space="preserve">、</w:t>
        </w:r>
        <w:r>
          <w:rPr>
            <w:i/>
          </w:rPr>
          <w:t xml:space="preserve">ARNT</w:t>
        </w:r>
        <w:r>
          <w:t xml:space="preserve">）</w:t>
        </w:r>
        <w:r>
          <w:rPr>
            <w:vertAlign w:val="superscript"/>
          </w:rPr>
          <w:t xml:space="preserve">[75,76]</w:t>
        </w:r>
        <w:r>
          <w:t xml:space="preserve">、心肺发育与血管生成（</w:t>
        </w:r>
        <w:r>
          <w:rPr>
            <w:i/>
          </w:rPr>
          <w:t xml:space="preserve">FGFR1</w:t>
        </w:r>
        <w:r>
          <w:t xml:space="preserve">、</w:t>
        </w:r>
        <w:r>
          <w:rPr>
            <w:i/>
          </w:rPr>
          <w:t xml:space="preserve">CTGF</w:t>
        </w:r>
        <w:r>
          <w:t xml:space="preserve">），以及DNA修复和辐射应答（</w:t>
        </w:r>
        <w:r>
          <w:rPr>
            <w:i/>
          </w:rPr>
          <w:t xml:space="preserve">VCP</w:t>
        </w:r>
        <w:r>
          <w:t xml:space="preserve">、</w:t>
        </w:r>
        <w:r>
          <w:rPr>
            <w:i/>
          </w:rPr>
          <w:t xml:space="preserve">FANCG</w:t>
        </w:r>
        <w:r>
          <w:t xml:space="preserve">）</w:t>
        </w:r>
        <w:r>
          <w:rPr>
            <w:vertAlign w:val="superscript"/>
          </w:rPr>
          <w:t xml:space="preserve">[77]</w:t>
        </w:r>
        <w:r>
          <w:t xml:space="preserve">；肝脏的表达差异还集中在脂肪酸代谢、能量生成和谷胱甘肽抗氧化过程</w:t>
        </w:r>
        <w:r>
          <w:rPr>
            <w:vertAlign w:val="superscript"/>
          </w:rPr>
          <w:t xml:space="preserve">[76]</w:t>
        </w:r>
        <w:r>
          <w:t xml:space="preserve">。</w:t>
        </w:r>
      </w:ins>
    </w:p>
    <w:p>
      <w:pPr>
        <w:jc w:val="both"/>
      </w:pPr>
      <w:r>
        <w:t xml:space="preserve">青藏高原和埃塞俄比亚高原地方鸡的选择信号均涉及钙信号通路。早期藏鸡基因组研究在两个遗传群体中发现了这一信号</w:t>
      </w:r>
      <w:r>
        <w:rPr>
          <w:vertAlign w:val="superscript"/>
        </w:rPr>
        <w:t xml:space="preserve">[78]</w:t>
      </w:r>
      <w:r>
        <w:t xml:space="preserve">；埃塞俄比亚26个地方鸡群体、513只鸡的比较也在高海拔群体中检出钙信号通路（</w:t>
      </w:r>
      <w:r>
        <w:rPr>
          <w:i/>
        </w:rPr>
        <w:t xml:space="preserve">ERBB4</w:t>
      </w:r>
      <w:r>
        <w:t xml:space="preserve">、</w:t>
      </w:r>
      <w:r>
        <w:rPr>
          <w:i/>
        </w:rPr>
        <w:t xml:space="preserve">PLCB2</w:t>
      </w:r>
      <w:r>
        <w:t xml:space="preserve">、</w:t>
      </w:r>
      <w:r>
        <w:rPr>
          <w:i/>
        </w:rPr>
        <w:t xml:space="preserve">STIM2</w:t>
      </w:r>
      <w:r>
        <w:t xml:space="preserve">）及缺氧诱导因子（HIF）相关基因的选择信号</w:t>
      </w:r>
      <w:r>
        <w:rPr>
          <w:vertAlign w:val="superscript"/>
        </w:rPr>
        <w:t xml:space="preserve">[79]</w:t>
      </w:r>
      <w:r>
        <w:t xml:space="preserve">。藏鸡内部的适应候选区域还随祖源而异。对1054个鸡全基因组的分析识别出与中国西北、川滇邻近地区和喜马拉雅山南麓相关的三个祖源；按祖源分层的选择扫描显示，三者的候选区域分别涉及血管稳态与凝血（</w:t>
      </w:r>
      <w:r>
        <w:rPr>
          <w:i/>
        </w:rPr>
        <w:t xml:space="preserve">VWF</w:t>
      </w:r>
      <w:r>
        <w:t xml:space="preserve">、</w:t>
      </w:r>
      <w:r>
        <w:rPr>
          <w:i/>
        </w:rPr>
        <w:t xml:space="preserve">TSPAN9</w:t>
      </w:r>
      <w:r>
        <w:t xml:space="preserve">）、钙信号与代谢调节（</w:t>
      </w:r>
      <w:r>
        <w:rPr>
          <w:i/>
        </w:rPr>
        <w:t xml:space="preserve">CACNA2D1</w:t>
      </w:r>
      <w:r>
        <w:t xml:space="preserve">、</w:t>
      </w:r>
      <w:r>
        <w:rPr>
          <w:i/>
        </w:rPr>
        <w:t xml:space="preserve">AMY2A</w:t>
      </w:r>
      <w:r>
        <w:t xml:space="preserve">），以及肺血管重塑（</w:t>
      </w:r>
      <w:r>
        <w:rPr>
          <w:i/>
        </w:rPr>
        <w:t xml:space="preserve">AGTR1</w:t>
      </w:r>
      <w:r>
        <w:t xml:space="preserve">）</w:t>
      </w:r>
      <w:r>
        <w:rPr>
          <w:vertAlign w:val="superscript"/>
        </w:rPr>
        <w:t xml:space="preserve">[80]</w:t>
      </w:r>
      <w:r>
        <w:t xml:space="preserve">。</w:t>
      </w:r>
    </w:p>
    <w:p>
      <w:pPr>
        <w:jc w:val="both"/>
      </w:pPr>
      <w:del w:id="5265" w:author="Kiro" w:date="2026-10-11T00:00:00Z">
        <w:r>
          <w:rPr>
            <w:b/>
          </w:rPr>
          <w:delText xml:space="preserve">温度适应。</w:delText>
        </w:r>
      </w:del>
      <w:del w:id="5266" w:author="Kiro" w:date="2026-10-11T00:00:00Z">
        <w:r>
          <w:delText xml:space="preserve">高温抑制肉鸡生长和胸肉产量，其影响随日龄和遗传背景而改变</w:delText>
        </w:r>
      </w:del>
      <w:del w:id="5267" w:author="Kiro" w:date="2026-10-11T00:00:00Z">
        <w:r>
          <w:rPr>
            <w:vertAlign w:val="superscript"/>
          </w:rPr>
          <w:delText xml:space="preserve">[81]</w:delText>
        </w:r>
      </w:del>
      <w:del w:id="5268" w:author="Kiro" w:date="2026-10-11T00:00:00Z">
        <w:r>
          <w:delText xml:space="preserve">。耐热性也能响应人工选择：在40.6℃、75%相对湿度下按存活时间进行4代双向选择后，5周龄白来航高、低耐热系的存活时间分别为86和58 min</w:delText>
        </w:r>
      </w:del>
      <w:del w:id="5269" w:author="Kiro" w:date="2026-10-11T00:00:00Z">
        <w:r>
          <w:rPr>
            <w:vertAlign w:val="superscript"/>
          </w:rPr>
          <w:delText xml:space="preserve">[82]</w:delText>
        </w:r>
      </w:del>
      <w:del w:id="5270" w:author="Kiro" w:date="2026-10-11T00:00:00Z">
        <w:r>
          <w:delText xml:space="preserve">。减少羽毛覆盖改善了散热。在35℃试验中，无羽鸡维持了接近25℃时的生长，而裸颈鸡的生长优势较小</w:delText>
        </w:r>
      </w:del>
      <w:del w:id="5271" w:author="Kiro" w:date="2026-10-11T00:00:00Z">
        <w:r>
          <w:rPr>
            <w:vertAlign w:val="superscript"/>
          </w:rPr>
          <w:delText xml:space="preserve">[83]</w:delText>
        </w:r>
      </w:del>
      <w:del w:id="5272" w:author="Kiro" w:date="2026-10-11T00:00:00Z">
        <w:r>
          <w:delText xml:space="preserve">。热带与温带鸡的基因组比较进一步检出代谢调节（</w:delText>
        </w:r>
      </w:del>
      <w:del w:id="5273" w:author="Kiro" w:date="2026-10-11T00:00:00Z">
        <w:r>
          <w:rPr>
            <w:i/>
          </w:rPr>
          <w:delText xml:space="preserve">FABP2</w:delText>
        </w:r>
      </w:del>
      <w:del w:id="5274" w:author="Kiro" w:date="2026-10-11T00:00:00Z">
        <w:r>
          <w:delText xml:space="preserve">、</w:delText>
        </w:r>
      </w:del>
      <w:del w:id="5275" w:author="Kiro" w:date="2026-10-11T00:00:00Z">
        <w:r>
          <w:rPr>
            <w:i/>
          </w:rPr>
          <w:delText xml:space="preserve">RAMP3</w:delText>
        </w:r>
      </w:del>
      <w:del w:id="5276" w:author="Kiro" w:date="2026-10-11T00:00:00Z">
        <w:r>
          <w:delText xml:space="preserve">、</w:delText>
        </w:r>
      </w:del>
      <w:del w:id="5277" w:author="Kiro" w:date="2026-10-11T00:00:00Z">
        <w:r>
          <w:rPr>
            <w:i/>
          </w:rPr>
          <w:delText xml:space="preserve">TSHR</w:delText>
        </w:r>
      </w:del>
      <w:del w:id="5278" w:author="Kiro" w:date="2026-10-11T00:00:00Z">
        <w:r>
          <w:delText xml:space="preserve">）和血管平滑肌收缩（</w:delText>
        </w:r>
      </w:del>
      <w:del w:id="5279" w:author="Kiro" w:date="2026-10-11T00:00:00Z">
        <w:r>
          <w:rPr>
            <w:i/>
          </w:rPr>
          <w:delText xml:space="preserve">CAMK2D</w:delText>
        </w:r>
      </w:del>
      <w:del w:id="5280" w:author="Kiro" w:date="2026-10-11T00:00:00Z">
        <w:r>
          <w:delText xml:space="preserve">）相关候选基因。在淮南鸡分离群体中，携带</w:delText>
        </w:r>
      </w:del>
      <w:del w:id="5281" w:author="Kiro" w:date="2026-10-11T00:00:00Z">
        <w:r>
          <w:rPr>
            <w:i/>
          </w:rPr>
          <w:delText xml:space="preserve">TSHR</w:delText>
        </w:r>
      </w:del>
      <w:del w:id="5282" w:author="Kiro" w:date="2026-10-11T00:00:00Z">
        <w:r>
          <w:delText xml:space="preserve"> Gly558Arg变异的纯合子经35±1℃、12 h热应激试验后，血清丙氨酸氨基转移酶、乳酸脱氢酶和肌酸激酶水平低于野生型</w:delText>
        </w:r>
      </w:del>
      <w:del w:id="5283" w:author="Kiro" w:date="2026-10-11T00:00:00Z">
        <w:r>
          <w:rPr>
            <w:vertAlign w:val="superscript"/>
          </w:rPr>
          <w:delText xml:space="preserve">[84]</w:delText>
        </w:r>
      </w:del>
      <w:del w:id="5284" w:author="Kiro" w:date="2026-10-11T00:00:00Z">
        <w:r>
          <w:delText xml:space="preserve">。该基因与光周期及繁殖反应的关系见第6.2节。</w:delText>
        </w:r>
      </w:del>
      <w:ins w:id="5285" w:author="Kiro" w:date="2026-10-11T00:00:00Z">
        <w:r>
          <w:rPr>
            <w:b/>
          </w:rPr>
          <w:t xml:space="preserve">温度适应。</w:t>
        </w:r>
        <w:r>
          <w:t xml:space="preserve">高温抑制肉鸡生长和胸肉产量，其影响随日龄和遗传背景而改变</w:t>
        </w:r>
        <w:r>
          <w:rPr>
            <w:vertAlign w:val="superscript"/>
          </w:rPr>
          <w:t xml:space="preserve">[81]</w:t>
        </w:r>
        <w:r>
          <w:t xml:space="preserve">。耐热性也能响应人工选择：在40.6℃、75%相对湿度下按存活时间进行4代双向选择后，5周龄白来航高、低耐热系的存活时间分别为86 min和58 min</w:t>
        </w:r>
        <w:r>
          <w:rPr>
            <w:vertAlign w:val="superscript"/>
          </w:rPr>
          <w:t xml:space="preserve">[82]</w:t>
        </w:r>
        <w:r>
          <w:t xml:space="preserve">。减少羽毛覆盖有利于散热。在35℃试验中，无羽鸡维持了接近25℃时的生长，而裸颈鸡的生长优势较小</w:t>
        </w:r>
        <w:r>
          <w:rPr>
            <w:vertAlign w:val="superscript"/>
          </w:rPr>
          <w:t xml:space="preserve">[83]</w:t>
        </w:r>
        <w:r>
          <w:t xml:space="preserve">。热带与温带鸡的基因组比较进一步检出代谢调节（</w:t>
        </w:r>
        <w:r>
          <w:rPr>
            <w:i/>
          </w:rPr>
          <w:t xml:space="preserve">FABP2</w:t>
        </w:r>
        <w:r>
          <w:t xml:space="preserve">、</w:t>
        </w:r>
        <w:r>
          <w:rPr>
            <w:i/>
          </w:rPr>
          <w:t xml:space="preserve">RAMP3</w:t>
        </w:r>
        <w:r>
          <w:t xml:space="preserve">、</w:t>
        </w:r>
        <w:r>
          <w:rPr>
            <w:i/>
          </w:rPr>
          <w:t xml:space="preserve">TSHR</w:t>
        </w:r>
        <w:r>
          <w:t xml:space="preserve">）和血管平滑肌收缩（</w:t>
        </w:r>
        <w:r>
          <w:rPr>
            <w:i/>
          </w:rPr>
          <w:t xml:space="preserve">CAMK2D</w:t>
        </w:r>
        <w:r>
          <w:t xml:space="preserve">）相关候选基因。在淮南鸡分离群体中，携带</w:t>
        </w:r>
        <w:r>
          <w:rPr>
            <w:i/>
          </w:rPr>
          <w:t xml:space="preserve">TSHR</w:t>
        </w:r>
        <w:r>
          <w:t xml:space="preserve"> Gly558Arg变异的纯合子经35±1℃、12 h热应激试验后，血清丙氨酸氨基转移酶、乳酸脱氢酶和肌酸激酶水平低于野生型</w:t>
        </w:r>
        <w:r>
          <w:rPr>
            <w:vertAlign w:val="superscript"/>
          </w:rPr>
          <w:t xml:space="preserve">[84]</w:t>
        </w:r>
        <w:r>
          <w:t xml:space="preserve">。该基因与光周期及繁殖反应的关系见第6.2节。</w:t>
        </w:r>
      </w:ins>
    </w:p>
    <w:p>
      <w:pPr>
        <w:jc w:val="both"/>
      </w:pPr>
      <w:r>
        <w:t xml:space="preserve">在低温条件下，品种间的产蛋表现出现逆转。在温暖与自然寒冷环境中比较坝上长尾鸡、洛岛红鸡及其正反交后代发现，洛岛红鸡在温暖环境下产蛋表现最好，在寒冷环境下却低于其余三组；两类杂交后代在寒冷环境下的产蛋表现又高于坝上长尾鸡</w:t>
      </w:r>
      <w:r>
        <w:rPr>
          <w:vertAlign w:val="superscript"/>
        </w:rPr>
        <w:t xml:space="preserve">[85]</w:t>
      </w:r>
      <w:r>
        <w:t xml:space="preserve">。同一试验体系的甲状腺研究显示，坝上长尾鸡在两种环境下的血清甲状腺激素水平均高于洛岛红鸡；比较寒冷与温暖环境时，两品种分别检出402个和46个甲状腺差异表达基因</w:t>
      </w:r>
      <w:r>
        <w:rPr>
          <w:vertAlign w:val="superscript"/>
        </w:rPr>
        <w:t xml:space="preserve">[86]</w:t>
      </w:r>
      <w:r>
        <w:t xml:space="preserve">。不同耐寒品种的候选基因涉及不同生理环节：加拿大Chantecler鸡中检出的</w:t>
      </w:r>
      <w:r>
        <w:rPr>
          <w:i/>
        </w:rPr>
        <w:t xml:space="preserve">ME3</w:t>
      </w:r>
      <w:r>
        <w:t xml:space="preserve">和</w:t>
      </w:r>
      <w:r>
        <w:rPr>
          <w:i/>
        </w:rPr>
        <w:t xml:space="preserve">ZNF536</w:t>
      </w:r>
      <w:r>
        <w:t xml:space="preserve">分别与脂质代谢、神经调节有关</w:t>
      </w:r>
      <w:r>
        <w:rPr>
          <w:vertAlign w:val="superscript"/>
        </w:rPr>
        <w:t xml:space="preserve">[87]</w:t>
      </w:r>
      <w:r>
        <w:t xml:space="preserve">；林甸鸡中具有较强选择信号的</w:t>
      </w:r>
      <w:r>
        <w:rPr>
          <w:i/>
        </w:rPr>
        <w:t xml:space="preserve">NDUFS4</w:t>
      </w:r>
      <w:r>
        <w:t xml:space="preserve">参与线粒体氧化磷酸化，其多个位点在不同温度地区的鸡群间呈频率分化；波兰和芬兰鸡群也显示出与寒冷地区中国鸡群相近的分化模式</w:t>
      </w:r>
      <w:r>
        <w:rPr>
          <w:vertAlign w:val="superscript"/>
        </w:rPr>
        <w:t xml:space="preserve">[88]</w:t>
      </w:r>
      <w:r>
        <w:t xml:space="preserve">。</w:t>
      </w:r>
    </w:p>
    <w:p>
      <w:pPr>
        <w:jc w:val="both"/>
      </w:pPr>
      <w:r>
        <w:rPr>
          <w:b/>
        </w:rPr>
        <w:t xml:space="preserve">抗病性。</w:t>
      </w:r>
      <w:r>
        <w:t xml:space="preserve">鸡的抗病性差异表现为感染后的生长受损、组织病变和病原负荷不同。在抗性法尤米鸡与易感白来航鸡的F₂群体中，研究定位到与柔嫩艾美耳球虫感染后增重、血细胞比容和肠道病变等性状相关的数量性状基因座（QTL），其中增重相关基因座分布于多个染色体</w:t>
      </w:r>
      <w:r>
        <w:rPr>
          <w:vertAlign w:val="superscript"/>
        </w:rPr>
        <w:t xml:space="preserve">[89]</w:t>
      </w:r>
      <w:r>
        <w:t xml:space="preserve">。空肠弯曲杆菌肠道定植抗性的14号染色体QTL在回交群体和F₉高级互交群体中得到定位与细化，14号和16号染色体上的两个抗性区域与既有沙门氏菌抗性QTL重叠</w:t>
      </w:r>
      <w:r>
        <w:rPr>
          <w:vertAlign w:val="superscript"/>
        </w:rPr>
        <w:t xml:space="preserve">[90]</w:t>
      </w:r>
      <w:r>
        <w:t xml:space="preserve">。对沙门氏菌相关细胞表型的研究，将抗性基因座与异嗜性粒细胞功能联系起来。在肉鸡×白来航和肉鸡×法尤米两组F₁₃高级互交群体中，</w:t>
      </w:r>
      <w:r>
        <w:rPr>
          <w:i/>
        </w:rPr>
        <w:t xml:space="preserve">SLC11A1</w:t>
      </w:r>
      <w:r>
        <w:t xml:space="preserve">区域分别与吞噬和胞外诱捕网形成相关；在后一群体中，</w:t>
      </w:r>
      <w:r>
        <w:rPr>
          <w:i/>
        </w:rPr>
        <w:t xml:space="preserve">SAL1</w:t>
      </w:r>
      <w:r>
        <w:t xml:space="preserve">基因座也与胞外诱捕网形成相关，其候选基因</w:t>
      </w:r>
      <w:r>
        <w:rPr>
          <w:i/>
        </w:rPr>
        <w:t xml:space="preserve">SIVA1</w:t>
      </w:r>
      <w:r>
        <w:t xml:space="preserve">涉及细胞死亡调节</w:t>
      </w:r>
      <w:r>
        <w:rPr>
          <w:vertAlign w:val="superscript"/>
        </w:rPr>
        <w:t xml:space="preserve">[91]</w:t>
      </w:r>
      <w:r>
        <w:t xml:space="preserve">。马立克病抗性品系与易感品系的基因组比较则检出含有</w:t>
      </w:r>
      <w:r>
        <w:rPr>
          <w:i/>
        </w:rPr>
        <w:t xml:space="preserve">AKT1</w:t>
      </w:r>
      <w:r>
        <w:t xml:space="preserve">、</w:t>
      </w:r>
      <w:r>
        <w:rPr>
          <w:i/>
        </w:rPr>
        <w:t xml:space="preserve">API5</w:t>
      </w:r>
      <w:r>
        <w:t xml:space="preserve">、</w:t>
      </w:r>
      <w:r>
        <w:rPr>
          <w:i/>
        </w:rPr>
        <w:t xml:space="preserve">TNFSF13B</w:t>
      </w:r>
      <w:r>
        <w:t xml:space="preserve">等基因的候选区域，涉及细胞存活、凋亡及B细胞调节</w:t>
      </w:r>
      <w:r>
        <w:rPr>
          <w:vertAlign w:val="superscript"/>
        </w:rPr>
        <w:t xml:space="preserve">[92]</w:t>
      </w:r>
      <w:r>
        <w:t xml:space="preserve">。</w:t>
      </w:r>
    </w:p>
    <w:p>
      <w:pPr>
        <w:jc w:val="both"/>
      </w:pPr>
      <w:r>
        <w:t xml:space="preserve">地方鸡的大群体感染试验还揭示了抗病反应的群体差异。加纳1440只鸡和坦桑尼亚1399只鸡的弱毒新城疫病毒感染试验表明，感染后病毒载量和抗体水平的差异具有遗传基础；两地定位的QTL没有重叠，但候选基因均涉及免疫调节，加纳群体包括</w:t>
      </w:r>
      <w:r>
        <w:rPr>
          <w:i/>
        </w:rPr>
        <w:t xml:space="preserve">VAV2</w:t>
      </w:r>
      <w:r>
        <w:t xml:space="preserve">、</w:t>
      </w:r>
      <w:r>
        <w:rPr>
          <w:i/>
        </w:rPr>
        <w:t xml:space="preserve">IL12B</w:t>
      </w:r>
      <w:r>
        <w:t xml:space="preserve">，坦桑尼亚群体包括</w:t>
      </w:r>
      <w:r>
        <w:rPr>
          <w:i/>
        </w:rPr>
        <w:t xml:space="preserve">TIRAP</w:t>
      </w:r>
      <w:r>
        <w:t xml:space="preserve">、</w:t>
      </w:r>
      <w:r>
        <w:rPr>
          <w:i/>
        </w:rPr>
        <w:t xml:space="preserve">ETS1</w:t>
      </w:r>
      <w:r>
        <w:rPr>
          <w:vertAlign w:val="superscript"/>
        </w:rPr>
        <w:t xml:space="preserve">[93,94]</w:t>
      </w:r>
      <w:r>
        <w:t xml:space="preserve">。其中，坦桑尼亚鸡感染后第6天病毒载量相关的24号染色体区域，也在热应激条件下的海兰褐蛋鸡中检出</w:t>
      </w:r>
      <w:r>
        <w:rPr>
          <w:vertAlign w:val="superscript"/>
        </w:rPr>
        <w:t xml:space="preserve">[95]</w:t>
      </w:r>
      <w:r>
        <w:t xml:space="preserve">。品系差异还影响病毒传播：在低致病性H7N7禽流感病毒感染试验中，0系鸡经鼻感染后缺少持续的泄殖腔排毒，也未将病毒传给接触鸡，而C-B12系鸡持续排毒并发生传播</w:t>
      </w:r>
      <w:r>
        <w:rPr>
          <w:vertAlign w:val="superscript"/>
        </w:rPr>
        <w:t xml:space="preserve">[96]</w:t>
      </w:r>
      <w:r>
        <w:t xml:space="preserve">。同一品种的抗性优势又随病原而变。越南Ri鸡对鸡蛔虫和肠炎沙门氏菌的抗性高于商业Luong Phuong鸡，却对多杀性巴氏杆菌更易感；这一比较还发现，主要组织相容性复合体（MHC）单倍型分别与鸡蛔虫感染强度和抗沙门氏菌抗体反应相关</w:t>
      </w:r>
      <w:r>
        <w:rPr>
          <w:vertAlign w:val="superscript"/>
        </w:rPr>
        <w:t xml:space="preserve">[97]</w:t>
      </w:r>
      <w:r>
        <w:t xml:space="preserve">。</w:t>
      </w:r>
    </w:p>
    <w:p>
      <w:pPr>
        <w:pStyle w:val="Heading2"/>
      </w:pPr>
      <w:r>
        <w:t xml:space="preserve">6.2 人工选择与用途性状分化</w:t>
      </w:r>
    </w:p>
    <w:p>
      <w:pPr>
        <w:jc w:val="both"/>
      </w:pPr>
      <w:r>
        <w:rPr>
          <w:b/>
        </w:rPr>
        <w:t xml:space="preserve">生长。</w:t>
      </w:r>
      <w:r>
        <w:t xml:space="preserve">肉用选择加快了家鸡生长，并改变了肌肉与脂肪的分配。1957年、1978年保存品系与2005年商业肉鸡在相同营养条件下的比较显示，近半个世纪的选育使料重比降低约50%，胸肌产量增加</w:t>
      </w:r>
      <w:r>
        <w:rPr>
          <w:vertAlign w:val="superscript"/>
        </w:rPr>
        <w:t xml:space="preserve">[98]</w:t>
      </w:r>
      <w:r>
        <w:t xml:space="preserve">。这些变化涉及采食与饱腹调控、组织生长和脂肪沉积：高生长单倍型对应较低的</w:t>
      </w:r>
      <w:r>
        <w:rPr>
          <w:i/>
        </w:rPr>
        <w:t xml:space="preserve">CCKAR</w:t>
      </w:r>
      <w:r>
        <w:t xml:space="preserve">表达和减弱的饱腹反馈</w:t>
      </w:r>
      <w:r>
        <w:rPr>
          <w:vertAlign w:val="superscript"/>
        </w:rPr>
        <w:t xml:space="preserve">[99]</w:t>
      </w:r>
      <w:r>
        <w:t xml:space="preserve">，</w:t>
      </w:r>
      <w:r>
        <w:rPr>
          <w:i/>
        </w:rPr>
        <w:t xml:space="preserve">IGF2BP1</w:t>
      </w:r>
      <w:r>
        <w:t xml:space="preserve">上游缺失提高调控活性，并与较大体型相关</w:t>
      </w:r>
      <w:r>
        <w:rPr>
          <w:vertAlign w:val="superscript"/>
        </w:rPr>
        <w:t xml:space="preserve">[100]</w:t>
      </w:r>
      <w:r>
        <w:t xml:space="preserve">。Connecticut伴性矮小鸡的</w:t>
      </w:r>
      <w:r>
        <w:rPr>
          <w:i/>
        </w:rPr>
        <w:t xml:space="preserve">GHR</w:t>
      </w:r>
      <w:r>
        <w:t xml:space="preserve">基因3′端1773 bp缺失则与受体缺陷和矮小表型相关</w:t>
      </w:r>
      <w:r>
        <w:rPr>
          <w:vertAlign w:val="superscript"/>
        </w:rPr>
        <w:t xml:space="preserve">[101]</w:t>
      </w:r>
      <w:r>
        <w:t xml:space="preserve">。在腹脂双向选择鸡系中，13 bp插入缺失位点rs734209466的插入等位型通过转录因子IRF4增强远端</w:t>
      </w:r>
      <w:r>
        <w:rPr>
          <w:i/>
        </w:rPr>
        <w:t xml:space="preserve">IGFBP2</w:t>
      </w:r>
      <w:r>
        <w:t xml:space="preserve">和</w:t>
      </w:r>
      <w:r>
        <w:rPr>
          <w:i/>
        </w:rPr>
        <w:t xml:space="preserve">IGFBP5</w:t>
      </w:r>
      <w:r>
        <w:t xml:space="preserve">的表达，影响前脂肪细胞增殖与分化</w:t>
      </w:r>
      <w:r>
        <w:rPr>
          <w:vertAlign w:val="superscript"/>
        </w:rPr>
        <w:t xml:space="preserve">[102]</w:t>
      </w:r>
      <w:r>
        <w:t xml:space="preserve">。弗吉尼亚长期选择系的研究显示，多个原有遗传变异共同贡献了体重选择响应</w:t>
      </w:r>
      <w:r>
        <w:rPr>
          <w:vertAlign w:val="superscript"/>
        </w:rPr>
        <w:t xml:space="preserve">[103]</w:t>
      </w:r>
      <w:r>
        <w:t xml:space="preserve">。该系列的互交研究还识别出Growth9与另外三个基因座组成的互作网络，其他基因座的促生长效应取决于Growth9的基因型</w:t>
      </w:r>
      <w:r>
        <w:rPr>
          <w:vertAlign w:val="superscript"/>
        </w:rPr>
        <w:t xml:space="preserve">[104]</w:t>
      </w:r>
      <w:r>
        <w:t xml:space="preserve">。另在优质鸡系HQLA与惠阳胡须鸡建立的F₁₆高级互交群体中，多组织分析识别了与生长性状相关的组织特异调控关系</w:t>
      </w:r>
      <w:r>
        <w:rPr>
          <w:vertAlign w:val="superscript"/>
        </w:rPr>
        <w:t xml:space="preserve">[105]</w:t>
      </w:r>
      <w:r>
        <w:t xml:space="preserve">。在斯洛文尼亚Prelux-bro品系34代双向选择中，模型估计高体重系约在6～8代达到总选择响应的一半，低体重系则需20～28代</w:t>
      </w:r>
      <w:r>
        <w:rPr>
          <w:vertAlign w:val="superscript"/>
        </w:rPr>
        <w:t xml:space="preserve">[106]</w:t>
      </w:r>
      <w:r>
        <w:t xml:space="preserve">；中国肉鸡经13代剩余采食量选择，低剩余采食量系在降低采食量和料重比的同时维持了生长表现</w:t>
      </w:r>
      <w:r>
        <w:rPr>
          <w:vertAlign w:val="superscript"/>
        </w:rPr>
        <w:t xml:space="preserve">[107]</w:t>
      </w:r>
      <w:r>
        <w:t xml:space="preserve">。</w:t>
      </w:r>
    </w:p>
    <w:p>
      <w:pPr>
        <w:jc w:val="both"/>
      </w:pPr>
      <w:del w:id="5286" w:author="Kiro" w:date="2026-10-11T00:00:00Z">
        <w:r>
          <w:rPr>
            <w:b/>
          </w:rPr>
          <w:delText xml:space="preserve">繁殖。</w:delText>
        </w:r>
      </w:del>
      <w:del w:id="5287" w:author="Kiro" w:date="2026-10-11T00:00:00Z">
        <w:r>
          <w:delText xml:space="preserve">繁殖改良涉及性成熟、产蛋持续性、孵抱行为和受精能力。相关遗传差异包括光周期反应（</w:delText>
        </w:r>
      </w:del>
      <w:del w:id="5288" w:author="Kiro" w:date="2026-10-11T00:00:00Z">
        <w:r>
          <w:rPr>
            <w:i/>
          </w:rPr>
          <w:delText xml:space="preserve">TSHR</w:delText>
        </w:r>
      </w:del>
      <w:del w:id="5289" w:author="Kiro" w:date="2026-10-11T00:00:00Z">
        <w:r>
          <w:delText xml:space="preserve">）</w:delText>
        </w:r>
      </w:del>
      <w:del w:id="5290" w:author="Kiro" w:date="2026-10-11T00:00:00Z">
        <w:r>
          <w:rPr>
            <w:vertAlign w:val="superscript"/>
          </w:rPr>
          <w:delText xml:space="preserve">[108]</w:delText>
        </w:r>
      </w:del>
      <w:del w:id="5291" w:author="Kiro" w:date="2026-10-11T00:00:00Z">
        <w:r>
          <w:delText xml:space="preserve">、孵抱行为相关基因座</w:delText>
        </w:r>
      </w:del>
      <w:del w:id="5292" w:author="Kiro" w:date="2026-10-11T00:00:00Z">
        <w:r>
          <w:rPr>
            <w:vertAlign w:val="superscript"/>
          </w:rPr>
          <w:delText xml:space="preserve">[109]</w:delText>
        </w:r>
      </w:del>
      <w:del w:id="5293" w:author="Kiro" w:date="2026-10-11T00:00:00Z">
        <w:r>
          <w:delText xml:space="preserve">，以及骨代谢与繁殖性状共享的遗传区域（</w:delText>
        </w:r>
      </w:del>
      <w:del w:id="5294" w:author="Kiro" w:date="2026-10-11T00:00:00Z">
        <w:r>
          <w:rPr>
            <w:i/>
          </w:rPr>
          <w:delText xml:space="preserve">HAO1</w:delText>
        </w:r>
      </w:del>
      <w:del w:id="5295" w:author="Kiro" w:date="2026-10-11T00:00:00Z">
        <w:r>
          <w:delText xml:space="preserve">、</w:delText>
        </w:r>
      </w:del>
      <w:del w:id="5296" w:author="Kiro" w:date="2026-10-11T00:00:00Z">
        <w:r>
          <w:rPr>
            <w:i/>
          </w:rPr>
          <w:delText xml:space="preserve">BMP2</w:delText>
        </w:r>
      </w:del>
      <w:del w:id="5297" w:author="Kiro" w:date="2026-10-11T00:00:00Z">
        <w:r>
          <w:delText xml:space="preserve">附近）</w:delText>
        </w:r>
      </w:del>
      <w:del w:id="5298" w:author="Kiro" w:date="2026-10-11T00:00:00Z">
        <w:r>
          <w:rPr>
            <w:vertAlign w:val="superscript"/>
          </w:rPr>
          <w:delText xml:space="preserve">[110]</w:delText>
        </w:r>
      </w:del>
      <w:del w:id="5299" w:author="Kiro" w:date="2026-10-11T00:00:00Z">
        <w:r>
          <w:delText xml:space="preserve">。在红原鸡与白来航互交群体中，携带家鸡型</w:delText>
        </w:r>
      </w:del>
      <w:del w:id="5300" w:author="Kiro" w:date="2026-10-11T00:00:00Z">
        <w:r>
          <w:rPr>
            <w:i/>
          </w:rPr>
          <w:delText xml:space="preserve">TSHR</w:delText>
        </w:r>
      </w:del>
      <w:del w:id="5301" w:author="Kiro" w:date="2026-10-11T00:00:00Z">
        <w:r>
          <w:delText xml:space="preserve">等位基因（558Arg）的纯合雄鸡对日长缩短的睾丸反应较弱；在白来航与丝羽鸡互交群体中，不孵抱亲本来源的等位基因在不同基因座分别促进或抑制孵抱</w:delText>
        </w:r>
      </w:del>
      <w:del w:id="5302" w:author="Kiro" w:date="2026-10-11T00:00:00Z">
        <w:r>
          <w:rPr>
            <w:vertAlign w:val="superscript"/>
          </w:rPr>
          <w:delText xml:space="preserve">[108,109]</w:delText>
        </w:r>
      </w:del>
      <w:del w:id="5303" w:author="Kiro" w:date="2026-10-11T00:00:00Z">
        <w:r>
          <w:delText xml:space="preserve">。产蛋调控随阶段变化：对1004只鸡全基因组及至700日龄产蛋记录的联合分析，检出了分期产蛋的加性和显性效应</w:delText>
        </w:r>
      </w:del>
      <w:del w:id="5304" w:author="Kiro" w:date="2026-10-11T00:00:00Z">
        <w:r>
          <w:rPr>
            <w:vertAlign w:val="superscript"/>
          </w:rPr>
          <w:delText xml:space="preserve">[111]</w:delText>
        </w:r>
      </w:del>
      <w:del w:id="5305" w:author="Kiro" w:date="2026-10-11T00:00:00Z">
        <w:r>
          <w:delText xml:space="preserve">。另一项研究对商业白洛克母鸡在20、30和58周龄采集的下丘脑、垂体、卵巢及肝脏样本进行分析，显示调控效应具有组织和阶段特异性</w:delText>
        </w:r>
      </w:del>
      <w:del w:id="5306" w:author="Kiro" w:date="2026-10-11T00:00:00Z">
        <w:r>
          <w:rPr>
            <w:vertAlign w:val="superscript"/>
          </w:rPr>
          <w:delText xml:space="preserve">[112]</w:delText>
        </w:r>
      </w:del>
      <w:del w:id="5307" w:author="Kiro" w:date="2026-10-11T00:00:00Z">
        <w:r>
          <w:delText xml:space="preserve">。地方鸡长期选择资料中，开产日龄与产蛋量的遗传相关因品系和代次而异</w:delText>
        </w:r>
      </w:del>
      <w:del w:id="5308" w:author="Kiro" w:date="2026-10-11T00:00:00Z">
        <w:r>
          <w:rPr>
            <w:vertAlign w:val="superscript"/>
          </w:rPr>
          <w:delText xml:space="preserve">[113]</w:delText>
        </w:r>
      </w:del>
      <w:del w:id="5309" w:author="Kiro" w:date="2026-10-11T00:00:00Z">
        <w:r>
          <w:delText xml:space="preserve">；弗吉尼亚鸡54代8周龄体重双向选择中，低体重选择系的性成熟延迟更明显</w:delText>
        </w:r>
      </w:del>
      <w:del w:id="5310" w:author="Kiro" w:date="2026-10-11T00:00:00Z">
        <w:r>
          <w:rPr>
            <w:vertAlign w:val="superscript"/>
          </w:rPr>
          <w:delText xml:space="preserve">[114]</w:delText>
        </w:r>
      </w:del>
      <w:del w:id="5311" w:author="Kiro" w:date="2026-10-11T00:00:00Z">
        <w:r>
          <w:delText xml:space="preserve">。雄鸡的精子运动能力具有遗传基础，并影响雌体储精后的受精效率</w:delText>
        </w:r>
      </w:del>
      <w:del w:id="5312" w:author="Kiro" w:date="2026-10-11T00:00:00Z">
        <w:r>
          <w:rPr>
            <w:vertAlign w:val="superscript"/>
          </w:rPr>
          <w:delText xml:space="preserve">[115]</w:delText>
        </w:r>
      </w:del>
      <w:del w:id="5313" w:author="Kiro" w:date="2026-10-11T00:00:00Z">
        <w:r>
          <w:delText xml:space="preserve">。</w:delText>
        </w:r>
      </w:del>
      <w:ins w:id="5314" w:author="Kiro" w:date="2026-10-11T00:00:00Z">
        <w:r>
          <w:rPr>
            <w:b/>
          </w:rPr>
          <w:t xml:space="preserve">繁殖。</w:t>
        </w:r>
        <w:r>
          <w:t xml:space="preserve">繁殖改良涉及性成熟、产蛋持续性、孵抱行为和受精能力。相关遗传差异包括光周期反应（</w:t>
        </w:r>
        <w:r>
          <w:rPr>
            <w:i/>
          </w:rPr>
          <w:t xml:space="preserve">TSHR</w:t>
        </w:r>
        <w:r>
          <w:t xml:space="preserve">）</w:t>
        </w:r>
        <w:r>
          <w:rPr>
            <w:vertAlign w:val="superscript"/>
          </w:rPr>
          <w:t xml:space="preserve">[108]</w:t>
        </w:r>
        <w:r>
          <w:t xml:space="preserve">、孵抱行为相关基因座</w:t>
        </w:r>
        <w:r>
          <w:rPr>
            <w:vertAlign w:val="superscript"/>
          </w:rPr>
          <w:t xml:space="preserve">[109]</w:t>
        </w:r>
        <w:r>
          <w:t xml:space="preserve">，以及骨代谢与繁殖性状共享的遗传区域（</w:t>
        </w:r>
        <w:r>
          <w:rPr>
            <w:i/>
          </w:rPr>
          <w:t xml:space="preserve">HAO1</w:t>
        </w:r>
        <w:r>
          <w:t xml:space="preserve">、</w:t>
        </w:r>
        <w:r>
          <w:rPr>
            <w:i/>
          </w:rPr>
          <w:t xml:space="preserve">BMP2</w:t>
        </w:r>
        <w:r>
          <w:t xml:space="preserve">附近）</w:t>
        </w:r>
        <w:r>
          <w:rPr>
            <w:vertAlign w:val="superscript"/>
          </w:rPr>
          <w:t xml:space="preserve">[110]</w:t>
        </w:r>
        <w:r>
          <w:t xml:space="preserve">。在红原鸡与白来航互交群体中，携带</w:t>
        </w:r>
        <w:r>
          <w:rPr>
            <w:i/>
          </w:rPr>
          <w:t xml:space="preserve">TSHR</w:t>
        </w:r>
        <w:r>
          <w:t xml:space="preserve"> 558Arg等位基因的纯合雄鸡对日长缩短的睾丸反应较弱；在白来航与丝羽鸡互交群体中，不孵抱亲本来源的等位基因在不同基因座分别促进或抑制孵抱</w:t>
        </w:r>
        <w:r>
          <w:rPr>
            <w:vertAlign w:val="superscript"/>
          </w:rPr>
          <w:t xml:space="preserve">[108,109]</w:t>
        </w:r>
        <w:r>
          <w:t xml:space="preserve">。产蛋调控随阶段变化：对1004只鸡全基因组及至700日龄产蛋记录的联合分析，检出了分期产蛋的加性和显性效应</w:t>
        </w:r>
        <w:r>
          <w:rPr>
            <w:vertAlign w:val="superscript"/>
          </w:rPr>
          <w:t xml:space="preserve">[111]</w:t>
        </w:r>
        <w:r>
          <w:t xml:space="preserve">。另一项研究对商业白洛克母鸡在20、30和58周龄采集的下丘脑、垂体、卵巢及肝脏样本进行分析，显示调控效应具有组织和阶段特异性</w:t>
        </w:r>
        <w:r>
          <w:rPr>
            <w:vertAlign w:val="superscript"/>
          </w:rPr>
          <w:t xml:space="preserve">[112]</w:t>
        </w:r>
        <w:r>
          <w:t xml:space="preserve">。地方鸡长期选择资料中，开产日龄与产蛋量的遗传相关因品系和代次而异</w:t>
        </w:r>
        <w:r>
          <w:rPr>
            <w:vertAlign w:val="superscript"/>
          </w:rPr>
          <w:t xml:space="preserve">[113]</w:t>
        </w:r>
        <w:r>
          <w:t xml:space="preserve">；弗吉尼亚鸡54代8周龄体重双向选择中，低体重选择系的性成熟延迟更明显</w:t>
        </w:r>
        <w:r>
          <w:rPr>
            <w:vertAlign w:val="superscript"/>
          </w:rPr>
          <w:t xml:space="preserve">[114]</w:t>
        </w:r>
        <w:r>
          <w:t xml:space="preserve">。雄鸡的精子运动能力具有遗传基础，并影响雌体储精后的受精效率</w:t>
        </w:r>
        <w:r>
          <w:rPr>
            <w:vertAlign w:val="superscript"/>
          </w:rPr>
          <w:t xml:space="preserve">[115]</w:t>
        </w:r>
        <w:r>
          <w:t xml:space="preserve">。</w:t>
        </w:r>
      </w:ins>
    </w:p>
    <w:p>
      <w:pPr>
        <w:jc w:val="both"/>
      </w:pPr>
      <w:r>
        <w:rPr>
          <w:b/>
        </w:rPr>
        <w:t xml:space="preserve">外形与观赏性状。</w:t>
      </w:r>
      <w:r>
        <w:t xml:space="preserve">家鸡在羽色、羽型、皮肤色素及头部和四肢外形上形成了丰富的品种差异。这些性状涉及羽色和羽内图案（</w:t>
      </w:r>
      <w:r>
        <w:rPr>
          <w:i/>
        </w:rPr>
        <w:t xml:space="preserve">MC1R</w:t>
      </w:r>
      <w:r>
        <w:t xml:space="preserve">、</w:t>
      </w:r>
      <w:r>
        <w:rPr>
          <w:i/>
        </w:rPr>
        <w:t xml:space="preserve">GJA5</w:t>
      </w:r>
      <w:r>
        <w:t xml:space="preserve">）</w:t>
      </w:r>
      <w:r>
        <w:rPr>
          <w:vertAlign w:val="superscript"/>
        </w:rPr>
        <w:t xml:space="preserve">[116,117]</w:t>
      </w:r>
      <w:r>
        <w:t xml:space="preserve">，真皮与结缔组织黑色素沉着（</w:t>
      </w:r>
      <w:r>
        <w:rPr>
          <w:i/>
        </w:rPr>
        <w:t xml:space="preserve">EDN3</w:t>
      </w:r>
      <w:r>
        <w:t xml:space="preserve">）</w:t>
      </w:r>
      <w:r>
        <w:rPr>
          <w:vertAlign w:val="superscript"/>
        </w:rPr>
        <w:t xml:space="preserve">[118]</w:t>
      </w:r>
      <w:r>
        <w:t xml:space="preserve">，羽毛结构（</w:t>
      </w:r>
      <w:r>
        <w:rPr>
          <w:i/>
        </w:rPr>
        <w:t xml:space="preserve">PDSS2</w:t>
      </w:r>
      <w:r>
        <w:t xml:space="preserve">及角蛋白相关基因）</w:t>
      </w:r>
      <w:r>
        <w:rPr>
          <w:vertAlign w:val="superscript"/>
        </w:rPr>
        <w:t xml:space="preserve">[119,120,121]</w:t>
      </w:r>
      <w:r>
        <w:t xml:space="preserve">，局部羽毛分布（</w:t>
      </w:r>
      <w:r>
        <w:rPr>
          <w:i/>
        </w:rPr>
        <w:t xml:space="preserve">HOXC10</w:t>
      </w:r>
      <w:r>
        <w:t xml:space="preserve">、</w:t>
      </w:r>
      <w:r>
        <w:rPr>
          <w:i/>
        </w:rPr>
        <w:t xml:space="preserve">TBX5</w:t>
      </w:r>
      <w:r>
        <w:t xml:space="preserve">、</w:t>
      </w:r>
      <w:r>
        <w:rPr>
          <w:i/>
        </w:rPr>
        <w:t xml:space="preserve">PITX1</w:t>
      </w:r>
      <w:r>
        <w:t xml:space="preserve">）</w:t>
      </w:r>
      <w:r>
        <w:rPr>
          <w:vertAlign w:val="superscript"/>
        </w:rPr>
        <w:t xml:space="preserve">[122,123]</w:t>
      </w:r>
      <w:r>
        <w:t xml:space="preserve">，以及鸡冠发育（</w:t>
      </w:r>
      <w:r>
        <w:rPr>
          <w:i/>
        </w:rPr>
        <w:t xml:space="preserve">SOX5</w:t>
      </w:r>
      <w:r>
        <w:t xml:space="preserve">、</w:t>
      </w:r>
      <w:r>
        <w:rPr>
          <w:i/>
        </w:rPr>
        <w:t xml:space="preserve">MNR2</w:t>
      </w:r>
      <w:r>
        <w:t xml:space="preserve">）</w:t>
      </w:r>
      <w:r>
        <w:rPr>
          <w:vertAlign w:val="superscript"/>
        </w:rPr>
        <w:t xml:space="preserve">[124,125]</w:t>
      </w:r>
      <w:r>
        <w:t xml:space="preserve">。不同氨基酸替换的组合对</w:t>
      </w:r>
      <w:r>
        <w:rPr>
          <w:i/>
        </w:rPr>
        <w:t xml:space="preserve">MC1R</w:t>
      </w:r>
      <w:r>
        <w:t xml:space="preserve">信号产生增强或抑制作用，</w:t>
      </w:r>
      <w:r>
        <w:rPr>
          <w:i/>
        </w:rPr>
        <w:t xml:space="preserve">PDSS2</w:t>
      </w:r>
      <w:r>
        <w:t xml:space="preserve">调控变异降低其表达，</w:t>
      </w:r>
      <w:r>
        <w:rPr>
          <w:i/>
        </w:rPr>
        <w:t xml:space="preserve">HOXC10</w:t>
      </w:r>
      <w:r>
        <w:t xml:space="preserve">内含子的195 bp重复与头部</w:t>
      </w:r>
      <w:r>
        <w:rPr>
          <w:i/>
        </w:rPr>
        <w:t xml:space="preserve">HOXC</w:t>
      </w:r>
      <w:r>
        <w:t xml:space="preserve">基因簇异位表达及羽冠形成相关</w:t>
      </w:r>
      <w:r>
        <w:rPr>
          <w:vertAlign w:val="superscript"/>
        </w:rPr>
        <w:t xml:space="preserve">[116,119,122]</w:t>
      </w:r>
      <w:r>
        <w:t xml:space="preserve">。卷羽的遗传基础存在品种差异：早期研究鉴定了</w:t>
      </w:r>
      <w:r>
        <w:rPr>
          <w:i/>
        </w:rPr>
        <w:t xml:space="preserve">KRT6A</w:t>
      </w:r>
      <w:r>
        <w:t xml:space="preserve">（原文称</w:t>
      </w:r>
      <w:r>
        <w:rPr>
          <w:i/>
        </w:rPr>
        <w:t xml:space="preserve">KRT75</w:t>
      </w:r>
      <w:r>
        <w:t xml:space="preserve">）变异，麒麟鸡卷羽则与</w:t>
      </w:r>
      <w:r>
        <w:rPr>
          <w:i/>
        </w:rPr>
        <w:t xml:space="preserve">KRT75L4</w:t>
      </w:r>
      <w:r>
        <w:t xml:space="preserve">的15 bp缺失相关</w:t>
      </w:r>
      <w:r>
        <w:rPr>
          <w:vertAlign w:val="superscript"/>
        </w:rPr>
        <w:t xml:space="preserve">[120,121]</w:t>
      </w:r>
      <w:r>
        <w:t xml:space="preserve">。44个品种的517只纤维黑色素沉着鸡共享</w:t>
      </w:r>
      <w:r>
        <w:rPr>
          <w:i/>
        </w:rPr>
        <w:t xml:space="preserve">EDN3</w:t>
      </w:r>
      <w:r>
        <w:t xml:space="preserve">区域的复杂重排</w:t>
      </w:r>
      <w:r>
        <w:rPr>
          <w:vertAlign w:val="superscript"/>
        </w:rPr>
        <w:t xml:space="preserve">[118,126]</w:t>
      </w:r>
      <w:r>
        <w:t xml:space="preserve">。玫瑰冠R1等位型的结构重排改变鸡冠形态，并与R1纯合雄鸡精子运动能力下降相关</w:t>
      </w:r>
      <w:r>
        <w:rPr>
          <w:vertAlign w:val="superscript"/>
        </w:rPr>
        <w:t xml:space="preserve">[125]</w:t>
      </w:r>
      <w:r>
        <w:t xml:space="preserve">。</w:t>
      </w:r>
    </w:p>
    <w:p>
      <w:pPr>
        <w:jc w:val="both"/>
      </w:pPr>
      <w:r>
        <w:rPr>
          <w:b/>
        </w:rPr>
        <w:t xml:space="preserve">斗鸡。</w:t>
      </w:r>
      <w:r>
        <w:t xml:space="preserve">斗鸡选育涉及体格与同类争斗行为。体型校正后的比较显示，日本军鸡和泰国斗鸡的臀部肌肉较发达，与其直立体态有关</w:t>
      </w:r>
      <w:r>
        <w:rPr>
          <w:vertAlign w:val="superscript"/>
        </w:rPr>
        <w:t xml:space="preserve">[127]</w:t>
      </w:r>
      <w:r>
        <w:t xml:space="preserve">。全球斗鸡与非斗鸡的比较在</w:t>
      </w:r>
      <w:r>
        <w:rPr>
          <w:i/>
        </w:rPr>
        <w:t xml:space="preserve">ISPD</w:t>
      </w:r>
      <w:r>
        <w:t xml:space="preserve">区域检出选择信号，相关内含子变异在两类鸡群中的频率不同</w:t>
      </w:r>
      <w:r>
        <w:rPr>
          <w:vertAlign w:val="superscript"/>
        </w:rPr>
        <w:t xml:space="preserve">[128]</w:t>
      </w:r>
      <w:r>
        <w:t xml:space="preserve">；鸡群关联与成肌细胞实验将该基因另一编码变异与肌纤维肥大及稳定性联系起来</w:t>
      </w:r>
      <w:r>
        <w:rPr>
          <w:vertAlign w:val="superscript"/>
        </w:rPr>
        <w:t xml:space="preserve">[129]</w:t>
      </w:r>
      <w:r>
        <w:t xml:space="preserve">。争斗方式涉及神经发育和运动调控：大军鸡的进攻型与防御型亚群开始争斗所需的时间相近，却分别表现出较多踢击或缠颈行为。群体基因组筛查检出</w:t>
      </w:r>
      <w:r>
        <w:rPr>
          <w:i/>
        </w:rPr>
        <w:t xml:space="preserve">FOXP1</w:t>
      </w:r>
      <w:r>
        <w:t xml:space="preserve">等神经发育候选基因，</w:t>
      </w:r>
      <w:r>
        <w:rPr>
          <w:i/>
        </w:rPr>
        <w:t xml:space="preserve">PPP1R1B</w:t>
      </w:r>
      <w:r>
        <w:t xml:space="preserve">差异表达和行为药理实验支持多巴胺调节的运动通路参与争斗策略差异</w:t>
      </w:r>
      <w:r>
        <w:rPr>
          <w:vertAlign w:val="superscript"/>
        </w:rPr>
        <w:t xml:space="preserve">[130]</w:t>
      </w:r>
      <w:r>
        <w:t xml:space="preserve">。不同地区斗鸡存在遗传分化，其基因组还保留了与其他家鸡及野生原鸡交流的信号</w:t>
      </w:r>
      <w:r>
        <w:rPr>
          <w:vertAlign w:val="superscript"/>
        </w:rPr>
        <w:t xml:space="preserve">[25]</w:t>
      </w:r>
      <w:r>
        <w:t xml:space="preserve">。</w:t>
      </w:r>
    </w:p>
    <w:p>
      <w:pPr>
        <w:pStyle w:val="Heading1"/>
      </w:pPr>
      <w:r>
        <w:t xml:space="preserve">7 基因交流</w:t>
      </w:r>
    </w:p>
    <w:p>
      <w:pPr>
        <w:pStyle w:val="Heading2"/>
      </w:pPr>
      <w:r>
        <w:t xml:space="preserve">7.1 家鸡与原鸡的基因交流</w:t>
      </w:r>
    </w:p>
    <w:p>
      <w:pPr>
        <w:jc w:val="both"/>
      </w:pPr>
      <w:r>
        <w:t xml:space="preserve">其他原鸡物种对家鸡的局部遗传贡献及相关功能证据已在第3.3节讨论。家鸡传播到不同地区后，还与当地红原鸡发生了基因交流。越南地方鸡的微卫星研究和涵盖863个基因组的跨地区分析，均支持当地红原鸡在驯化后向家鸡输入遗传成分</w:t>
      </w:r>
      <w:r>
        <w:rPr>
          <w:vertAlign w:val="superscript"/>
        </w:rPr>
        <w:t xml:space="preserve">[18,131]</w:t>
      </w:r>
      <w:r>
        <w:t xml:space="preserve">。</w:t>
      </w:r>
      <w:r>
        <w:t>红原鸡、地方与传统家鸡及商业鸡之间的主要遗传联系见图3。</w:t>
      </w:r>
    </w:p>
    <w:p>
      <w:pPr>
        <w:jc w:val="both"/>
      </w:pPr>
      <w:del w:id="5315" w:author="Kiro" w:date="2026-10-11T00:00:00Z">
        <w:r>
          <w:delText xml:space="preserve">家鸡向原鸡的反向输入也改变了野生群体的遗传组成。印度的核标记研究和新加坡的基因组分析均检出家鸡向红原鸡的渗入，个体间的渗入程度不同</w:delText>
        </w:r>
      </w:del>
      <w:del w:id="5316" w:author="Kiro" w:date="2026-10-11T00:00:00Z">
        <w:r>
          <w:rPr>
            <w:vertAlign w:val="superscript"/>
          </w:rPr>
          <w:delText xml:space="preserve">[20,132]</w:delText>
        </w:r>
      </w:del>
      <w:del w:id="5317" w:author="Kiro" w:date="2026-10-11T00:00:00Z">
        <w:r>
          <w:delText xml:space="preserve">。以历史标本为参照，51只家鸡与63只原鸡的基因组比较显示，近百年来家鸡输入增加；其中部分现代红原鸡的全局家鸡祖源估计约占20%—50%</w:delText>
        </w:r>
      </w:del>
      <w:del w:id="5318" w:author="Kiro" w:date="2026-10-11T00:00:00Z">
        <w:r>
          <w:rPr>
            <w:vertAlign w:val="superscript"/>
          </w:rPr>
          <w:delText xml:space="preserve">[19]</w:delText>
        </w:r>
      </w:del>
      <w:del w:id="5319" w:author="Kiro" w:date="2026-10-11T00:00:00Z">
        <w:r>
          <w:delText xml:space="preserve">。30个核内含子的分析还支持家鸡向绿原鸡的输入</w:delText>
        </w:r>
      </w:del>
      <w:del w:id="5320" w:author="Kiro" w:date="2026-10-11T00:00:00Z">
        <w:r>
          <w:rPr>
            <w:vertAlign w:val="superscript"/>
          </w:rPr>
          <w:delText xml:space="preserve">[15]</w:delText>
        </w:r>
      </w:del>
      <w:del w:id="5321" w:author="Kiro" w:date="2026-10-11T00:00:00Z">
        <w:r>
          <w:delText xml:space="preserve">。</w:delText>
        </w:r>
      </w:del>
      <w:ins w:id="5322" w:author="Kiro" w:date="2026-10-11T00:00:00Z">
        <w:r>
          <w:t xml:space="preserve">家鸡向原鸡的反向输入也改变了野生群体的遗传组成。印度的核标记研究和新加坡的基因组分析均检出家鸡向红原鸡的渗入，个体间的渗入程度不同</w:t>
        </w:r>
        <w:r>
          <w:rPr>
            <w:vertAlign w:val="superscript"/>
          </w:rPr>
          <w:t xml:space="preserve">[20,132]</w:t>
        </w:r>
        <w:r>
          <w:t xml:space="preserve">。以历史标本为参照，51只家鸡与63只原鸡的基因组比较显示，近百年来家鸡输入增加；其中部分现代红原鸡的全局家鸡祖源估计约占20%～50%</w:t>
        </w:r>
        <w:r>
          <w:rPr>
            <w:vertAlign w:val="superscript"/>
          </w:rPr>
          <w:t xml:space="preserve">[19]</w:t>
        </w:r>
        <w:r>
          <w:t xml:space="preserve">。30个核内含子的分析还支持家鸡向绿原鸡的输入</w:t>
        </w:r>
        <w:r>
          <w:rPr>
            <w:vertAlign w:val="superscript"/>
          </w:rPr>
          <w:t xml:space="preserve">[15]</w:t>
        </w:r>
        <w:r>
          <w:t xml:space="preserve">。</w:t>
        </w:r>
      </w:ins>
    </w:p>
    <w:p>
      <w:pPr>
        <w:jc w:val="both"/>
      </w:pPr>
      <w:r>
        <w:t xml:space="preserve">原鸡属的系统基因组研究提示，一些种间交流早于家鸡驯化</w:t>
      </w:r>
      <w:r>
        <w:rPr>
          <w:vertAlign w:val="superscript"/>
        </w:rPr>
        <w:t xml:space="preserve">[133]</w:t>
      </w:r>
      <w:r>
        <w:t xml:space="preserve">。圈养与野外样本也存在差别：所研究的圈养灰原鸡常染色体基因组中约10%的成分来自</w:t>
      </w:r>
      <w:r>
        <w:rPr>
          <w:i/>
        </w:rPr>
        <w:t xml:space="preserve">G. gallus</w:t>
      </w:r>
      <w:r>
        <w:t xml:space="preserve">，同一研究的两只野生灰原鸡未检出相应信号</w:t>
      </w:r>
      <w:r>
        <w:rPr>
          <w:vertAlign w:val="superscript"/>
        </w:rPr>
        <w:t xml:space="preserve">[134]</w:t>
      </w:r>
      <w:r>
        <w:t xml:space="preserve">。杂交回交实验还发现，保留家鸡来源的遗传成分的后代仍可呈现典型原鸡外观</w:t>
      </w:r>
      <w:r>
        <w:rPr>
          <w:vertAlign w:val="superscript"/>
        </w:rPr>
        <w:t xml:space="preserve">[135]</w:t>
      </w:r>
      <w:r>
        <w:t xml:space="preserve">。</w:t>
      </w:r>
    </w:p>
    <w:p>
      <w:pPr>
        <w:jc w:val="both"/>
      </w:pPr>
      <w:r>
        <w:t xml:space="preserve">现代原鸡研究中的家鸡参照已包括具体商业品系。新加坡研究采用了Bovan褐壳和白壳蛋鸡，历史标本研究仅使用商业鸡作为家鸡参照时，仍检出家鸡输入趋势</w:t>
      </w:r>
      <w:r>
        <w:rPr>
          <w:vertAlign w:val="superscript"/>
        </w:rPr>
        <w:t xml:space="preserve">[19,132]</w:t>
      </w:r>
      <w:r>
        <w:t xml:space="preserve">。菲律宾原鸡与商业鸡共享线粒体单倍型，显示了两者的母系联系</w:t>
      </w:r>
      <w:r>
        <w:rPr>
          <w:vertAlign w:val="superscript"/>
        </w:rPr>
        <w:t xml:space="preserve">[136]</w:t>
      </w:r>
      <w:r>
        <w:t xml:space="preserve">。迁移模型还检出上海新杨蛋鸡指向红原鸡参照群体，以及日本圈养红原鸡指向白来航的迁移边</w:t>
      </w:r>
      <w:r>
        <w:rPr>
          <w:vertAlign w:val="superscript"/>
        </w:rPr>
        <w:t xml:space="preserve">[137,138]</w:t>
      </w:r>
      <w:r>
        <w:t xml:space="preserve">。这些研究尚未确定输入原生野生原鸡的具体商业供体与传播路径。</w:t>
      </w:r>
    </w:p>
    <w:p>
      <w:pPr>
        <w:pStyle w:val="Heading2"/>
      </w:pPr>
      <w:r>
        <w:t xml:space="preserve">7.2 商业种源与地方群体的交流</w:t>
      </w:r>
    </w:p>
    <w:p>
      <w:pPr>
        <w:jc w:val="both"/>
      </w:pPr>
      <w:del w:id="5323" w:author="Kiro" w:date="2026-10-11T00:00:00Z">
        <w:r>
          <w:delText xml:space="preserve">地方和传统品种参与商业鸡的育成，商业种源又向地方群体输入遗传成分。线粒体研究显示，东亚鸡曾多次参与荷兰传统品种及西方商业鸡的母系构成；涵盖636个基因组、43个群体的分析进一步表明，亚洲重型品种是现代肉鸡的重要祖源</w:delText>
        </w:r>
      </w:del>
      <w:del w:id="5324" w:author="Kiro" w:date="2026-10-11T00:00:00Z">
        <w:r>
          <w:rPr>
            <w:vertAlign w:val="superscript"/>
          </w:rPr>
          <w:delText xml:space="preserve">[139,140]</w:delText>
        </w:r>
      </w:del>
      <w:del w:id="5325" w:author="Kiro" w:date="2026-10-11T00:00:00Z">
        <w:r>
          <w:delText xml:space="preserve">。迁移模型支持中国斗鸡向商业洛岛红鸡、沙栏鸡向商业麻黄鸡，以及商业小白鸡向阳山鸡和惠阳胡须鸡的基因交流</w:delText>
        </w:r>
      </w:del>
      <w:del w:id="5326" w:author="Kiro" w:date="2026-10-11T00:00:00Z">
        <w:r>
          <w:rPr>
            <w:vertAlign w:val="superscript"/>
          </w:rPr>
          <w:delText xml:space="preserve">[141,142]</w:delText>
        </w:r>
      </w:del>
      <w:del w:id="5327" w:author="Kiro" w:date="2026-10-11T00:00:00Z">
        <w:r>
          <w:delText xml:space="preserve">。华南微卫星研究较早检出了商业鸡与地方鸡的混合信号</w:delText>
        </w:r>
      </w:del>
      <w:del w:id="5328" w:author="Kiro" w:date="2026-10-11T00:00:00Z">
        <w:r>
          <w:rPr>
            <w:vertAlign w:val="superscript"/>
          </w:rPr>
          <w:delText xml:space="preserve">[143]</w:delText>
        </w:r>
      </w:del>
      <w:del w:id="5329" w:author="Kiro" w:date="2026-10-11T00:00:00Z">
        <w:r>
          <w:delText xml:space="preserve">。随后，针对1187只鸡的基因组芯片分析以白洛克肉鸡为参照，在八个中国地方品种中识别出商业相关的候选渗入区段</w:delText>
        </w:r>
      </w:del>
      <w:del w:id="5330" w:author="Kiro" w:date="2026-10-11T00:00:00Z">
        <w:r>
          <w:rPr>
            <w:vertAlign w:val="superscript"/>
          </w:rPr>
          <w:delText xml:space="preserve">[21]</w:delText>
        </w:r>
      </w:del>
      <w:del w:id="5331" w:author="Kiro" w:date="2026-10-11T00:00:00Z">
        <w:r>
          <w:delText xml:space="preserve">。商业成分的输入也见于其他地方群体：部分藏鸡带有白来航相关成分，贵州部分地方品种显示上海新杨蛋鸡相关输入，江西部分品种则检出欧洲商业鸡混合信号</w:delText>
        </w:r>
      </w:del>
      <w:del w:id="5332" w:author="Kiro" w:date="2026-10-11T00:00:00Z">
        <w:r>
          <w:rPr>
            <w:vertAlign w:val="superscript"/>
          </w:rPr>
          <w:delText xml:space="preserve">[137,144,145]</w:delText>
        </w:r>
      </w:del>
      <w:del w:id="5333" w:author="Kiro" w:date="2026-10-11T00:00:00Z">
        <w:r>
          <w:delText xml:space="preserve">。</w:delText>
        </w:r>
      </w:del>
      <w:ins w:id="5334" w:author="Kiro" w:date="2026-10-11T00:00:00Z">
        <w:r>
          <w:t xml:space="preserve">地方和传统品种参与了商业鸡的育成，商业种源又向地方群体输入遗传成分。线粒体研究显示，东亚鸡曾多次参与荷兰传统品种及西方商业鸡的母系构成；涵盖636个基因组、43个群体的分析进一步表明，亚洲重型品种是现代肉鸡的重要祖源</w:t>
        </w:r>
        <w:r>
          <w:rPr>
            <w:vertAlign w:val="superscript"/>
          </w:rPr>
          <w:t xml:space="preserve">[139,140]</w:t>
        </w:r>
        <w:r>
          <w:t xml:space="preserve">。迁移模型支持中国斗鸡向商业洛岛红鸡、沙栏鸡向商业麻黄鸡，以及商业小白鸡向阳山鸡和惠阳胡须鸡的基因交流</w:t>
        </w:r>
        <w:r>
          <w:rPr>
            <w:vertAlign w:val="superscript"/>
          </w:rPr>
          <w:t xml:space="preserve">[141,142]</w:t>
        </w:r>
        <w:r>
          <w:t xml:space="preserve">。华南的微卫星研究较早检出了商业鸡与地方鸡的混合信号</w:t>
        </w:r>
        <w:r>
          <w:rPr>
            <w:vertAlign w:val="superscript"/>
          </w:rPr>
          <w:t xml:space="preserve">[143]</w:t>
        </w:r>
        <w:r>
          <w:t xml:space="preserve">。随后，针对1187只鸡的基因组芯片分析以白洛克肉鸡为参照，在8个中国地方品种中识别出商业相关的候选渗入区段</w:t>
        </w:r>
        <w:r>
          <w:rPr>
            <w:vertAlign w:val="superscript"/>
          </w:rPr>
          <w:t xml:space="preserve">[21]</w:t>
        </w:r>
        <w:r>
          <w:t xml:space="preserve">。商业成分的输入也见于其他地方群体：部分藏鸡带有白来航相关成分，贵州部分地方品种显示上海新杨蛋鸡相关输入，江西部分品种则检出欧洲商业鸡的混合信号</w:t>
        </w:r>
        <w:r>
          <w:rPr>
            <w:vertAlign w:val="superscript"/>
          </w:rPr>
          <w:t xml:space="preserve">[137,144,145]</w:t>
        </w:r>
        <w:r>
          <w:t xml:space="preserve">。</w:t>
        </w:r>
      </w:ins>
    </w:p>
    <w:p>
      <w:pPr>
        <w:jc w:val="both"/>
      </w:pPr>
      <w:r>
        <w:t xml:space="preserve">商业输入还表现出区段和地域差异。白羽文昌鸡的局部单倍型和结构变异支持白羽蛋鸡成分的输入，拜城油鸡也检出白来航相关候选渗入区段</w:t>
      </w:r>
      <w:r>
        <w:rPr>
          <w:vertAlign w:val="superscript"/>
        </w:rPr>
        <w:t xml:space="preserve">[146,147]</w:t>
      </w:r>
      <w:r>
        <w:t xml:space="preserve">。摩洛哥、喀麦隆和阿尔及利亚的部分地方群体存在商业相关基因交流，贝宁、加纳和科特迪瓦受检群体中的影响则有限</w:t>
      </w:r>
      <w:r>
        <w:rPr>
          <w:vertAlign w:val="superscript"/>
        </w:rPr>
        <w:t xml:space="preserve">[148,149]</w:t>
      </w:r>
      <w:r>
        <w:t xml:space="preserve">。东非657只村落鸡中，仅少数个体具有较高的商业簇归属，商业输入不足以解释该区域主要的遗传结构</w:t>
      </w:r>
      <w:r>
        <w:rPr>
          <w:vertAlign w:val="superscript"/>
        </w:rPr>
        <w:t xml:space="preserve">[150]</w:t>
      </w:r>
      <w:r>
        <w:t xml:space="preserve">。卢旺达部分地方鸡表现出与SASSO的混合特征，南美多个地方群体则带有现代蛋鸡相关祖源</w:t>
      </w:r>
      <w:r>
        <w:rPr>
          <w:vertAlign w:val="superscript"/>
        </w:rPr>
        <w:t xml:space="preserve">[151,152]</w:t>
      </w:r>
      <w:r>
        <w:t xml:space="preserve">。商业选育留下的变异可能随渗入进入地方群体，干扰耐寒等适应信号的识别</w:t>
      </w:r>
      <w:r>
        <w:rPr>
          <w:vertAlign w:val="superscript"/>
        </w:rPr>
        <w:t xml:space="preserve">[153]</w:t>
      </w:r>
      <w:r>
        <w:t xml:space="preserve">。</w:t>
      </w:r>
    </w:p>
    <w:p>
      <w:pPr>
        <w:keepNext/>
        <w:spacing w:before="120" w:after="60"/>
        <w:ind w:firstLine="0"/>
        <w:jc w:val="center"/>
      </w:pPr>
      <w:r>
        <w:drawing>
          <wp:inline xmlns:a="http://schemas.openxmlformats.org/drawingml/2006/main" xmlns:pic="http://schemas.openxmlformats.org/drawingml/2006/picture">
            <wp:extent cx="5760000" cy="5760000"/>
            <wp:docPr id="3" name="Picture 3" descr="图3 红原鸡、地方与传统家鸡和商业鸡之间的基因交流示意"/>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760000" cy="576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 xml:space="preserve">图3 红原鸡、地方与传统家鸡和商业鸡之间的基因交流示意</w:t>
      </w:r>
    </w:p>
    <w:p>
      <w:pPr>
        <w:keepNext w:val="0"/>
        <w:spacing w:before="0" w:after="100" w:line="276" w:lineRule="auto"/>
        <w:ind w:firstLine="0" w:left="0" w:right="0"/>
      </w:pPr>
      <w:del w:id="5335" w:author="Kiro" w:date="2026-10-11T00:00:00Z">
        <w:r>
          <w:rPr>
            <w:rFonts w:ascii="Times New Roman" w:hAnsi="Times New Roman" w:eastAsia="宋体"/>
            <w:b w:val="0"/>
            <w:i w:val="0"/>
            <w:color w:val="000000"/>
            <w:sz w:val="20"/>
          </w:rPr>
          <w:delText xml:space="preserve">红色、棕色和蓝色箭头分别表示红原鸡、地方与传统家鸡、商业鸡的遗传成分输出，箭头由输出群体指向接受群体。实线概括群体遗传与历史证据支持的祖源联系和后续渗入</w:delText>
        </w:r>
      </w:del>
      <w:del w:id="5336" w:author="Kiro" w:date="2026-10-11T00:00:00Z">
        <w:r>
          <w:rPr>
            <w:rFonts w:ascii="Times New Roman" w:hAnsi="Times New Roman" w:eastAsia="宋体"/>
            <w:b w:val="0"/>
            <w:i w:val="0"/>
            <w:color w:val="000000"/>
            <w:sz w:val="20"/>
            <w:vertAlign w:val="superscript"/>
          </w:rPr>
          <w:delText xml:space="preserve">[18,19,21,131,139,140,142]</w:delText>
        </w:r>
      </w:del>
      <w:del w:id="5337" w:author="Kiro" w:date="2026-10-11T00:00:00Z">
        <w:r>
          <w:rPr>
            <w:rFonts w:ascii="Times New Roman" w:hAnsi="Times New Roman" w:eastAsia="宋体"/>
            <w:b w:val="0"/>
            <w:i w:val="0"/>
            <w:color w:val="000000"/>
            <w:sz w:val="20"/>
          </w:rPr>
          <w:delText xml:space="preserve">；虚线概括模型推断或假说，包括以参照或圈养红原鸡为对象的商业相关联系</w:delText>
        </w:r>
      </w:del>
      <w:del w:id="5338" w:author="Kiro" w:date="2026-10-11T00:00:00Z">
        <w:r>
          <w:rPr>
            <w:rFonts w:ascii="Times New Roman" w:hAnsi="Times New Roman" w:eastAsia="宋体"/>
            <w:b w:val="0"/>
            <w:i w:val="0"/>
            <w:color w:val="000000"/>
            <w:sz w:val="20"/>
            <w:vertAlign w:val="superscript"/>
          </w:rPr>
          <w:delText xml:space="preserve">[137,138]</w:delText>
        </w:r>
      </w:del>
      <w:del w:id="5339" w:author="Kiro" w:date="2026-10-11T00:00:00Z">
        <w:r>
          <w:rPr>
            <w:rFonts w:ascii="Times New Roman" w:hAnsi="Times New Roman" w:eastAsia="宋体"/>
            <w:b w:val="0"/>
            <w:i w:val="0"/>
            <w:color w:val="000000"/>
            <w:sz w:val="20"/>
          </w:rPr>
          <w:delText xml:space="preserve">。图中的直接渗入和育种利用仍保留可能性表述，传播和逸生标注概括潜在接触情境。商业鸡属于家鸡，在图中按用途单列；鸡图表示类别，箭头宽度不表示交流量。</w:delText>
        </w:r>
      </w:del>
      <w:ins w:id="5340" w:author="Kiro" w:date="2026-10-11T00:00:00Z">
        <w:r>
          <w:t xml:space="preserve">红色、棕色和蓝色箭头分别表示红原鸡、地方与传统家鸡、商业鸡的遗传成分输出，箭头由输出群体指向接受群体。实线概括群体遗传与历史证据支持的祖源联系和后续渗入</w:t>
        </w:r>
        <w:r>
          <w:rPr>
            <w:vertAlign w:val="superscript"/>
          </w:rPr>
          <w:t xml:space="preserve">[18,19,21,131,139,140,142]</w:t>
        </w:r>
        <w:r>
          <w:t xml:space="preserve">；虚线概括模型推断或假说，包括以参照红原鸡或圈养红原鸡为对象的商业相关联系</w:t>
        </w:r>
        <w:r>
          <w:rPr>
            <w:vertAlign w:val="superscript"/>
          </w:rPr>
          <w:t xml:space="preserve">[137,138]</w:t>
        </w:r>
        <w:r>
          <w:t xml:space="preserve">。图中有关直接渗入和育种利用的标注为可能性表述；“传播”和“逸生”标注表示潜在的接触情境。商业鸡属于家鸡，图中按用途单列；鸡的图标只表示群体类别，箭头宽度不表示交流量。</w:t>
        </w:r>
      </w:ins>
    </w:p>
    <w:p>
      <w:pPr>
        <w:pStyle w:val="Heading2"/>
      </w:pPr>
      <w:r>
        <w:t xml:space="preserve">7.3 逸生群体的混合与选择</w:t>
      </w:r>
    </w:p>
    <w:p>
      <w:pPr>
        <w:jc w:val="both"/>
      </w:pPr>
      <w:r>
        <w:t xml:space="preserve">考艾岛逸生鸡的线粒体、核基因组单核苷酸多态性（SNP）及表型资料共同支持早期波利尼西亚引入谱系与近代家鸡的混合；单倍型分析显示，其家鸡来源的遗传成分与白来航蛋鸡的联系比所比较的肉鸡更密切</w:t>
      </w:r>
      <w:r>
        <w:rPr>
          <w:vertAlign w:val="superscript"/>
        </w:rPr>
        <w:t xml:space="preserve">[154,155]</w:t>
      </w:r>
      <w:r>
        <w:t xml:space="preserve">。考艾岛逸生鸡的候选选择区段大多不同于已报道的驯化选择区段。在红原鸡与白来航F₈互交群体中，这些区段内或邻近的部分基因的表达水平与鸡冠大小、产蛋性状及孵抱相关指标存在关联</w:t>
      </w:r>
      <w:r>
        <w:rPr>
          <w:vertAlign w:val="superscript"/>
        </w:rPr>
        <w:t xml:space="preserve">[156]</w:t>
      </w:r>
      <w:r>
        <w:t xml:space="preserve">。考艾岛与百慕大两个独立建立的逸生群体共享三个经多种方法支持的候选选择区段，提示两个群体的逸生适应具有部分共同的遗传基础</w:t>
      </w:r>
      <w:r>
        <w:rPr>
          <w:vertAlign w:val="superscript"/>
        </w:rPr>
        <w:t xml:space="preserve">[157]</w:t>
      </w:r>
      <w:r>
        <w:t xml:space="preserve">。</w:t>
      </w:r>
    </w:p>
    <w:p>
      <w:pPr>
        <w:pStyle w:val="Heading1"/>
        <w:keepNext/>
      </w:pPr>
      <w:r>
        <w:t>参考文献</w:t>
      </w:r>
    </w:p>
    <w:p>
      <w:pPr>
        <w:keepLines/>
        <w:spacing w:line="269" w:lineRule="auto" w:after="100"/>
        <w:ind w:hanging="340" w:left="340"/>
      </w:pPr>
      <w:r>
        <w:rPr>
          <w:rFonts w:ascii="Times New Roman" w:hAnsi="Times New Roman" w:eastAsia="宋体"/>
          <w:color w:val="000000"/>
          <w:sz w:val="20"/>
        </w:rPr>
        <w:t>[1] Darwin, C. The Variation of Animals and Plants under Domestication; John Murray: London, 1868.</w:t>
      </w:r>
    </w:p>
    <w:p>
      <w:pPr>
        <w:keepLines/>
        <w:spacing w:line="269" w:lineRule="auto" w:after="100"/>
        <w:ind w:hanging="340" w:left="340"/>
      </w:pPr>
      <w:r>
        <w:rPr>
          <w:rFonts w:ascii="Times New Roman" w:hAnsi="Times New Roman" w:eastAsia="宋体"/>
          <w:color w:val="000000"/>
          <w:sz w:val="20"/>
        </w:rPr>
        <w:t>[2] Hutt, F.B. Genetics of the Fowl; McGraw-Hill: New York, 1949.</w:t>
      </w:r>
    </w:p>
    <w:p>
      <w:pPr>
        <w:keepLines/>
        <w:spacing w:line="269" w:lineRule="auto" w:after="100"/>
        <w:ind w:hanging="340" w:left="340"/>
      </w:pPr>
      <w:r>
        <w:rPr>
          <w:rFonts w:ascii="Times New Roman" w:hAnsi="Times New Roman" w:eastAsia="宋体"/>
          <w:color w:val="000000"/>
          <w:sz w:val="20"/>
        </w:rPr>
        <w:t>[3] Fumihito, A.; Miyake, T.; Sumi, S.; Takada, M.; Ohno, S.; Kondo, N. One subspecies of the red junglefowl (</w:t>
      </w:r>
      <w:r>
        <w:rPr>
          <w:rFonts w:ascii="Times New Roman" w:hAnsi="Times New Roman" w:eastAsia="宋体"/>
          <w:i/>
          <w:color w:val="000000"/>
          <w:sz w:val="20"/>
        </w:rPr>
        <w:t>Gallus gallus gallus</w:t>
      </w:r>
      <w:r>
        <w:rPr>
          <w:rFonts w:ascii="Times New Roman" w:hAnsi="Times New Roman" w:eastAsia="宋体"/>
          <w:color w:val="000000"/>
          <w:sz w:val="20"/>
        </w:rPr>
        <w:t>) suffices as the matriarchic ancestor of all domestic breeds. Proceedings of the National Academy of Sciences of the United States of America 1994, 91, 12505–12509. DOI: 10.1073/pnas.91.26.12505.</w:t>
      </w:r>
    </w:p>
    <w:p>
      <w:pPr>
        <w:keepLines/>
        <w:spacing w:line="269" w:lineRule="auto" w:after="100"/>
        <w:ind w:hanging="340" w:left="340"/>
      </w:pPr>
      <w:r>
        <w:rPr>
          <w:rFonts w:ascii="Times New Roman" w:hAnsi="Times New Roman" w:eastAsia="宋体"/>
          <w:color w:val="000000"/>
          <w:sz w:val="20"/>
        </w:rPr>
        <w:t>[4] Fumihito, A.; Miyake, T.; Takada, M.; Shingu, R.; Endo, T.; Gojobori, T.; Kondo, N.; Ohno, S. Monophyletic origin and unique dispersal patterns of domestic fowls. Proceedings of the National Academy of Sciences of the United States of America 1996, 93, 6792–6795. DOI: 10.1073/pnas.93.13.6792.</w:t>
      </w:r>
    </w:p>
    <w:p>
      <w:pPr>
        <w:keepLines/>
        <w:spacing w:line="269" w:lineRule="auto" w:after="100"/>
        <w:ind w:hanging="340" w:left="340"/>
      </w:pPr>
      <w:r>
        <w:rPr>
          <w:rFonts w:ascii="Times New Roman" w:hAnsi="Times New Roman" w:eastAsia="宋体"/>
          <w:color w:val="000000"/>
          <w:sz w:val="20"/>
        </w:rPr>
        <w:t>[5] Liu, Y.P.; Wu, G.S.; Yao, Y.G.; Miao, Y.W.; Luikart, G.; Baig, M.; Beja-Pereira, A.; Ding, Z.L.; Palanichamy, M.G.; Zhang, Y.P. Multiple maternal origins of chickens: Out of the Asian jungles. Molecular Phylogenetics and Evolution 2006, 38, 12–19. DOI: 10.1016/j.ympev.2005.09.014.</w:t>
      </w:r>
    </w:p>
    <w:p>
      <w:pPr>
        <w:keepLines/>
        <w:spacing w:line="269" w:lineRule="auto" w:after="100"/>
        <w:ind w:hanging="340" w:left="340"/>
      </w:pPr>
      <w:r>
        <w:rPr>
          <w:rFonts w:ascii="Times New Roman" w:hAnsi="Times New Roman" w:eastAsia="宋体"/>
          <w:color w:val="000000"/>
          <w:sz w:val="20"/>
        </w:rPr>
        <w:t>[6] Miao, Y.W.; Peng, M.S.; Wu, G.S.; Ouyang, Y.N.; Yang, Z.Y.; Yu, N.; Liang, J.P.; Pianchou, G.; Beja-Pereira, A.; Mitra, B.; et al. Chicken domestication: an updated perspective based on mitochondrial genomes. Heredity 2013, 110, 277–282. DOI: 10.1038/hdy.2012.83.</w:t>
      </w:r>
    </w:p>
    <w:p>
      <w:pPr>
        <w:keepLines/>
        <w:spacing w:line="269" w:lineRule="auto" w:after="100"/>
        <w:ind w:hanging="340" w:left="340"/>
      </w:pPr>
      <w:r>
        <w:rPr>
          <w:rFonts w:ascii="Times New Roman" w:hAnsi="Times New Roman" w:eastAsia="宋体"/>
          <w:color w:val="000000"/>
          <w:sz w:val="20"/>
        </w:rPr>
        <w:t>[7] Kanginakudru, S.; Metta, M.; Jakati, R.D.; Nagaraju, J. Genetic evidence from Indian red jungle fowl corroborates multiple domestication of modern day chicken. BMC Evolutionary Biology 2008, 8, 174. DOI: 10.1186/1471-2148-8-174.</w:t>
      </w:r>
    </w:p>
    <w:p>
      <w:pPr>
        <w:keepLines/>
        <w:spacing w:line="269" w:lineRule="auto" w:after="100"/>
        <w:ind w:hanging="340" w:left="340"/>
      </w:pPr>
      <w:r>
        <w:rPr>
          <w:rFonts w:ascii="Times New Roman" w:hAnsi="Times New Roman" w:eastAsia="宋体"/>
          <w:color w:val="000000"/>
          <w:sz w:val="20"/>
        </w:rPr>
        <w:t>[8] Kanakachari, M.; Chatterjee, R.N.; Reddy, M.R.; Dange, M.; Bhattacharya, T.K. Indian Red Jungle fowl reveals a genetic relationship with South East Asian Red Jungle fowl and Indian native chicken breeds as evidenced through whole mitochondrial genome sequences. Frontiers in Genetics 2023, 14, 1083976. DOI: 10.3389/fgene.2023.1083976.</w:t>
      </w:r>
    </w:p>
    <w:p>
      <w:pPr>
        <w:keepLines/>
        <w:spacing w:line="269" w:lineRule="auto" w:after="100"/>
        <w:ind w:hanging="340" w:left="340"/>
      </w:pPr>
      <w:r>
        <w:rPr>
          <w:rFonts w:ascii="Times New Roman" w:hAnsi="Times New Roman" w:eastAsia="宋体"/>
          <w:color w:val="000000"/>
          <w:sz w:val="20"/>
        </w:rPr>
        <w:t>[9] Huang, X.H.; Wu, Y.J.; Miao, Y.W.; Peng, M.S.; Chen, X.; He, D.L.; Suwannapoom, C.; Du, B.W.; Li, X.Y.; Weng, Z.X.; et al. Was chicken domesticated in northern China? New evidence from mitochondrial genomes. Science Bulletin 2018, 63, 743–746. DOI: 10.1016/j.scib.2017.12.004.</w:t>
      </w:r>
    </w:p>
    <w:p>
      <w:pPr>
        <w:keepLines/>
        <w:spacing w:line="269" w:lineRule="auto" w:after="100"/>
        <w:ind w:hanging="340" w:left="340"/>
      </w:pPr>
      <w:r>
        <w:rPr>
          <w:rFonts w:ascii="Times New Roman" w:hAnsi="Times New Roman" w:eastAsia="宋体"/>
          <w:color w:val="000000"/>
          <w:sz w:val="20"/>
        </w:rPr>
        <w:t>[10] Yonezawa, T.; Nishibori, M.; Yamamoto, Y.; Sasaki, T.; Kudo, K.; Ogawa, H.; Endo, H.; Akishinonomiya, F. Complete Mitochondrial Genome Analysis Clarifies the Enigmatic Origin of Haplogroup D in Japanese Native Chickens. The Journal of Poultry Science 2022, 59, 316–322. DOI: 10.2141/jpsa.0220027.</w:t>
      </w:r>
    </w:p>
    <w:p>
      <w:pPr>
        <w:keepLines/>
        <w:spacing w:line="269" w:lineRule="auto" w:after="100"/>
        <w:ind w:hanging="340" w:left="340"/>
      </w:pPr>
      <w:r>
        <w:rPr>
          <w:rFonts w:ascii="Times New Roman" w:hAnsi="Times New Roman" w:eastAsia="宋体"/>
          <w:color w:val="000000"/>
          <w:sz w:val="20"/>
        </w:rPr>
        <w:t>[11] Ballard, J.W.O.; Whitlock, M.C. The incomplete natural history of mitochondria. Molecular Ecology 2004, 13, 729–744. DOI: 10.1046/j.1365-294x.2003.02063.x.</w:t>
      </w:r>
    </w:p>
    <w:p>
      <w:pPr>
        <w:keepLines/>
        <w:spacing w:line="269" w:lineRule="auto" w:after="100"/>
        <w:ind w:hanging="340" w:left="340"/>
      </w:pPr>
      <w:r>
        <w:rPr>
          <w:rFonts w:ascii="Times New Roman" w:hAnsi="Times New Roman" w:eastAsia="宋体"/>
          <w:color w:val="000000"/>
          <w:sz w:val="20"/>
        </w:rPr>
        <w:t>[12] Toews, D.P.L.; Brelsford, A. The biogeography of mitochondrial and nuclear discordance in animals. Molecular Ecology 2012, 21, 3907–3930. DOI: 10.1111/j.1365-294x.2012.05664.x.</w:t>
      </w:r>
    </w:p>
    <w:p>
      <w:pPr>
        <w:keepLines/>
        <w:spacing w:line="269" w:lineRule="auto" w:after="100"/>
        <w:ind w:hanging="340" w:left="340"/>
      </w:pPr>
      <w:r>
        <w:rPr>
          <w:rFonts w:ascii="Times New Roman" w:hAnsi="Times New Roman" w:eastAsia="宋体"/>
          <w:color w:val="000000"/>
          <w:sz w:val="20"/>
        </w:rPr>
        <w:t xml:space="preserve">[13] Bao, W.; Chen, G.; Li, B.; Wu, X.; Shu, J.; Wu, S.; Xu, Q.; Weigend, S. Analysis of genetic diversity and phylogenetic relationships among red jungle fowls and Chinese domestic fowls. Science in China Series C: Life Sciences 2008, 51, 560–568. DOI: 10.1007/s11427-008-0076-y.</w:t>
      </w:r>
    </w:p>
    <w:p>
      <w:pPr>
        <w:keepLines/>
        <w:spacing w:line="269" w:lineRule="auto" w:after="100"/>
        <w:ind w:hanging="340" w:left="340"/>
      </w:pPr>
      <w:r>
        <w:rPr>
          <w:rFonts w:ascii="Times New Roman" w:hAnsi="Times New Roman" w:eastAsia="宋体"/>
          <w:color w:val="000000"/>
          <w:sz w:val="20"/>
        </w:rPr>
        <w:t xml:space="preserve">[14] Hata, A.; Nunome, M.; Suwanasopee, T.; Duengkae, P.; Chaiwatana, S.; Chamchumroon, W.; Suzuki, T.; Koonawootrittriron, S.; Matsuda, Y.; Srikulnath, K. Origin and evolutionary history of domestic chickens inferred from a large population study of Thai red junglefowl and indigenous chickens. Scientific Reports 2021, 11, 2035. DOI: 10.1038/s41598-021-81589-7.</w:t>
      </w:r>
    </w:p>
    <w:p>
      <w:pPr>
        <w:keepLines/>
        <w:spacing w:line="269" w:lineRule="auto" w:after="100"/>
        <w:ind w:hanging="340" w:left="340"/>
      </w:pPr>
      <w:r>
        <w:rPr>
          <w:rFonts w:ascii="Times New Roman" w:hAnsi="Times New Roman" w:eastAsia="宋体"/>
          <w:color w:val="000000"/>
          <w:sz w:val="20"/>
        </w:rPr>
        <w:t xml:space="preserve">[15] Sawai, H.; Kim, H.L.; Kuno, K.; Suzuki, S.; Gotoh, H.; Takada, M.; Takahata, N.; Satta, Y.; Akishinonomiya, F. The Origin and Genetic Variation of Domestic Chickens with Special Reference to Junglefowls </w:t>
      </w:r>
      <w:r>
        <w:rPr>
          <w:rFonts w:ascii="Times New Roman" w:hAnsi="Times New Roman" w:eastAsia="宋体"/>
          <w:color w:val="000000"/>
          <w:sz w:val="20"/>
          <w:i w:val="1"/>
        </w:rPr>
        <w:t xml:space="preserve">Gallus g. gallus</w:t>
      </w:r>
      <w:r>
        <w:rPr>
          <w:rFonts w:ascii="Times New Roman" w:hAnsi="Times New Roman" w:eastAsia="宋体"/>
          <w:color w:val="000000"/>
          <w:sz w:val="20"/>
        </w:rPr>
        <w:t xml:space="preserve"> and </w:t>
      </w:r>
      <w:r>
        <w:rPr>
          <w:rFonts w:ascii="Times New Roman" w:hAnsi="Times New Roman" w:eastAsia="宋体"/>
          <w:color w:val="000000"/>
          <w:sz w:val="20"/>
          <w:i w:val="1"/>
        </w:rPr>
        <w:t xml:space="preserve">G. varius</w:t>
      </w:r>
      <w:r>
        <w:rPr>
          <w:rFonts w:ascii="Times New Roman" w:hAnsi="Times New Roman" w:eastAsia="宋体"/>
          <w:color w:val="000000"/>
          <w:sz w:val="20"/>
        </w:rPr>
        <w:t xml:space="preserve">. PLOS ONE 2010, 5, e10639. DOI: 10.1371/journal.pone.0010639.</w:t>
      </w:r>
    </w:p>
    <w:p>
      <w:pPr>
        <w:keepLines/>
        <w:spacing w:line="269" w:lineRule="auto" w:after="100"/>
        <w:ind w:hanging="340" w:left="340"/>
      </w:pPr>
      <w:r>
        <w:rPr>
          <w:rFonts w:ascii="Times New Roman" w:hAnsi="Times New Roman" w:eastAsia="宋体"/>
          <w:color w:val="000000"/>
          <w:sz w:val="20"/>
        </w:rPr>
        <w:t xml:space="preserve">[16] Lawal, R.A.; Martin, S.H.; Vanmechelen, K.; Vereijken, A.; Silva, P.; Al-Atiyat, R.M.; Aljumaah, R.S.; Mwacharo, J.M.; Wu, D.D.; Zhang, Y.P.; et al. The wild species genome ancestry of domestic chickens. BMC Biology 2020, 18, 13. DOI: 10.1186/s12915-020-0738-1.</w:t>
      </w:r>
    </w:p>
    <w:p>
      <w:pPr>
        <w:keepLines/>
        <w:spacing w:line="269" w:lineRule="auto" w:after="100"/>
        <w:ind w:hanging="340" w:left="340"/>
      </w:pPr>
      <w:r>
        <w:rPr>
          <w:rFonts w:ascii="Times New Roman" w:hAnsi="Times New Roman" w:eastAsia="宋体"/>
          <w:color w:val="000000"/>
          <w:sz w:val="20"/>
        </w:rPr>
        <w:t xml:space="preserve">[17] Pickrell, J.K.; Pritchard, J.K. Inference of population splits and mixtures from genome-wide allele frequency data. PLoS Genetics 2012, 8, e1002967. DOI: 10.1371/journal.pgen.1002967.</w:t>
      </w:r>
    </w:p>
    <w:p>
      <w:pPr>
        <w:keepLines/>
        <w:spacing w:line="269" w:lineRule="auto" w:after="100"/>
        <w:ind w:hanging="340" w:left="340"/>
      </w:pPr>
      <w:r>
        <w:rPr>
          <w:rFonts w:ascii="Times New Roman" w:hAnsi="Times New Roman" w:eastAsia="宋体"/>
          <w:color w:val="000000"/>
          <w:sz w:val="20"/>
        </w:rPr>
        <w:t xml:space="preserve">[18] Wang, M.S.; Thakur, M.; Peng, M.S.; Jiang, Y.; Frantz, L.A.F.; Li, M.; Zhang, J.J.; Wang, S.; Peters, J.; Otecko, N.O.; et al. 863 genomes reveal the origin and domestication of chicken. Cell Research 2020, 30, 693–701. DOI: 10.1038/s41422-020-0349-y.</w:t>
      </w:r>
    </w:p>
    <w:p>
      <w:pPr>
        <w:keepLines/>
        <w:spacing w:line="269" w:lineRule="auto" w:after="100"/>
        <w:ind w:hanging="340" w:left="340"/>
      </w:pPr>
      <w:r>
        <w:rPr>
          <w:rFonts w:ascii="Times New Roman" w:hAnsi="Times New Roman" w:eastAsia="宋体"/>
          <w:color w:val="000000"/>
          <w:sz w:val="20"/>
        </w:rPr>
        <w:t xml:space="preserve">[19] Wu, M.Y.; Forcina, G.; Low, G.W.; Sadanandan, K.R.; Gwee, C.Y.; van Grouw, H.; Wu, S.; Edwards, S.V.; Baldwin, M.W.; Rheindt, F.E. Historic samples reveal loss of wild genotype through domestic chicken introgression during the Anthropocene. PLOS Genetics 2023, 19, e1010551. DOI: 10.1371/journal.pgen.1010551.</w:t>
      </w:r>
    </w:p>
    <w:p>
      <w:pPr>
        <w:keepLines/>
        <w:spacing w:line="269" w:lineRule="auto" w:after="100"/>
        <w:ind w:hanging="340" w:left="340"/>
      </w:pPr>
      <w:r>
        <w:rPr>
          <w:rFonts w:ascii="Times New Roman" w:hAnsi="Times New Roman" w:eastAsia="宋体"/>
          <w:color w:val="000000"/>
          <w:sz w:val="20"/>
        </w:rPr>
        <w:t xml:space="preserve">[20] Thakur, M.; Fernandes, M.; Sathyakumar, S.; Singh, S.K.; Vijh, R.K.; Han, J.; Wu, D.D.; Zhang, Y.P. Understanding the cryptic introgression and mixed ancestry of Red Junglefowl in India. PLOS ONE 2018, 13, e0204351. DOI: 10.1371/journal.pone.0204351.</w:t>
      </w:r>
    </w:p>
    <w:p>
      <w:pPr>
        <w:keepLines/>
        <w:spacing w:line="269" w:lineRule="auto" w:after="100"/>
        <w:ind w:hanging="340" w:left="340"/>
      </w:pPr>
      <w:r>
        <w:rPr>
          <w:rFonts w:ascii="Times New Roman" w:hAnsi="Times New Roman" w:eastAsia="宋体"/>
          <w:color w:val="000000"/>
          <w:sz w:val="20"/>
        </w:rPr>
        <w:t xml:space="preserve">[21] Zhang, C.; Lin, D.; Wang, Y.; Peng, D.; Li, H.; Fei, J.; Chen, K.; Yang, N.; Hu, X.; Zhao, Y.; et al. Widespread introgression in Chinese indigenous chicken breeds from commercial broiler. Evolutionary Applications 2019, 12, 610–621. DOI: 10.1111/eva.12742.</w:t>
      </w:r>
    </w:p>
    <w:p>
      <w:pPr>
        <w:keepLines/>
        <w:spacing w:line="269" w:lineRule="auto" w:after="100"/>
        <w:ind w:hanging="340" w:left="340"/>
      </w:pPr>
      <w:r>
        <w:rPr>
          <w:rFonts w:ascii="Times New Roman" w:hAnsi="Times New Roman" w:eastAsia="宋体"/>
          <w:color w:val="000000"/>
          <w:sz w:val="20"/>
        </w:rPr>
        <w:t xml:space="preserve">[22] Eriksson, J.; Larson, G.; Gunnarsson, U.; Bed'hom, B.; Tixier-Boichard, M.; Strömstedt, L.; Wright, D.; Jungerius, A.; Vereijken, A.; Randi, E.; et al. Identification of the Yellow Skin Gene Reveals a Hybrid Origin of the Domestic Chicken. PLOS Genetics 2008, 4, e1000010. DOI: 10.1371/journal.pgen.1000010.</w:t>
      </w:r>
    </w:p>
    <w:p>
      <w:pPr>
        <w:keepLines/>
        <w:spacing w:line="269" w:lineRule="auto" w:after="100"/>
        <w:ind w:hanging="340" w:left="340"/>
      </w:pPr>
      <w:r>
        <w:rPr>
          <w:rFonts w:ascii="Times New Roman" w:hAnsi="Times New Roman" w:eastAsia="宋体"/>
          <w:color w:val="000000"/>
          <w:sz w:val="20"/>
        </w:rPr>
        <w:t xml:space="preserve">[23] Fallahshahroudi, A.; Sorato, E.; Altimiras, J.; Jensen, P. The Domestic BCO2 Allele Buffers Low-Carotenoid Diets in Chickens: Possible Fitness Increase Through Species Hybridization. Genetics 2019, 212, 1445–1452. DOI: 10.1534/genetics.119.302258.</w:t>
      </w:r>
    </w:p>
    <w:p>
      <w:pPr>
        <w:keepLines/>
        <w:spacing w:line="269" w:lineRule="auto" w:after="100"/>
        <w:ind w:hanging="340" w:left="340"/>
      </w:pPr>
      <w:r>
        <w:rPr>
          <w:rFonts w:ascii="Times New Roman" w:hAnsi="Times New Roman" w:eastAsia="宋体"/>
          <w:color w:val="000000"/>
          <w:sz w:val="20"/>
        </w:rPr>
        <w:t xml:space="preserve">[24] Zhao, X.; Wen, J.; Zhang, X.; Zhang, J.; Zhu, T.; Wang, H.; Yang, W.; Cao, G.; Xiong, W.; Liu, Y.; et al. Significant genomic introgression from grey junglefowl (</w:t>
      </w:r>
      <w:r>
        <w:rPr>
          <w:rFonts w:ascii="Times New Roman" w:hAnsi="Times New Roman" w:eastAsia="宋体"/>
          <w:color w:val="000000"/>
          <w:sz w:val="20"/>
          <w:i w:val="1"/>
        </w:rPr>
        <w:t xml:space="preserve">Gallus sonneratii</w:t>
      </w:r>
      <w:r>
        <w:rPr>
          <w:rFonts w:ascii="Times New Roman" w:hAnsi="Times New Roman" w:eastAsia="宋体"/>
          <w:color w:val="000000"/>
          <w:sz w:val="20"/>
        </w:rPr>
        <w:t xml:space="preserve">) to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Journal of Animal Science and Biotechnology 2024, 15, 45. DOI: 10.1186/s40104-024-01006-7.</w:t>
      </w:r>
    </w:p>
    <w:p>
      <w:pPr>
        <w:keepLines/>
        <w:spacing w:line="269" w:lineRule="auto" w:after="100"/>
        <w:ind w:hanging="340" w:left="340"/>
      </w:pPr>
      <w:r>
        <w:rPr>
          <w:rFonts w:ascii="Times New Roman" w:hAnsi="Times New Roman" w:eastAsia="宋体"/>
          <w:color w:val="000000"/>
          <w:sz w:val="20"/>
        </w:rPr>
        <w:t xml:space="preserve">[25] Xu, N.; Zhang, L.; Chen, F.; Feng, Z.; Zheng, J.; Li, D.; Zhao, Y.; Kang, X. Population structure, selection signal and introgression of gamecocks revealed by whole genome sequencing. Journal of Animal Science and Biotechnology 2025, 16, 22. DOI: 10.1186/s40104-025-01154-4.</w:t>
      </w:r>
    </w:p>
    <w:p>
      <w:pPr>
        <w:keepLines/>
        <w:spacing w:line="269" w:lineRule="auto" w:after="100"/>
        <w:ind w:hanging="340" w:left="340"/>
      </w:pPr>
      <w:r>
        <w:rPr>
          <w:rFonts w:ascii="Times New Roman" w:hAnsi="Times New Roman" w:eastAsia="宋体"/>
          <w:color w:val="000000"/>
          <w:sz w:val="20"/>
        </w:rPr>
        <w:t xml:space="preserve">[26] Silva, P.; Guan, X.; Ho-Shing, O.; Jones, J.; Xu, J.; Hui, D.; Notter, D.; Smith, E. Mitochondrial DNA-based analysis of genetic variation and relatedness among Sri Lankan indigenous chickens and the Ceylon junglefowl (</w:t>
      </w:r>
      <w:r>
        <w:rPr>
          <w:rFonts w:ascii="Times New Roman" w:hAnsi="Times New Roman" w:eastAsia="宋体"/>
          <w:color w:val="000000"/>
          <w:sz w:val="20"/>
          <w:i w:val="1"/>
        </w:rPr>
        <w:t xml:space="preserve">Gallus lafayetti</w:t>
      </w:r>
      <w:r>
        <w:rPr>
          <w:rFonts w:ascii="Times New Roman" w:hAnsi="Times New Roman" w:eastAsia="宋体"/>
          <w:color w:val="000000"/>
          <w:sz w:val="20"/>
        </w:rPr>
        <w:t xml:space="preserve">). Animal Genetics 2009, 40, 1–9. DOI: 10.1111/j.1365-2052.2008.01783.x.</w:t>
      </w:r>
    </w:p>
    <w:p>
      <w:pPr>
        <w:keepLines/>
        <w:spacing w:line="269" w:lineRule="auto" w:after="100"/>
        <w:ind w:hanging="340" w:left="340"/>
      </w:pPr>
      <w:r>
        <w:rPr>
          <w:rFonts w:ascii="Times New Roman" w:hAnsi="Times New Roman" w:eastAsia="宋体"/>
          <w:color w:val="000000"/>
          <w:sz w:val="20"/>
        </w:rPr>
        <w:t xml:space="preserve">[27] Ulfah, M.; Kawahara-Miki, R.; Farajalllah, A.; Muladno, M.; Dorshorst, B.; Martin, A.; Kono, T. Genetic features of red and green junglefowls and relationship with Indonesian native chickens Sumatera and Kedu Hitam. BMC Genomics 2016, 17, 320. DOI: 10.1186/s12864-016-2652-z.</w:t>
      </w:r>
    </w:p>
    <w:p>
      <w:pPr>
        <w:keepLines/>
        <w:spacing w:line="269" w:lineRule="auto" w:after="100"/>
        <w:ind w:hanging="340" w:left="340"/>
      </w:pPr>
      <w:r>
        <w:rPr>
          <w:rFonts w:ascii="Times New Roman" w:hAnsi="Times New Roman" w:eastAsia="宋体"/>
          <w:color w:val="000000"/>
          <w:sz w:val="20"/>
        </w:rPr>
        <w:t xml:space="preserve">[28] Xiang, H.; Gao, J.; Yu, B.; Zhou, H.; Cai, D.; Zhang, Y.; Chen, X.; Wang, X.; Hofreiter, M.; Zhao, X. Early Holocene chicken domestication in northern China. Proceedings of the National Academy of Sciences of the United States of America 2014, 111, 17564–17569. DOI: 10.1073/pnas.1411882111.</w:t>
      </w:r>
    </w:p>
    <w:p>
      <w:pPr>
        <w:keepLines/>
        <w:spacing w:line="269" w:lineRule="auto" w:after="100"/>
        <w:ind w:hanging="340" w:left="340"/>
      </w:pPr>
      <w:r>
        <w:rPr>
          <w:rFonts w:ascii="Times New Roman" w:hAnsi="Times New Roman" w:eastAsia="宋体"/>
          <w:color w:val="000000"/>
          <w:sz w:val="20"/>
        </w:rPr>
        <w:t xml:space="preserve">[29] Peng, M.-S.; Shi, N.-N.; Yao, Y.-G.; Zhang, Y.-P. Caveats about interpretation of ancient chicken mtDNAs from northern China. Proceedings of the National Academy of Sciences of the United States of America 2015, 112, E1970–E1971. DOI: 10.1073/pnas.1501151112.</w:t>
      </w:r>
    </w:p>
    <w:p>
      <w:pPr>
        <w:keepLines/>
        <w:spacing w:line="269" w:lineRule="auto" w:after="100"/>
        <w:ind w:hanging="340" w:left="340"/>
      </w:pPr>
      <w:r>
        <w:rPr>
          <w:rFonts w:ascii="Times New Roman" w:hAnsi="Times New Roman" w:eastAsia="宋体"/>
          <w:color w:val="000000"/>
          <w:sz w:val="20"/>
        </w:rPr>
        <w:t xml:space="preserve">[30] Xiang, H.; Hofreiter, M.; Zhao, X. Reply to Peng et al.: Archaeological contexts should not be ignored for early chicken domestication. Proceedings of the National Academy of Sciences of the United States of America 2015, 112, E1972–E1973. DOI: 10.1073/pnas.1502207112.</w:t>
      </w:r>
    </w:p>
    <w:p>
      <w:pPr>
        <w:keepLines/>
        <w:spacing w:line="269" w:lineRule="auto" w:after="100"/>
        <w:ind w:hanging="340" w:left="340"/>
      </w:pPr>
      <w:r>
        <w:rPr>
          <w:rFonts w:ascii="Times New Roman" w:hAnsi="Times New Roman" w:eastAsia="宋体"/>
          <w:color w:val="000000"/>
          <w:sz w:val="20"/>
        </w:rPr>
        <w:t xml:space="preserve">[31] Peters, J.; Lebrasseur, O.; Best, J.; Miller, H.; Fothergill, T.; Dobney, K.; Thomas, R.M.; Maltby, M.; Sykes, N.; Hanotte, O.; et al. Questioning new answers regarding Holocene chicken domestication in China. Proceedings of the National Academy of Sciences of the United States of America 2015, 112, E2415. DOI: 10.1073/pnas.1503579112.</w:t>
      </w:r>
    </w:p>
    <w:p>
      <w:pPr>
        <w:keepLines/>
        <w:spacing w:line="269" w:lineRule="auto" w:after="100"/>
        <w:ind w:hanging="340" w:left="340"/>
      </w:pPr>
      <w:r>
        <w:rPr>
          <w:rFonts w:ascii="Times New Roman" w:hAnsi="Times New Roman" w:eastAsia="宋体"/>
          <w:color w:val="000000"/>
          <w:sz w:val="20"/>
        </w:rPr>
        <w:t xml:space="preserve">[32] Xiang, H.; Gao, J.; Yu, B.; Hofreiter, M.; Zhao, X. Reply to Peters et al.: Further discussions confirm early Holocene chicken domestication in northern China. Proceedings of the National Academy of Sciences of the United States of America 2015, 112, E2416. DOI: 10.1073/pnas.1503956112.</w:t>
      </w:r>
    </w:p>
    <w:p>
      <w:pPr>
        <w:keepLines/>
        <w:spacing w:line="269" w:lineRule="auto" w:after="100"/>
        <w:ind w:hanging="340" w:left="340"/>
      </w:pPr>
      <w:r>
        <w:rPr>
          <w:rFonts w:ascii="Times New Roman" w:hAnsi="Times New Roman" w:eastAsia="宋体"/>
          <w:color w:val="000000"/>
          <w:sz w:val="20"/>
        </w:rPr>
        <w:t xml:space="preserve">[33] Peters, J.; Lebrasseur, O.; Deng, H.; Larson, G. Holocene cultural history of Red jungle fowl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and its domestic descendant in East Asia. Quaternary Science Reviews 2016, 142, 102–119. DOI: 10.1016/j.quascirev.2016.04.004.</w:t>
      </w:r>
    </w:p>
    <w:p>
      <w:pPr>
        <w:keepLines/>
        <w:spacing w:line="269" w:lineRule="auto" w:after="100"/>
        <w:ind w:hanging="340" w:left="340"/>
      </w:pPr>
      <w:r>
        <w:rPr>
          <w:rFonts w:ascii="Times New Roman" w:hAnsi="Times New Roman" w:eastAsia="宋体"/>
          <w:color w:val="000000"/>
          <w:sz w:val="20"/>
        </w:rPr>
        <w:t xml:space="preserve">[34] Eda, M.; Lu, P.; Kikuchi, H.; Li, Z.; Li, F.; Yuan, J. Reevaluation of early Holocene chicken domestication in northern China. Journal of Archaeological Science 2016, 67, 25–31. DOI: 10.1016/j.jas.2016.01.012.</w:t>
      </w:r>
    </w:p>
    <w:p>
      <w:pPr>
        <w:keepLines/>
        <w:spacing w:line="269" w:lineRule="auto" w:after="100"/>
        <w:ind w:hanging="340" w:left="340"/>
      </w:pPr>
      <w:r>
        <w:rPr>
          <w:rFonts w:ascii="Times New Roman" w:hAnsi="Times New Roman" w:eastAsia="宋体"/>
          <w:color w:val="000000"/>
          <w:sz w:val="20"/>
        </w:rPr>
        <w:t xml:space="preserve">[35] Barton, L.; Bingham, B.; Sankaranarayanan, K.; Monroe, C.; Thomas, A.; Kemp, B.M. The earliest farmers of northwest China exploited grain-fed pheasants not chickens. Scientific Reports 2020, 10, 2556. DOI: 10.1038/s41598-020-59316-5.</w:t>
      </w:r>
    </w:p>
    <w:p>
      <w:pPr>
        <w:keepLines/>
        <w:spacing w:line="269" w:lineRule="auto" w:after="100"/>
        <w:ind w:hanging="340" w:left="340"/>
      </w:pPr>
      <w:r>
        <w:rPr>
          <w:rFonts w:ascii="Times New Roman" w:hAnsi="Times New Roman" w:eastAsia="宋体"/>
          <w:color w:val="000000"/>
          <w:sz w:val="20"/>
        </w:rPr>
        <w:t xml:space="preserve">[36] Barton, L.; Newsome, S.D.; Chen, F.-H.; Wang, H.; Guilderson, T.P.; Bettinger, R.L. Agricultural origins and the isotopic identity of domestication in northern China. Proceedings of the National Academy of Sciences of the United States of America 2009, 106, 5523–5528. DOI: 10.1073/pnas.0809960106.</w:t>
      </w:r>
    </w:p>
    <w:p>
      <w:pPr>
        <w:keepLines/>
        <w:spacing w:line="269" w:lineRule="auto" w:after="100"/>
        <w:ind w:hanging="340" w:left="340"/>
      </w:pPr>
      <w:r>
        <w:rPr>
          <w:rFonts w:ascii="Times New Roman" w:hAnsi="Times New Roman" w:eastAsia="宋体"/>
          <w:color w:val="000000"/>
          <w:sz w:val="20"/>
        </w:rPr>
        <w:t xml:space="preserve">[37] Peters, J.; Lebrasseur, O.; Irving-Pease, E.K.; Paxinos, P.D.; Best, J.; Smallman, R.; Callou, C.; Gardeisen, A.; Trixl, S.; Frantz, L.; et al. The biocultural origins and dispersal of domestic chickens. Proceedings of the National Academy of Sciences of the United States of America 2022, 119, e2121978119. DOI: 10.1073/pnas.2121978119.</w:t>
      </w:r>
    </w:p>
    <w:p>
      <w:pPr>
        <w:keepLines/>
        <w:spacing w:line="269" w:lineRule="auto" w:after="100"/>
        <w:ind w:hanging="340" w:left="340"/>
      </w:pPr>
      <w:r>
        <w:rPr>
          <w:rFonts w:ascii="Times New Roman" w:hAnsi="Times New Roman" w:eastAsia="宋体"/>
          <w:color w:val="000000"/>
          <w:sz w:val="20"/>
        </w:rPr>
        <w:t xml:space="preserve">[38] Eda, M.; Shoocongdej, R.; Auetrakulvit, P.; Kachajiwa, J. The history of chicken and other bird exploitation in Thailand: Preliminary analysis of bird remains from four archaeological sites. International Journal of Osteoarchaeology 2019, 29, 231–237. DOI: 10.1002/oa.2731.</w:t>
      </w:r>
    </w:p>
    <w:p>
      <w:pPr>
        <w:keepLines/>
        <w:spacing w:line="269" w:lineRule="auto" w:after="100"/>
        <w:ind w:hanging="340" w:left="340"/>
      </w:pPr>
      <w:r>
        <w:rPr>
          <w:rFonts w:ascii="Times New Roman" w:hAnsi="Times New Roman" w:eastAsia="宋体"/>
          <w:color w:val="000000"/>
          <w:sz w:val="20"/>
        </w:rPr>
        <w:t xml:space="preserve">[39] Storey, A.A.; Athens, J.S.; Bryant, D.; Carson, M.; Emery, K.; deFrance, S.; Higham, C.; Huynen, L.; Intoh, M.; Jones, S.; et al. Investigating the Global Dispersal of Chickens in Prehistory Using Ancient Mitochondrial DNA Signatures. PLOS ONE 2012, 7, e39171. DOI: 10.1371/journal.pone.0039171.</w:t>
      </w:r>
    </w:p>
    <w:p>
      <w:pPr>
        <w:keepLines/>
        <w:spacing w:line="269" w:lineRule="auto" w:after="100"/>
        <w:ind w:hanging="340" w:left="340"/>
      </w:pPr>
      <w:r>
        <w:rPr>
          <w:rFonts w:ascii="Times New Roman" w:hAnsi="Times New Roman" w:eastAsia="宋体"/>
          <w:color w:val="000000"/>
          <w:sz w:val="20"/>
        </w:rPr>
        <w:t xml:space="preserve">[40] Higham, C.; Higham, T. A new chronological framework for prehistoric Southeast Asia, based on a Bayesian model from Ban Non Wat. Antiquity 2009, 83, 125–144. DOI: 10.1017/S0003598X00098136.</w:t>
      </w:r>
    </w:p>
    <w:p>
      <w:pPr>
        <w:keepLines/>
        <w:spacing w:line="269" w:lineRule="auto" w:after="100"/>
        <w:ind w:hanging="340" w:left="340"/>
      </w:pPr>
      <w:r>
        <w:rPr>
          <w:rFonts w:ascii="Times New Roman" w:hAnsi="Times New Roman" w:eastAsia="宋体"/>
          <w:color w:val="000000"/>
          <w:sz w:val="20"/>
        </w:rPr>
        <w:t xml:space="preserve">[41] Peng, M.S.; Han, J.L.; Zhang, Y.P. Missing puzzle piece for the origins of domestic chickens. Proceedings of the National Academy of Sciences of the United States of America 2022, 119, e2210996119. DOI: 10.1073/pnas.2210996119.</w:t>
      </w:r>
    </w:p>
    <w:p>
      <w:pPr>
        <w:keepLines/>
        <w:spacing w:line="269" w:lineRule="auto" w:after="100"/>
        <w:ind w:hanging="340" w:left="340"/>
      </w:pPr>
      <w:r>
        <w:rPr>
          <w:rFonts w:ascii="Times New Roman" w:hAnsi="Times New Roman" w:eastAsia="宋体"/>
          <w:color w:val="000000"/>
          <w:sz w:val="20"/>
        </w:rPr>
        <w:t xml:space="preserve">[42] Peters, J.; Fuller, D.Q.; Irving-Pease, E.K.; Lebrasseur, O.; Best, J.; Smallman, R.; Larson, G. Reply to Peng et al.: Chicken tessellation requires more pieces. Proceedings of the National Academy of Sciences of the United States of America 2022, 119, e2213678119. DOI: 10.1073/pnas.2213678119.</w:t>
      </w:r>
    </w:p>
    <w:p>
      <w:pPr>
        <w:keepLines/>
        <w:spacing w:line="269" w:lineRule="auto" w:after="100"/>
        <w:ind w:hanging="340" w:left="340"/>
      </w:pPr>
      <w:r>
        <w:rPr>
          <w:rFonts w:ascii="Times New Roman" w:hAnsi="Times New Roman" w:eastAsia="宋体"/>
          <w:color w:val="000000"/>
          <w:sz w:val="20"/>
        </w:rPr>
        <w:t xml:space="preserve">[43] Larson, G.; Fuller, D.Q. The Evolution of Animal Domestication. Annual Review of Ecology, Evolution, and Systematics 2014, 45, 115–136. DOI: 10.1146/annurev-ecolsys-110512-135813.</w:t>
      </w:r>
    </w:p>
    <w:p>
      <w:pPr>
        <w:keepLines/>
        <w:spacing w:line="269" w:lineRule="auto" w:after="100"/>
        <w:ind w:hanging="340" w:left="340"/>
      </w:pPr>
      <w:r>
        <w:rPr>
          <w:rFonts w:ascii="Times New Roman" w:hAnsi="Times New Roman" w:eastAsia="宋体"/>
          <w:color w:val="000000"/>
          <w:sz w:val="20"/>
        </w:rPr>
        <w:t xml:space="preserve">[44] Collias, N.E.; Saichuae, P. Ecology of the Red Jungle Fowl in Thailand and Malaya with Reference to the Origin of Domestication. Natural History Bulletin of the Siam Society 1967, 22, 189–209.</w:t>
      </w:r>
    </w:p>
    <w:p>
      <w:pPr>
        <w:keepLines/>
        <w:spacing w:line="269" w:lineRule="auto" w:after="100"/>
        <w:ind w:hanging="340" w:left="340"/>
      </w:pPr>
      <w:r>
        <w:rPr>
          <w:rFonts w:ascii="Times New Roman" w:hAnsi="Times New Roman" w:eastAsia="宋体"/>
          <w:color w:val="000000"/>
          <w:sz w:val="20"/>
        </w:rPr>
        <w:t xml:space="preserve">[45] 余辰星；杨岗；李东；周放。桂西南喀斯特山地雉类的生态分布和空间生态位分析。动物学研究 2011, 32, 549–555. DOI: 10.3724/SP.J.1141.2011.05549.</w:t>
      </w:r>
    </w:p>
    <w:p>
      <w:pPr>
        <w:keepLines/>
        <w:spacing w:line="269" w:lineRule="auto" w:after="100"/>
        <w:ind w:hanging="340" w:left="340"/>
      </w:pPr>
      <w:r>
        <w:rPr>
          <w:rFonts w:ascii="Times New Roman" w:hAnsi="Times New Roman" w:eastAsia="宋体"/>
          <w:color w:val="000000"/>
          <w:sz w:val="20"/>
        </w:rPr>
        <w:t xml:space="preserve">[46] Dal Martello, R.; Min, R.; Stevens, C.; Higham, C.; Higham, T.; Qin, L.; Fuller, D.Q. Early agriculture at the crossroads of China and Southeast Asia: Archaeobotanical evidence and radiocarbon dates from Baiyangcun, Yunnan. Journal of Archaeological Science: Reports 2018, 20, 711–721. DOI: 10.1016/j.jasrep.2018.06.005.</w:t>
      </w:r>
    </w:p>
    <w:p>
      <w:pPr>
        <w:keepLines/>
        <w:spacing w:line="269" w:lineRule="auto" w:after="100"/>
        <w:ind w:hanging="340" w:left="340"/>
      </w:pPr>
      <w:r>
        <w:rPr>
          <w:rFonts w:ascii="Times New Roman" w:hAnsi="Times New Roman" w:eastAsia="宋体"/>
          <w:color w:val="000000"/>
          <w:sz w:val="20"/>
        </w:rPr>
        <w:t xml:space="preserve">[47] Jin, H.; Liu, X.; Min, R.; Li, X.; Wu, X. Early Subsistence Practices at Prehistoric Dadunzi in Yuanmou, Yunnan: New Evidence for the Origins of Early Agriculture in Southwest China. In The Crescent-Shaped Cultural-Communication Belt: Tong Enzheng’s Model in Retrospect; Hein, A., Ed.; BAR International Series 2679; Archaeopress: Oxford, 2014; pp. 133–140.</w:t>
      </w:r>
    </w:p>
    <w:p>
      <w:pPr>
        <w:keepLines/>
        <w:spacing w:line="269" w:lineRule="auto" w:after="100"/>
        <w:ind w:hanging="340" w:left="340"/>
      </w:pPr>
      <w:r>
        <w:rPr>
          <w:rFonts w:ascii="Times New Roman" w:hAnsi="Times New Roman" w:eastAsia="宋体"/>
          <w:color w:val="000000"/>
          <w:sz w:val="20"/>
        </w:rPr>
        <w:t xml:space="preserve">[48] Best, J.; Doherty, S.; Armit, I.; Boev, Z.; Büster, L.; Cunliffe, B.; Foster, A.; Frimet, B.; Hamilton-Dyer, S.; Higham, T.; et al. Redefining the timing and circumstances of the chicken's introduction to Europe and north-west Africa. Antiquity 2022, 96, 868–882. DOI: 10.15184/aqy.2021.90.</w:t>
      </w:r>
    </w:p>
    <w:p>
      <w:pPr>
        <w:keepLines/>
        <w:spacing w:line="269" w:lineRule="auto" w:after="100"/>
        <w:ind w:hanging="340" w:left="340"/>
      </w:pPr>
      <w:r>
        <w:rPr>
          <w:rFonts w:ascii="Times New Roman" w:hAnsi="Times New Roman" w:eastAsia="宋体"/>
          <w:color w:val="000000"/>
          <w:sz w:val="20"/>
        </w:rPr>
        <w:t xml:space="preserve">[49] Woldekiros, H.S.; D'Andrea, A.C. Early Evidence for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in the Horn of Africa. International Journal of Osteoarchaeology 2017, 27, 329–341. DOI: 10.1002/oa.2540.</w:t>
      </w:r>
    </w:p>
    <w:p>
      <w:pPr>
        <w:keepLines/>
        <w:spacing w:line="269" w:lineRule="auto" w:after="100"/>
        <w:ind w:hanging="340" w:left="340"/>
      </w:pPr>
      <w:r>
        <w:rPr>
          <w:rFonts w:ascii="Times New Roman" w:hAnsi="Times New Roman" w:eastAsia="宋体"/>
          <w:color w:val="000000"/>
          <w:sz w:val="20"/>
        </w:rPr>
        <w:t xml:space="preserve">[50] von den Driesch, A. Tierreste aus Buto im Nildelta. Archaeofauna 1997, 6, 23–39. DOI: 10.15366/archaeofauna1997.6.003.</w:t>
      </w:r>
    </w:p>
    <w:p>
      <w:pPr>
        <w:keepLines/>
        <w:spacing w:line="269" w:lineRule="auto" w:after="100"/>
        <w:ind w:hanging="340" w:left="340"/>
      </w:pPr>
      <w:r>
        <w:rPr>
          <w:rFonts w:ascii="Times New Roman" w:hAnsi="Times New Roman" w:eastAsia="宋体"/>
          <w:color w:val="000000"/>
          <w:sz w:val="20"/>
        </w:rPr>
        <w:t xml:space="preserve">[51] Boessneck, J. Vogelknochenfunde aus dem alten Ägypten. Annalen des Naturhistorischen Museums in Wien, Serie B 1986, 88/89, 323–344.</w:t>
      </w:r>
    </w:p>
    <w:p>
      <w:pPr>
        <w:keepLines/>
        <w:spacing w:line="269" w:lineRule="auto" w:after="100"/>
        <w:ind w:hanging="340" w:left="340"/>
      </w:pPr>
      <w:r>
        <w:rPr>
          <w:rFonts w:ascii="Times New Roman" w:hAnsi="Times New Roman" w:eastAsia="宋体"/>
          <w:color w:val="000000"/>
          <w:sz w:val="20"/>
        </w:rPr>
        <w:t xml:space="preserve">[52] MacDonald, K.C. The domestic chicken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in sub-Saharan Africa: A background to its introduction and its osteological differentiation from indigenous fowls (Numidinae and Francolinus sp.). Journal of Archaeological Science 1992, 19, 303–318. DOI: 10.1016/0305-4403(92)90019-Y.</w:t>
      </w:r>
    </w:p>
    <w:p>
      <w:pPr>
        <w:keepLines/>
        <w:spacing w:line="269" w:lineRule="auto" w:after="100"/>
        <w:ind w:hanging="340" w:left="340"/>
      </w:pPr>
      <w:r>
        <w:rPr>
          <w:rFonts w:ascii="Times New Roman" w:hAnsi="Times New Roman" w:eastAsia="宋体"/>
          <w:color w:val="000000"/>
          <w:sz w:val="20"/>
        </w:rPr>
        <w:t xml:space="preserve">[53] Prendergast, M.E.; Buckley, M.; Crowther, A.; Frantz, L.; Eager, H.; Lebrasseur, O.; Hutterer, R.; Hulme-Beaman, A.; Van Neer, W.; Douka, K.; et al. Reconstructing Asian faunal introductions to eastern Africa from multi-proxy biomolecular and archaeological datasets. PLOS ONE 2017, 12, e0182565. DOI: 10.1371/journal.pone.0182565.</w:t>
      </w:r>
    </w:p>
    <w:p>
      <w:pPr>
        <w:keepLines/>
        <w:spacing w:line="269" w:lineRule="auto" w:after="100"/>
        <w:ind w:hanging="340" w:left="340"/>
      </w:pPr>
      <w:r>
        <w:rPr>
          <w:rFonts w:ascii="Times New Roman" w:hAnsi="Times New Roman" w:eastAsia="宋体"/>
          <w:color w:val="000000"/>
          <w:sz w:val="20"/>
        </w:rPr>
        <w:t xml:space="preserve">[54] Eda, M.; Izumi, H.; Yoneda, M.; Fujita, S. The earliest evidence of domestic chickens in the Japanese Archipelago. Frontiers in Earth Science 2023, 11, 1104535. DOI: 10.3389/feart.2023.1104535.</w:t>
      </w:r>
    </w:p>
    <w:p>
      <w:pPr>
        <w:keepLines/>
        <w:spacing w:line="269" w:lineRule="auto" w:after="100"/>
        <w:ind w:hanging="340" w:left="340"/>
      </w:pPr>
      <w:r>
        <w:rPr>
          <w:rFonts w:ascii="Times New Roman" w:hAnsi="Times New Roman" w:eastAsia="宋体"/>
          <w:color w:val="000000"/>
          <w:sz w:val="20"/>
        </w:rPr>
        <w:t xml:space="preserve">[55] Matsuda, Y.; Matsumoto, Y.; Higashiura, Y.; Bendesky, A.; Tsudzuki, M.; Shimmura, T. Population genomics elucidates the trajectory of chicken domestication from Asia to Japan. Poultry Science 2025, 104, 105060. DOI: 10.1016/j.psj.2025.105060.</w:t>
      </w:r>
    </w:p>
    <w:p>
      <w:pPr>
        <w:keepLines/>
        <w:spacing w:line="269" w:lineRule="auto" w:after="100"/>
        <w:ind w:hanging="340" w:left="340"/>
      </w:pPr>
      <w:r>
        <w:rPr>
          <w:rFonts w:ascii="Times New Roman" w:hAnsi="Times New Roman" w:eastAsia="宋体"/>
          <w:color w:val="000000"/>
          <w:sz w:val="20"/>
        </w:rPr>
        <w:t xml:space="preserve">[56] Steadman, D.W.; Pregill, G.K.; Burley, D.V. Rapid prehistoric extinction of iguanas and birds in Polynesia. Proceedings of the National Academy of Sciences of the United States of America 2002, 99, 3673–3677. DOI: 10.1073/pnas.072079299.</w:t>
      </w:r>
    </w:p>
    <w:p>
      <w:pPr>
        <w:keepLines/>
        <w:spacing w:line="269" w:lineRule="auto" w:after="100"/>
        <w:ind w:hanging="340" w:left="340"/>
      </w:pPr>
      <w:r>
        <w:rPr>
          <w:rFonts w:ascii="Times New Roman" w:hAnsi="Times New Roman" w:eastAsia="宋体"/>
          <w:color w:val="000000"/>
          <w:sz w:val="20"/>
        </w:rPr>
        <w:t xml:space="preserve">[57] Storey, A.A.; Spriggs, M.; Bedford, S.; Hawkins, S.C.; Robins, J.H.; Huynen, L.; Matisoo-Smith, E. Mitochondrial DNA from 3000-year old chickens at the Teouma site, Vanuatu. Journal of Archaeological Science 2010, 37, 2459–2468. DOI: 10.1016/j.jas.2010.05.006.</w:t>
      </w:r>
    </w:p>
    <w:p>
      <w:pPr>
        <w:keepLines/>
        <w:spacing w:line="269" w:lineRule="auto" w:after="100"/>
        <w:ind w:hanging="340" w:left="340"/>
      </w:pPr>
      <w:r>
        <w:rPr>
          <w:rFonts w:ascii="Times New Roman" w:hAnsi="Times New Roman" w:eastAsia="宋体"/>
          <w:color w:val="000000"/>
          <w:sz w:val="20"/>
        </w:rPr>
        <w:t xml:space="preserve">[58] Petchey, F.; Spriggs, M.; Bedford, S.; Valentin, F. The chronology of occupation at Teouma, Vanuatu: Use of a modified chronometric hygiene protocol and Bayesian modeling to evaluate midden remains. Journal of Archaeological Science: Reports 2015, 4, 95–105. DOI: 10.1016/j.jasrep.2015.08.024.</w:t>
      </w:r>
    </w:p>
    <w:p>
      <w:pPr>
        <w:keepLines/>
        <w:spacing w:line="269" w:lineRule="auto" w:after="100"/>
        <w:ind w:hanging="340" w:left="340"/>
      </w:pPr>
      <w:r>
        <w:rPr>
          <w:rFonts w:ascii="Times New Roman" w:hAnsi="Times New Roman" w:eastAsia="宋体"/>
          <w:color w:val="000000"/>
          <w:sz w:val="20"/>
        </w:rPr>
        <w:t xml:space="preserve">[59] Thomson, V.A.; Lebrasseur, O.; Austin, J.J.; Hunt, T.L.; Burney, D.A.; Denham, T.; Rawlence, N.J.; Wood, J.R.; Gongora, J.; Girdland Flink, L.; et al. Using ancient DNA to study the origins and dispersal of ancestral Polynesian chickens across the Pacific. Proceedings of the National Academy of Sciences of the United States of America 2014, 111, 4826–4831. DOI: 10.1073/pnas.1320412111.</w:t>
      </w:r>
    </w:p>
    <w:p>
      <w:pPr>
        <w:keepLines/>
        <w:spacing w:line="269" w:lineRule="auto" w:after="100"/>
        <w:ind w:hanging="340" w:left="340"/>
      </w:pPr>
      <w:r>
        <w:rPr>
          <w:rFonts w:ascii="Times New Roman" w:hAnsi="Times New Roman" w:eastAsia="宋体"/>
          <w:color w:val="000000"/>
          <w:sz w:val="20"/>
        </w:rPr>
        <w:t xml:space="preserve">[60] Siracusano, G.; Manuelli, F.; Masseti, M. When did roosters start singing at Arslantepe? A preliminary assessment of the presence and spread of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(Linnaeus, 1758) in Iron Age Eastern Anatolia. Anthropozoologica 2021, 56, 241–251. DOI: 10.5252/anthropozoologica2021v56a16.</w:t>
      </w:r>
    </w:p>
    <w:p>
      <w:pPr>
        <w:keepLines/>
        <w:spacing w:line="269" w:lineRule="auto" w:after="100"/>
        <w:ind w:hanging="340" w:left="340"/>
      </w:pPr>
      <w:r>
        <w:rPr>
          <w:rFonts w:ascii="Times New Roman" w:hAnsi="Times New Roman" w:eastAsia="宋体"/>
          <w:color w:val="000000"/>
          <w:sz w:val="20"/>
        </w:rPr>
        <w:t xml:space="preserve">[61] Perry-Gal, L.; Erlich, A.; Gilboa, A.; Bar-Oz, G. Earliest economic exploitation of chicken outside East Asia: Evidence from the Hellenistic Southern Levant. Proceedings of the National Academy of Sciences of the United States of America 2015, 112, 9849–9854. DOI: 10.1073/pnas.1504236112.</w:t>
      </w:r>
    </w:p>
    <w:p>
      <w:pPr>
        <w:keepLines/>
        <w:spacing w:line="269" w:lineRule="auto" w:after="100"/>
        <w:ind w:hanging="340" w:left="340"/>
      </w:pPr>
      <w:r>
        <w:rPr>
          <w:rFonts w:ascii="Times New Roman" w:hAnsi="Times New Roman" w:eastAsia="宋体"/>
          <w:color w:val="000000"/>
          <w:sz w:val="20"/>
        </w:rPr>
        <w:t xml:space="preserve">[62] Peters, C.; Richter, K.K.; Wilkin, S.; Stark, S.; Mir-Makhamad, B.; Fernandes, R.; Maksudov, F.; Mirzaakhmedov, S.; Rahmonov, H.; Schirmer, S.; et al. Archaeological and molecular evidence for ancient chickens in Central Asia. Nature Communications 2024, 15, 2697. DOI: 10.1038/s41467-024-46093-2.</w:t>
      </w:r>
    </w:p>
    <w:p>
      <w:pPr>
        <w:keepLines/>
        <w:spacing w:line="269" w:lineRule="auto" w:after="100"/>
        <w:ind w:hanging="340" w:left="340"/>
      </w:pPr>
      <w:r>
        <w:rPr>
          <w:rFonts w:ascii="Times New Roman" w:hAnsi="Times New Roman" w:eastAsia="宋体"/>
          <w:color w:val="000000"/>
          <w:sz w:val="20"/>
        </w:rPr>
        <w:t xml:space="preserve">[63] Storey, A.A.; Ramírez, J.M.; Quiroz, D.; Burley, D.V.; Addison, D.J.; Walter, R.; Anderson, A.J.; Hunt, T.L.; Athens, J.S.; Huynen, L.; et al. Radiocarbon and DNA evidence for a pre-Columbian introduction of Polynesian chickens to Chile. Proceedings of the National Academy of Sciences of the United States of America 2007, 104, 10335–10339. DOI: 10.1073/pnas.0703993104.</w:t>
      </w:r>
    </w:p>
    <w:p>
      <w:pPr>
        <w:keepLines/>
        <w:spacing w:line="269" w:lineRule="auto" w:after="100"/>
        <w:ind w:hanging="340" w:left="340"/>
      </w:pPr>
      <w:r>
        <w:rPr>
          <w:rFonts w:ascii="Times New Roman" w:hAnsi="Times New Roman" w:eastAsia="宋体"/>
          <w:color w:val="000000"/>
          <w:sz w:val="20"/>
        </w:rPr>
        <w:t xml:space="preserve">[64] Gongora, J.; Rawlence, N.J.; Mobegi, V.A.; Jianlin, H.; Alcalde, J.A.; Matus, J.T.; Hanotte, O.; Moran, C.; Austin, J.J.; Ulm, S.; et al. Indo-European and Asian origins for Chilean and Pacific chickens revealed by mtDNA. Proceedings of the National Academy of Sciences of the United States of America 2008, 105, 10308–10313. DOI: 10.1073/pnas.0801991105.</w:t>
      </w:r>
    </w:p>
    <w:p>
      <w:pPr>
        <w:keepLines/>
        <w:spacing w:line="269" w:lineRule="auto" w:after="100"/>
        <w:ind w:hanging="340" w:left="340"/>
      </w:pPr>
      <w:r>
        <w:rPr>
          <w:rFonts w:ascii="Times New Roman" w:hAnsi="Times New Roman" w:eastAsia="宋体"/>
          <w:color w:val="000000"/>
          <w:sz w:val="20"/>
        </w:rPr>
        <w:t xml:space="preserve">[65] Buhring, K.; McAlister, A.; Kneebone, B.; Calás, E.; Gajardo, J.; Roa, C.; Delgado, A.; Olguin, L.; Fernandez, M.; Moreira, R.; et al. Revisiting the evidence of the Arenal 1 site: Chronologies and human interactions in central southern Chile. The Journal of Island and Coastal Archaeology 2025, 20, 399–422. DOI: 10.1080/15564894.2023.2268551.</w:t>
      </w:r>
    </w:p>
    <w:p>
      <w:pPr>
        <w:keepLines/>
        <w:spacing w:line="269" w:lineRule="auto" w:after="100"/>
        <w:ind w:hanging="340" w:left="340"/>
      </w:pPr>
      <w:r>
        <w:rPr>
          <w:rFonts w:ascii="Times New Roman" w:hAnsi="Times New Roman" w:eastAsia="宋体"/>
          <w:color w:val="000000"/>
          <w:sz w:val="20"/>
        </w:rPr>
        <w:t xml:space="preserve">[66] Herrera, M.B.; Thomson, V.A.; Wadley, J.J.; Piper, P.J.; Sulandari, S.; Dharmayanthi, A.B.; Kraitsek, S.; Gongora, J.; Austin, J.J. East African origins for Madagascan chickens as indicated by mitochondrial DNA. Royal Society Open Science 2017, 4, 160787. DOI: 10.1098/rsos.160787.</w:t>
      </w:r>
    </w:p>
    <w:p>
      <w:pPr>
        <w:keepLines/>
        <w:spacing w:line="269" w:lineRule="auto" w:after="100"/>
        <w:ind w:hanging="340" w:left="340"/>
      </w:pPr>
      <w:r>
        <w:rPr>
          <w:rFonts w:ascii="Times New Roman" w:hAnsi="Times New Roman" w:eastAsia="宋体"/>
          <w:color w:val="000000"/>
          <w:sz w:val="20"/>
        </w:rPr>
        <w:t xml:space="preserve">[67] Yonezawa, T.; Mannen, H.; Honma, K.; Matsunaga, M.; Rakotondraparany, F.; Ratsoavina, F.M.; Wu, J.; Nishibori, M.; Yamamoto, Y. Origin and spatial population structure of Malagasy native chickens based on mitochondrial DNA. Scientific Reports 2024, 14, 569. DOI: 10.1038/s41598-023-50708-x.</w:t>
      </w:r>
    </w:p>
    <w:p>
      <w:pPr>
        <w:keepLines/>
        <w:spacing w:line="269" w:lineRule="auto" w:after="100"/>
        <w:ind w:hanging="340" w:left="340"/>
      </w:pPr>
      <w:r>
        <w:rPr>
          <w:rFonts w:ascii="Times New Roman" w:hAnsi="Times New Roman" w:eastAsia="宋体"/>
          <w:b w:val="0"/>
          <w:i w:val="0"/>
          <w:color w:val="000000"/>
          <w:sz w:val="20"/>
        </w:rPr>
        <w:t>[68] Eda, M.; Izumi, H.; Matsumi, Y. Exploring the Possibility of Successive Breeding of Chickens in the Yayoi Culture, Japan. International Journal of Osteoarchaeology 2025, 35, 392–400. DOI: 10.1002/oa.70027.</w:t>
      </w:r>
    </w:p>
    <w:p>
      <w:pPr>
        <w:keepLines/>
        <w:spacing w:line="269" w:lineRule="auto" w:after="100"/>
        <w:ind w:hanging="340" w:left="340"/>
      </w:pPr>
      <w:r>
        <w:rPr>
          <w:rFonts w:ascii="Times New Roman" w:hAnsi="Times New Roman" w:eastAsia="宋体"/>
          <w:b w:val="0"/>
          <w:i w:val="0"/>
          <w:color w:val="000000"/>
          <w:sz w:val="20"/>
        </w:rPr>
        <w:t>[69] Allen, M.G. Animalscapes and Empire: New Perspectives on the Iron Age/Romano-British Transition. PhD thesis, University of Nottingham, Nottingham, UK, 2011.</w:t>
      </w:r>
    </w:p>
    <w:p>
      <w:pPr>
        <w:keepLines/>
        <w:spacing w:line="269" w:lineRule="auto" w:after="100"/>
        <w:ind w:hanging="340" w:left="340"/>
      </w:pPr>
      <w:r>
        <w:rPr>
          <w:rFonts w:ascii="Times New Roman" w:hAnsi="Times New Roman" w:eastAsia="宋体"/>
          <w:b w:val="0"/>
          <w:i w:val="0"/>
          <w:color w:val="000000"/>
          <w:sz w:val="20"/>
        </w:rPr>
        <w:t>[70] Maltby, M.; Allen, M.; Best, J.; Fothergill, B.T.; Demarchi, B. Counting Roman chickens: Multidisciplinary approaches to human-chicken interactions in Roman Britain. Journal of Archaeological Science: Reports 2018, 19, 1003–1015. DOI: 10.1016/j.jasrep.2017.09.013.</w:t>
      </w:r>
    </w:p>
    <w:p>
      <w:pPr>
        <w:keepLines/>
        <w:spacing w:line="269" w:lineRule="auto" w:after="100"/>
        <w:ind w:hanging="340" w:left="340"/>
      </w:pPr>
      <w:r>
        <w:rPr>
          <w:rFonts w:ascii="Times New Roman" w:hAnsi="Times New Roman" w:eastAsia="宋体"/>
          <w:b w:val="0"/>
          <w:i w:val="0"/>
          <w:color w:val="000000"/>
          <w:sz w:val="20"/>
        </w:rPr>
        <w:t>[71] Olli, S.; Gustavsson, R.; Kivikero, H.; Lõugas, L.; Mannermaa, K.; Piličiauskienė, G.; Rannamäe, E.; Searle, J.B.; Kvist, L.; Honka, J. Ancient DNA unravels the history of chickens in the Baltic Sea region and the continuity of landrace lineages. Heredity 2026, 135, 397–408. DOI: 10.1038/s41437-026-00842-9.</w:t>
      </w:r>
    </w:p>
    <w:p>
      <w:pPr>
        <w:keepLines/>
        <w:spacing w:line="269" w:lineRule="auto" w:after="100"/>
        <w:ind w:hanging="340" w:left="340"/>
      </w:pPr>
      <w:r>
        <w:rPr>
          <w:rFonts w:ascii="Times New Roman" w:hAnsi="Times New Roman" w:eastAsia="宋体"/>
          <w:b w:val="0"/>
          <w:i w:val="0"/>
          <w:color w:val="000000"/>
          <w:sz w:val="20"/>
        </w:rPr>
        <w:t xml:space="preserve">[72] Zhang, H.; Zhang, H.; Wang, X.T.; Chamba, Y.; Ling, Y.; Wu, C.X. Influences of hypoxia on hatching performance in chickens with different genetic adaptation to high altitude. Poultry Science 2008, 87, 2112–2116. DOI: 10.3382/ps.2008-00122.</w:t>
      </w:r>
    </w:p>
    <w:p>
      <w:pPr>
        <w:keepLines/>
        <w:spacing w:line="269" w:lineRule="auto" w:after="100"/>
        <w:ind w:hanging="340" w:left="340"/>
      </w:pPr>
      <w:r>
        <w:rPr>
          <w:rFonts w:ascii="Times New Roman" w:hAnsi="Times New Roman" w:eastAsia="宋体"/>
          <w:b w:val="0"/>
          <w:i w:val="0"/>
          <w:color w:val="000000"/>
          <w:sz w:val="20"/>
        </w:rPr>
        <w:t xml:space="preserve">[73] Gou, X.; Li, N.; Lian, L.; Yan, D.; Zhang, H.; Wei, Z.; Wu, C. Hypoxic adaptations of hemoglobin in Tibetan chick embryo: high oxygen-affinity mutation and selective expression. Comparative Biochemistry and Physiology Part B: Biochemistry and Molecular Biology 2007, 147, 147–155. DOI: 10.1016/j.cbpb.2006.11.031.</w:t>
      </w:r>
    </w:p>
    <w:p>
      <w:pPr>
        <w:keepLines/>
        <w:spacing w:line="269" w:lineRule="auto" w:after="100"/>
        <w:ind w:hanging="340" w:left="340"/>
      </w:pPr>
      <w:r>
        <w:rPr>
          <w:rFonts w:ascii="Times New Roman" w:hAnsi="Times New Roman" w:eastAsia="宋体"/>
          <w:b w:val="0"/>
          <w:i w:val="0"/>
          <w:color w:val="000000"/>
          <w:sz w:val="20"/>
        </w:rPr>
        <w:t xml:space="preserve">[74] Liu, C.; Zhang, L.F.; Song, M.L.; Bao, H.G.; Zhao, C.J.; Li, N. Highly efficient dissociation of oxygen from hemoglobin in Tibetan chicken embryos compared with lowland chicken embryos incubated in hypoxia. Poultry Science 2009, 88, 2689–2694. DOI: 10.3382/ps.2009-00311.</w:t>
      </w:r>
    </w:p>
    <w:p>
      <w:pPr>
        <w:keepLines/>
        <w:spacing w:line="269" w:lineRule="auto" w:after="100"/>
        <w:ind w:hanging="340" w:left="340"/>
      </w:pPr>
      <w:r>
        <w:rPr>
          <w:rFonts w:ascii="Times New Roman" w:hAnsi="Times New Roman" w:eastAsia="宋体"/>
          <w:b w:val="0"/>
          <w:i w:val="0"/>
          <w:color w:val="000000"/>
          <w:sz w:val="20"/>
        </w:rPr>
        <w:t xml:space="preserve">[75] Zhong, H.A.; Kong, X.Y.; Zhang, Y.W.; Su, Y.K.; Zhang, B.; Zhu, L.; Chen, H.; Gou, X.; Zhang, H. Microevolutionary mechanism of high-altitude adaptation in Tibetan chicken populations from an elevation gradient. Evolutionary Applications 2022, 15, 2100–2112. DOI: 10.1111/eva.13503.</w:t>
      </w:r>
    </w:p>
    <w:p>
      <w:pPr>
        <w:keepLines/>
        <w:spacing w:line="269" w:lineRule="auto" w:after="100"/>
        <w:ind w:hanging="340" w:left="340"/>
      </w:pPr>
      <w:r>
        <w:rPr>
          <w:rFonts w:ascii="Times New Roman" w:hAnsi="Times New Roman" w:eastAsia="宋体"/>
          <w:b w:val="0"/>
          <w:i w:val="0"/>
          <w:color w:val="000000"/>
          <w:sz w:val="20"/>
        </w:rPr>
        <w:t xml:space="preserve">[76] Liu, X.; Wang, X.; Liu, J.; Wang, X.; Bao, H. Identifying Candidate Genes for Hypoxia Adaptation of Tibet Chicken Embryos by Selection Signature Analyses and RNA Sequencing. Genes 2020, 11, 823. DOI: 10.3390/genes11070823.</w:t>
      </w:r>
    </w:p>
    <w:p>
      <w:pPr>
        <w:keepLines/>
        <w:spacing w:line="269" w:lineRule="auto" w:after="100"/>
        <w:ind w:hanging="340" w:left="340"/>
      </w:pPr>
      <w:r>
        <w:rPr>
          <w:rFonts w:ascii="Times New Roman" w:hAnsi="Times New Roman" w:eastAsia="宋体"/>
          <w:b w:val="0"/>
          <w:i w:val="0"/>
          <w:color w:val="000000"/>
          <w:sz w:val="20"/>
        </w:rPr>
        <w:t xml:space="preserve">[77] Zhang, Q.; Gou, W.; Wang, X.; Zhang, Y.; Ma, J.; Zhang, H.; Zhang, Y.; Zhang, H. Genome Resequencing Identifies Unique Adaptations of Tibetan Chickens to Hypoxia and High-Dose Ultraviolet Radiation in High-Altitude Environments. Genome Biology and Evolution 2016, 8, 765–776. DOI: 10.1093/gbe/evw032.</w:t>
      </w:r>
    </w:p>
    <w:p>
      <w:pPr>
        <w:keepLines/>
        <w:spacing w:line="269" w:lineRule="auto" w:after="100"/>
        <w:ind w:hanging="340" w:left="340"/>
      </w:pPr>
      <w:r>
        <w:rPr>
          <w:rFonts w:ascii="Times New Roman" w:hAnsi="Times New Roman" w:eastAsia="宋体"/>
          <w:b w:val="0"/>
          <w:i w:val="0"/>
          <w:color w:val="000000"/>
          <w:sz w:val="20"/>
        </w:rPr>
        <w:t xml:space="preserve">[78] Wang, M.S.; Li, Y.; Peng, M.S.; Zhong, L.; Wang, Z.J.; Li, Q.Y.; Tu, X.L.; Dong, Y.; Zhu, C.L.; Wang, L.; et al. Genomic Analyses Reveal Potential Independent Adaptation to High Altitude in Tibetan Chickens. Molecular Biology and Evolution 2015, 32, 1880–1889. DOI: 10.1093/molbev/msv071.</w:t>
      </w:r>
    </w:p>
    <w:p>
      <w:pPr>
        <w:keepLines/>
        <w:spacing w:line="269" w:lineRule="auto" w:after="100"/>
        <w:ind w:hanging="340" w:left="340"/>
      </w:pPr>
      <w:r>
        <w:rPr>
          <w:rFonts w:ascii="Times New Roman" w:hAnsi="Times New Roman" w:eastAsia="宋体"/>
          <w:b w:val="0"/>
          <w:i w:val="0"/>
          <w:color w:val="000000"/>
          <w:sz w:val="20"/>
        </w:rPr>
        <w:t xml:space="preserve">[79] Kebede, F.G.; Derks, M.F.L.; Dessie, T.; Hanotte, O.; Barros, C.P.; Crooijmans, R.P.M.A.; Komen, H.; Bastiaansen, J.W.M. Landscape genomics reveals regions associated with adaptive phenotypic and genetic variation in Ethiopian indigenous chickens. BMC Genomics 2024, 25, 284. DOI: 10.1186/s12864-024-10193-6.</w:t>
      </w:r>
    </w:p>
    <w:p>
      <w:pPr>
        <w:keepLines/>
        <w:spacing w:line="269" w:lineRule="auto" w:after="100"/>
        <w:ind w:hanging="340" w:left="340"/>
      </w:pPr>
      <w:r>
        <w:rPr>
          <w:rFonts w:ascii="Times New Roman" w:hAnsi="Times New Roman" w:eastAsia="宋体"/>
          <w:b w:val="0"/>
          <w:i w:val="0"/>
          <w:color w:val="000000"/>
          <w:sz w:val="20"/>
        </w:rPr>
        <w:t xml:space="preserve">[80] Zhao, Z.; Nie, R.; Fan, H.; Ngodroup, T.; Zhu, L.; Pan, H.; Zhang, B.; Zhang, H. Large-Scale Genomics Reveals Three-Source Ancestry and Layered Adaptation to High Altitude in Tibetan Chickens. Advanced Science 2026, 13, e22994. DOI: 10.1002/advs.202522994.</w:t>
      </w:r>
    </w:p>
    <w:p>
      <w:pPr>
        <w:keepLines/>
        <w:spacing w:line="269" w:lineRule="auto" w:after="100"/>
        <w:ind w:hanging="340" w:left="340"/>
      </w:pPr>
      <w:r>
        <w:rPr>
          <w:rFonts w:ascii="Times New Roman" w:hAnsi="Times New Roman" w:eastAsia="宋体"/>
          <w:b w:val="0"/>
          <w:i w:val="0"/>
          <w:color w:val="000000"/>
          <w:sz w:val="20"/>
        </w:rPr>
        <w:t xml:space="preserve">[81] Deeb, N.; Cahaner, A. Genotype-by-environment interaction with broiler genotypes differing in growth rate. 1. The effects of high ambient temperature and naked-neck genotype on lines differing in genetic background. Poultry Science 2001, 80, 695–702. DOI: 10.1093/ps/80.6.695.</w:t>
      </w:r>
    </w:p>
    <w:p>
      <w:pPr>
        <w:keepLines/>
        <w:spacing w:line="269" w:lineRule="auto" w:after="100"/>
        <w:ind w:hanging="340" w:left="340"/>
      </w:pPr>
      <w:r>
        <w:rPr>
          <w:rFonts w:ascii="Times New Roman" w:hAnsi="Times New Roman" w:eastAsia="宋体"/>
          <w:b w:val="0"/>
          <w:i w:val="0"/>
          <w:color w:val="000000"/>
          <w:sz w:val="20"/>
        </w:rPr>
        <w:t xml:space="preserve">[82] Wilson, H.R.; Wilcox, C.J.; Voitle, R.A.; Baird, C.D.; Dorminey, R.W. Characteristics of White Leghorn chickens selected for heat tolerance. Poultry Science 1975, 54, 126–130. DOI: 10.3382/ps.0540126.</w:t>
      </w:r>
    </w:p>
    <w:p>
      <w:pPr>
        <w:keepLines/>
        <w:spacing w:line="269" w:lineRule="auto" w:after="100"/>
        <w:ind w:hanging="340" w:left="340"/>
      </w:pPr>
      <w:r>
        <w:rPr>
          <w:rFonts w:ascii="Times New Roman" w:hAnsi="Times New Roman" w:eastAsia="宋体"/>
          <w:b w:val="0"/>
          <w:i w:val="0"/>
          <w:color w:val="000000"/>
          <w:sz w:val="20"/>
        </w:rPr>
        <w:t xml:space="preserve">[83] Cahaner, A.; Ajuh, J.A.; Siegmund-Schultze, M.; Azoulay, Y.; Druyan, S.; Zárate, A.V. Effects of the genetically reduced feather coverage in naked neck and featherless broilers on their performance under hot conditions. Poultry Science 2008, 87, 2517–2527. DOI: 10.3382/ps.2008-00284.</w:t>
      </w:r>
    </w:p>
    <w:p>
      <w:pPr>
        <w:keepLines/>
        <w:spacing w:line="269" w:lineRule="auto" w:after="100"/>
        <w:ind w:hanging="340" w:left="340"/>
      </w:pPr>
      <w:r>
        <w:rPr>
          <w:rFonts w:ascii="Times New Roman" w:hAnsi="Times New Roman" w:eastAsia="宋体"/>
          <w:b w:val="0"/>
          <w:i w:val="0"/>
          <w:color w:val="000000"/>
          <w:sz w:val="20"/>
        </w:rPr>
        <w:t xml:space="preserve">[84] Guo, X.; Xing, C.H.; Wei, W.; Zhang, X.F.; Wei, Z.Y.; Ren, L.L.; Jiang, J.J.; Li, M.; Wang, J.X.; He, X.X.; et al. Genome-wide scan for selection signatures and genes related to heat tolerance in domestic chickens in the tropical and temperate regions in Asia. Poultry Science 2022, 101, 101821. DOI: 10.1016/j.psj.2022.101821.</w:t>
      </w:r>
    </w:p>
    <w:p>
      <w:pPr>
        <w:keepLines/>
        <w:spacing w:line="269" w:lineRule="auto" w:after="100"/>
        <w:ind w:hanging="340" w:left="340"/>
      </w:pPr>
      <w:r>
        <w:rPr>
          <w:rFonts w:ascii="Times New Roman" w:hAnsi="Times New Roman" w:eastAsia="宋体"/>
          <w:b w:val="0"/>
          <w:i w:val="0"/>
          <w:color w:val="000000"/>
          <w:sz w:val="20"/>
        </w:rPr>
        <w:t xml:space="preserve">[85] Xie, S.; Yang, X.; Gao, Y.; Jiao, W.; Li, X.; Li, Y.; Ning, Z. Performance differences of Rhode Island Red, Bashang Long-tail Chicken, and their reciprocal crossbreds under natural cold stress. Asian-Australasian Journal of Animal Sciences 2017, 30, 1507–1514. DOI: 10.5713/ajas.16.0957.</w:t>
      </w:r>
    </w:p>
    <w:p>
      <w:pPr>
        <w:keepLines/>
        <w:spacing w:line="269" w:lineRule="auto" w:after="100"/>
        <w:ind w:hanging="340" w:left="340"/>
      </w:pPr>
      <w:r>
        <w:rPr>
          <w:rFonts w:ascii="Times New Roman" w:hAnsi="Times New Roman" w:eastAsia="宋体"/>
          <w:b w:val="0"/>
          <w:i w:val="0"/>
          <w:color w:val="000000"/>
          <w:sz w:val="20"/>
        </w:rPr>
        <w:t xml:space="preserve">[86] Xie, S.; Yang, X.; Wang, D.; Zhu, F.; Yang, N.; Hou, Z.; Ning, Z. Thyroid transcriptome analysis reveals different adaptive responses to cold environmental conditions between two chicken breeds. PLOS ONE 2018, 13, e0191096. DOI: 10.1371/journal.pone.0191096.</w:t>
      </w:r>
    </w:p>
    <w:p>
      <w:pPr>
        <w:keepLines/>
        <w:spacing w:line="269" w:lineRule="auto" w:after="100"/>
        <w:ind w:hanging="340" w:left="340"/>
      </w:pPr>
      <w:r>
        <w:rPr>
          <w:rFonts w:ascii="Times New Roman" w:hAnsi="Times New Roman" w:eastAsia="宋体"/>
          <w:b w:val="0"/>
          <w:i w:val="0"/>
          <w:color w:val="000000"/>
          <w:sz w:val="20"/>
        </w:rPr>
        <w:t xml:space="preserve">[87] Xu, N.Y.; Si, W.; Li, M.; Gong, M.; Larivière, J.M.; Nanaei, H.A.; Bian, P.P.; Jiang, Y.; Zhao, X. Genome-wide scan for selective footprints and genes related to cold tolerance in Chantecler chickens. Zoological Research 2021, 42, 710–720. DOI: 10.24272/j.issn.2095-8137.2021.189.</w:t>
      </w:r>
    </w:p>
    <w:p>
      <w:pPr>
        <w:keepLines/>
        <w:spacing w:line="269" w:lineRule="auto" w:after="100"/>
        <w:ind w:hanging="340" w:left="340"/>
      </w:pPr>
      <w:r>
        <w:rPr>
          <w:rFonts w:ascii="Times New Roman" w:hAnsi="Times New Roman" w:eastAsia="宋体"/>
          <w:b w:val="0"/>
          <w:i w:val="0"/>
          <w:color w:val="000000"/>
          <w:sz w:val="20"/>
        </w:rPr>
        <w:t xml:space="preserve">[88] Shi, S.; Shao, D.; Yang, L.; Liang, Q.; Han, W.; Xue, Q.; Qu, L.; Leng, L.; Li, Y.; Zhao, X.; et al. Whole genome analyses reveal novel genes associated with chicken adaptation to tropical and frigid environments. Journal of Advanced Research 2023, 47, 13–25. DOI: 10.1016/j.jare.2022.07.005.</w:t>
      </w:r>
    </w:p>
    <w:p>
      <w:pPr>
        <w:keepLines/>
        <w:spacing w:line="269" w:lineRule="auto" w:after="100"/>
        <w:ind w:hanging="340" w:left="340"/>
      </w:pPr>
      <w:r>
        <w:rPr>
          <w:rFonts w:ascii="Times New Roman" w:hAnsi="Times New Roman" w:eastAsia="宋体"/>
          <w:b w:val="0"/>
          <w:i w:val="0"/>
          <w:color w:val="000000"/>
          <w:sz w:val="20"/>
        </w:rPr>
        <w:t xml:space="preserve">[89] Pinard-van der Laan, M.H.; Bed'hom, B.; Coville, J.L.; Pitel, F.; Feve, K.; Leroux, S.; Legros, H.; Thomas, A.; Gourichon, D.; Repérant, J.M.; et al. Microsatellite mapping of QTLs affecting resistance to coccidiosis (Eimeria tenella) in a Fayoumi x White Leghorn cross. BMC Genomics 2009, 10, 31. DOI: 10.1186/1471-2164-10-31.</w:t>
      </w:r>
    </w:p>
    <w:p>
      <w:pPr>
        <w:keepLines/>
        <w:spacing w:line="269" w:lineRule="auto" w:after="100"/>
        <w:ind w:hanging="340" w:left="340"/>
      </w:pPr>
      <w:r>
        <w:rPr>
          <w:rFonts w:ascii="Times New Roman" w:hAnsi="Times New Roman" w:eastAsia="宋体"/>
          <w:b w:val="0"/>
          <w:i w:val="0"/>
          <w:color w:val="000000"/>
          <w:sz w:val="20"/>
        </w:rPr>
        <w:t xml:space="preserve">[90] Psifidi, A.; Fife, M.; Howell, J.; Matika, O.; van Diemen, P.M.; Kuo, R.; Smith, J.; Hocking, P.M.; Salmon, N.; Jones, M.A.; et al. The genomic architecture of resistance to Campylobacter jejuni intestinal colonisation in chickens. BMC Genomics 2016, 17, 293. DOI: 10.1186/s12864-016-2612-7.</w:t>
      </w:r>
    </w:p>
    <w:p>
      <w:pPr>
        <w:keepLines/>
        <w:spacing w:line="269" w:lineRule="auto" w:after="100"/>
        <w:ind w:hanging="340" w:left="340"/>
      </w:pPr>
      <w:r>
        <w:rPr>
          <w:rFonts w:ascii="Times New Roman" w:hAnsi="Times New Roman" w:eastAsia="宋体"/>
          <w:b w:val="0"/>
          <w:i w:val="0"/>
          <w:color w:val="000000"/>
          <w:sz w:val="20"/>
        </w:rPr>
        <w:t xml:space="preserve">[91] Redmond, S.B.; Chuammitri, P.; Andreasen, C.B.; Palić, D.; Lamont, S.J. Genetic control of chicken heterophil function in advanced intercross lines: associations with novel and with known Salmonella resistance loci and a likely mechanism for cell death in extracellular trap production. Immunogenetics 2011, 63, 449–458. DOI: 10.1007/s00251-011-0523-y.</w:t>
      </w:r>
    </w:p>
    <w:p>
      <w:pPr>
        <w:keepLines/>
        <w:spacing w:line="269" w:lineRule="auto" w:after="100"/>
        <w:ind w:hanging="340" w:left="340"/>
      </w:pPr>
      <w:r>
        <w:rPr>
          <w:rFonts w:ascii="Times New Roman" w:hAnsi="Times New Roman" w:eastAsia="宋体"/>
          <w:b w:val="0"/>
          <w:i w:val="0"/>
          <w:color w:val="000000"/>
          <w:sz w:val="20"/>
        </w:rPr>
        <w:t xml:space="preserve">[92] Xu, L.; He, Y.; Ding, Y.; Liu, G.E.; Zhang, H.; Cheng, H.H.; Taylor, R.L.; Song, J. Genetic assessment of inbred chicken lines indicates genomic signatures of resistance to Marek's disease. Journal of Animal Science and Biotechnology 2018, 9, 65. DOI: 10.1186/s40104-018-0281-x.</w:t>
      </w:r>
    </w:p>
    <w:p>
      <w:pPr>
        <w:keepLines/>
        <w:spacing w:line="269" w:lineRule="auto" w:after="100"/>
        <w:ind w:hanging="340" w:left="340"/>
      </w:pPr>
      <w:r>
        <w:rPr>
          <w:rFonts w:ascii="Times New Roman" w:hAnsi="Times New Roman" w:eastAsia="宋体"/>
          <w:b w:val="0"/>
          <w:i w:val="0"/>
          <w:color w:val="000000"/>
          <w:sz w:val="20"/>
        </w:rPr>
        <w:t xml:space="preserve">[93] Walugembe, M.; Amuzu-Aweh, E.N.; Botchway, P.K.; Naazie, A.; Aning, G.; Wang, Y.; Saelao, P.; Kelly, T.; Gallardo, R.A.; Zhou, H.; et al. Genetic Basis of Response of Ghanaian Local Chickens to Infection With a Lentogenic Newcastle Disease Virus. Frontiers in Genetics 2020, 11, 739. DOI: 10.3389/fgene.2020.00739.</w:t>
      </w:r>
    </w:p>
    <w:p>
      <w:pPr>
        <w:keepLines/>
        <w:spacing w:line="269" w:lineRule="auto" w:after="100"/>
        <w:ind w:hanging="340" w:left="340"/>
      </w:pPr>
      <w:r>
        <w:rPr>
          <w:rFonts w:ascii="Times New Roman" w:hAnsi="Times New Roman" w:eastAsia="宋体"/>
          <w:b w:val="0"/>
          <w:i w:val="0"/>
          <w:color w:val="000000"/>
          <w:sz w:val="20"/>
        </w:rPr>
        <w:t xml:space="preserve">[94] Walugembe, M.; Mushi, J.R.; Amuzu-Aweh, E.N.; Chiwanga, G.H.; Msoffe, P.L.; Wang, Y.; Saelao, P.; Kelly, T.; Gallardo, R.A.; Zhou, H.; et al. Genetic Analyses of Tanzanian Local Chicken Ecotypes Challenged with Newcastle Disease Virus. Genes 2019, 10, 546. DOI: 10.3390/genes10070546.</w:t>
      </w:r>
    </w:p>
    <w:p>
      <w:pPr>
        <w:keepLines/>
        <w:spacing w:line="269" w:lineRule="auto" w:after="100"/>
        <w:ind w:hanging="340" w:left="340"/>
      </w:pPr>
      <w:r>
        <w:rPr>
          <w:rFonts w:ascii="Times New Roman" w:hAnsi="Times New Roman" w:eastAsia="宋体"/>
          <w:b w:val="0"/>
          <w:i w:val="0"/>
          <w:color w:val="000000"/>
          <w:sz w:val="20"/>
        </w:rPr>
        <w:t xml:space="preserve">[95] Saelao, P.; Wang, Y.; Chanthavixay, G.; Gallardo, R.A.; Wolc, A.; Dekkers, J.C.M.; Lamont, S.J.; Kelly, T.; Zhou, H. Genetics and Genomic Regions Affecting Response to Newcastle Disease Virus Infection under Heat Stress in Layer Chickens. Genes 2019, 10, 61. DOI: 10.3390/genes10010061.</w:t>
      </w:r>
    </w:p>
    <w:p>
      <w:pPr>
        <w:keepLines/>
        <w:spacing w:line="269" w:lineRule="auto" w:after="100"/>
        <w:ind w:hanging="340" w:left="340"/>
      </w:pPr>
      <w:r>
        <w:rPr>
          <w:rFonts w:ascii="Times New Roman" w:hAnsi="Times New Roman" w:eastAsia="宋体"/>
          <w:b w:val="0"/>
          <w:i w:val="0"/>
          <w:color w:val="000000"/>
          <w:sz w:val="20"/>
        </w:rPr>
        <w:t xml:space="preserve">[96] Ruiz-Hernandez, R.; Mwangi, W.; Peroval, M.; Sadeyen, J.R.; Ascough, S.; Balkissoon, D.; Staines, K.; Boyd, A.; McCauley, J.; Smith, A.; et al. Host genetics determine susceptibility to avian influenza infection and transmission dynamics. Scientific Reports 2016, 6, 26787. DOI: 10.1038/srep26787.</w:t>
      </w:r>
    </w:p>
    <w:p>
      <w:pPr>
        <w:keepLines/>
        <w:spacing w:line="269" w:lineRule="auto" w:after="100"/>
        <w:ind w:hanging="340" w:left="340"/>
      </w:pPr>
      <w:r>
        <w:rPr>
          <w:rFonts w:ascii="Times New Roman" w:hAnsi="Times New Roman" w:eastAsia="宋体"/>
          <w:b w:val="0"/>
          <w:i w:val="0"/>
          <w:color w:val="000000"/>
          <w:sz w:val="20"/>
        </w:rPr>
        <w:t xml:space="preserve">[97] Schou, T.W.; Labouriau, R.; Permin, A.; Christensen, J.P.; Sørensen, P.; Cu, H.P.; Nguyen, V.K.; Juul-Madsen, H.R. MHC haplotype and susceptibility to experimental infections (Salmonella Enteritidis, Pasteurella multocida or Ascaridia galli) in a commercial and an indigenous chicken breed. Veterinary Immunology and Immunopathology 2010, 135, 52–63. DOI: 10.1016/j.vetimm.2009.10.030.</w:t>
      </w:r>
    </w:p>
    <w:p>
      <w:pPr>
        <w:keepLines/>
        <w:spacing w:line="269" w:lineRule="auto" w:after="100"/>
        <w:ind w:hanging="340" w:left="340"/>
      </w:pPr>
      <w:r>
        <w:rPr>
          <w:rFonts w:ascii="Times New Roman" w:hAnsi="Times New Roman" w:eastAsia="宋体"/>
          <w:b w:val="0"/>
          <w:i w:val="0"/>
          <w:color w:val="000000"/>
          <w:sz w:val="20"/>
        </w:rPr>
        <w:t xml:space="preserve">[98] Zuidhof, M.J.; Schneider, B.L.; Carney, V.L.; Korver, D.R.; Robinson, F.E. Growth, efficiency, and yield of commercial broilers from 1957, 1978, and 2005. Poultry Science 2014, 93, 2970–2982. DOI: 10.3382/ps.2014-04291.</w:t>
      </w:r>
    </w:p>
    <w:p>
      <w:pPr>
        <w:keepLines/>
        <w:spacing w:line="269" w:lineRule="auto" w:after="100"/>
        <w:ind w:hanging="340" w:left="340"/>
      </w:pPr>
      <w:r>
        <w:rPr>
          <w:rFonts w:ascii="Times New Roman" w:hAnsi="Times New Roman" w:eastAsia="宋体"/>
          <w:b w:val="0"/>
          <w:i w:val="0"/>
          <w:color w:val="000000"/>
          <w:sz w:val="20"/>
        </w:rPr>
        <w:t xml:space="preserve">[99] Dunn, I.C.; Meddle, S.L.; Wilson, P.W.; Wardle, C.A.; Law, A.S.; Bishop, V.R.; Hindar, C.; Robertson, G.W.; Burt, D.W.; Ellison, S.J.H.; et al. Decreased expression of the satiety signal receptor CCKAR is responsible for increased growth and body weight during the domestication of chickens. American Journal of Physiology-Endocrinology and Metabolism 2013, 304, E909–E921. DOI: 10.1152/ajpendo.00580.2012.</w:t>
      </w:r>
    </w:p>
    <w:p>
      <w:pPr>
        <w:keepLines/>
        <w:spacing w:line="269" w:lineRule="auto" w:after="100"/>
        <w:ind w:hanging="340" w:left="340"/>
      </w:pPr>
      <w:r>
        <w:rPr>
          <w:rFonts w:ascii="Times New Roman" w:hAnsi="Times New Roman" w:eastAsia="宋体"/>
          <w:b w:val="0"/>
          <w:i w:val="0"/>
          <w:color w:val="000000"/>
          <w:sz w:val="20"/>
        </w:rPr>
        <w:t xml:space="preserve">[100] Wang, K.; Hu, H.; Tian, Y.; Li, J.; Scheben, A.; Zhang, C.; Li, Y.; Wu, J.; Yang, L.; Fan, X.; et al. The Chicken Pan-Genome Reveals Gene Content Variation and a Promoter Region Deletion in IGF2BP1 Affecting Body Size. Molecular Biology and Evolution 2021, 38, 5066–5081. DOI: 10.1093/molbev/msab231.</w:t>
      </w:r>
    </w:p>
    <w:p>
      <w:pPr>
        <w:keepLines/>
        <w:spacing w:line="269" w:lineRule="auto" w:after="100"/>
        <w:ind w:hanging="340" w:left="340"/>
      </w:pPr>
      <w:r>
        <w:rPr>
          <w:rFonts w:ascii="Times New Roman" w:hAnsi="Times New Roman" w:eastAsia="宋体"/>
          <w:b w:val="0"/>
          <w:i w:val="0"/>
          <w:color w:val="000000"/>
          <w:sz w:val="20"/>
        </w:rPr>
        <w:t xml:space="preserve">[101] Agarwal, S.K.; Cogburn, L.A.; Burnside, J. Dysfunctional growth hormone receptor in a strain of sex-linked dwarf chicken: evidence for a mutation in the intracellular domain. Journal of Endocrinology 1994, 142, 427–434. DOI: 10.1677/joe.0.1420427.</w:t>
      </w:r>
    </w:p>
    <w:p>
      <w:pPr>
        <w:keepLines/>
        <w:spacing w:line="269" w:lineRule="auto" w:after="100"/>
        <w:ind w:hanging="340" w:left="340"/>
      </w:pPr>
      <w:r>
        <w:rPr>
          <w:rFonts w:ascii="Times New Roman" w:hAnsi="Times New Roman" w:eastAsia="宋体"/>
          <w:b w:val="0"/>
          <w:i w:val="0"/>
          <w:color w:val="000000"/>
          <w:sz w:val="20"/>
        </w:rPr>
        <w:t xml:space="preserve">[102] Shen, L.; Bai, X.; Zhao, L.; Zhou, J.; Chang, C.; Li, X.; Cao, Z.; Li, Y.; Luan, P.; Li, H.; et al. Integrative 3D genomics with multi-omics analysis and functional validation of genetic regulatory mechanisms of abdominal fat deposition in chickens. Nature Communications 2024, 15, 9274. DOI: 10.1038/s41467-024-53692-6.</w:t>
      </w:r>
    </w:p>
    <w:p>
      <w:pPr>
        <w:keepLines/>
        <w:spacing w:line="269" w:lineRule="auto" w:after="100"/>
        <w:ind w:hanging="340" w:left="340"/>
      </w:pPr>
      <w:r>
        <w:rPr>
          <w:rFonts w:ascii="Times New Roman" w:hAnsi="Times New Roman" w:eastAsia="宋体"/>
          <w:b w:val="0"/>
          <w:i w:val="0"/>
          <w:color w:val="000000"/>
          <w:sz w:val="20"/>
        </w:rPr>
        <w:t xml:space="preserve">[103] Sheng, Z.; Pettersson, M.E.; Honaker, C.F.; Siegel, P.B.; Carlborg, Ö. Standing genetic variation as a major contributor to adaptation in the Virginia chicken lines selection experiment. Genome Biology 2015, 16, 219. DOI: 10.1186/s13059-015-0785-z.</w:t>
      </w:r>
    </w:p>
    <w:p>
      <w:pPr>
        <w:keepLines/>
        <w:spacing w:line="269" w:lineRule="auto" w:after="100"/>
        <w:ind w:hanging="340" w:left="340"/>
      </w:pPr>
      <w:r>
        <w:rPr>
          <w:rFonts w:ascii="Times New Roman" w:hAnsi="Times New Roman" w:eastAsia="宋体"/>
          <w:b w:val="0"/>
          <w:i w:val="0"/>
          <w:color w:val="000000"/>
          <w:sz w:val="20"/>
        </w:rPr>
        <w:t xml:space="preserve">[104] Carlborg, Ö.; Jacobsson, L.; Åhgren, P.; Siegel, P.; Andersson, L. Epistasis and the release of genetic variation during long-term selection. Nature Genetics 2006, 38, 418–420. DOI: 10.1038/ng1761.</w:t>
      </w:r>
    </w:p>
    <w:p>
      <w:pPr>
        <w:keepLines/>
        <w:spacing w:line="269" w:lineRule="auto" w:after="100"/>
        <w:ind w:hanging="340" w:left="340"/>
      </w:pPr>
      <w:r>
        <w:rPr>
          <w:rFonts w:ascii="Times New Roman" w:hAnsi="Times New Roman" w:eastAsia="宋体"/>
          <w:b w:val="0"/>
          <w:i w:val="0"/>
          <w:color w:val="000000"/>
          <w:sz w:val="20"/>
        </w:rPr>
        <w:t xml:space="preserve">[105] Zhu, X.; Li, C.; Luo, C.; Bai, Z.; Shu, D.; Chen, P.; Ren, J.; Song, R.; Fang, L.; Qu, H.; et al. Mapping the regulatory genetic landscape of complex traits using a chicken advanced intercross line. Nature Communications 2025, 16, 5841. DOI: 10.1038/s41467-025-60834-x.</w:t>
      </w:r>
    </w:p>
    <w:p>
      <w:pPr>
        <w:keepLines/>
        <w:spacing w:line="269" w:lineRule="auto" w:after="100"/>
        <w:ind w:hanging="340" w:left="340"/>
      </w:pPr>
      <w:r>
        <w:rPr>
          <w:rFonts w:ascii="Times New Roman" w:hAnsi="Times New Roman" w:eastAsia="宋体"/>
          <w:b w:val="0"/>
          <w:i w:val="0"/>
          <w:color w:val="000000"/>
          <w:sz w:val="20"/>
        </w:rPr>
        <w:t xml:space="preserve">[106] Flisar, T.; Malovrh, Š.; Terčič, D.; Holcman, A.; Kovač, M. Thirty-four generations of divergent selection for 8-week body weight in chickens. Poultry Science 2014, 93, 16–23. DOI: 10.3382/ps.2013-03464.</w:t>
      </w:r>
    </w:p>
    <w:p>
      <w:pPr>
        <w:keepLines/>
        <w:spacing w:line="269" w:lineRule="auto" w:after="100"/>
        <w:ind w:hanging="340" w:left="340"/>
      </w:pPr>
      <w:r>
        <w:rPr>
          <w:rFonts w:ascii="Times New Roman" w:hAnsi="Times New Roman" w:eastAsia="宋体"/>
          <w:b w:val="0"/>
          <w:i w:val="0"/>
          <w:color w:val="000000"/>
          <w:sz w:val="20"/>
        </w:rPr>
        <w:t xml:space="preserve">[107] Zou, X.; Liu, T.; Li, Y.; Chen, P.; Yan, X.; Ma, J.; Ji, J.; Qu, H.; Cai, M.; He, Y.; et al. Long-term divergent selection for residual feed intake in Chinese broiler chickens. Poultry Science 2023, 102, 102298. DOI: 10.1016/j.psj.2022.102298.</w:t>
      </w:r>
    </w:p>
    <w:p>
      <w:pPr>
        <w:keepLines/>
        <w:spacing w:line="269" w:lineRule="auto" w:after="100"/>
        <w:ind w:hanging="340" w:left="340"/>
      </w:pPr>
      <w:r>
        <w:rPr>
          <w:rFonts w:ascii="Times New Roman" w:hAnsi="Times New Roman" w:eastAsia="宋体"/>
          <w:b w:val="0"/>
          <w:i w:val="0"/>
          <w:color w:val="000000"/>
          <w:sz w:val="20"/>
        </w:rPr>
        <w:t xml:space="preserve">[108] Karlsson, A.C.; Fallahshahroudi, A.; Johnsen, H.; Hagenblad, J.; Wright, D.; Andersson, L.; Jensen, P. A domestication related mutation in the thyroid stimulating hormone receptor gene (TSHR) modulates photoperiodic response and reproduction in chickens. General and Comparative Endocrinology 2016, 228, 69–78. DOI: 10.1016/j.ygcen.2016.02.010.</w:t>
      </w:r>
    </w:p>
    <w:p>
      <w:pPr>
        <w:keepLines/>
        <w:spacing w:line="269" w:lineRule="auto" w:after="100"/>
        <w:ind w:hanging="340" w:left="340"/>
      </w:pPr>
      <w:r>
        <w:rPr>
          <w:rFonts w:ascii="Times New Roman" w:hAnsi="Times New Roman" w:eastAsia="宋体"/>
          <w:b w:val="0"/>
          <w:i w:val="0"/>
          <w:color w:val="000000"/>
          <w:sz w:val="20"/>
        </w:rPr>
        <w:t xml:space="preserve">[109] Basheer, A.; Haley, C.S.; Law, A.; Windsor, D.; Morrice, D.; Talbot, R.; Wilson, P.W.; Sharp, P.J.; Dunn, I.C. Genetic loci inherited from hens lacking maternal behaviour both inhibit and paradoxically promote this behaviour. Genetics Selection Evolution 2015, 47, 100. DOI: 10.1186/s12711-015-0180-y.</w:t>
      </w:r>
    </w:p>
    <w:p>
      <w:pPr>
        <w:keepLines/>
        <w:spacing w:line="269" w:lineRule="auto" w:after="100"/>
        <w:ind w:hanging="340" w:left="340"/>
      </w:pPr>
      <w:r>
        <w:rPr>
          <w:rFonts w:ascii="Times New Roman" w:hAnsi="Times New Roman" w:eastAsia="宋体"/>
          <w:b w:val="0"/>
          <w:i w:val="0"/>
          <w:color w:val="000000"/>
          <w:sz w:val="20"/>
        </w:rPr>
        <w:t xml:space="preserve">[110] Johnsson, M.; Gustafson, I.; Rubin, C.J.; Sahlqvist, A.S.; Jonsson, K.B.; Kerje, S.; Ekwall, O.; Kämpe, O.; Andersson, L.; Jensen, P.; et al. A Sexual Ornament in Chickens Is Affected by Pleiotropic Alleles at HAO1 and BMP2, Selected during Domestication. PLOS Genetics 2012, 8, e1002914. DOI: 10.1371/journal.pgen.1002914.</w:t>
      </w:r>
    </w:p>
    <w:p>
      <w:pPr>
        <w:keepLines/>
        <w:spacing w:line="269" w:lineRule="auto" w:after="100"/>
        <w:ind w:hanging="340" w:left="340"/>
      </w:pPr>
      <w:r>
        <w:rPr>
          <w:rFonts w:ascii="Times New Roman" w:hAnsi="Times New Roman" w:eastAsia="宋体"/>
          <w:b w:val="0"/>
          <w:i w:val="0"/>
          <w:color w:val="000000"/>
          <w:sz w:val="20"/>
        </w:rPr>
        <w:t xml:space="preserve">[111] Ni, A.; Bovenhuis, H.; Calus, M.P.L.; Li, Y.; Yuan, J.; Sun, Y.; Chen, J. Identifying candidate genetic variants for egg number by analyzing over 1,000 fully sequenced layers. GigaScience 2025, 14, giaf064. DOI: 10.1093/gigascience/giaf064.</w:t>
      </w:r>
    </w:p>
    <w:p>
      <w:pPr>
        <w:keepLines/>
        <w:spacing w:line="269" w:lineRule="auto" w:after="100"/>
        <w:ind w:hanging="340" w:left="340"/>
      </w:pPr>
      <w:r>
        <w:rPr>
          <w:rFonts w:ascii="Times New Roman" w:hAnsi="Times New Roman" w:eastAsia="宋体"/>
          <w:b w:val="0"/>
          <w:i w:val="0"/>
          <w:color w:val="000000"/>
          <w:sz w:val="20"/>
        </w:rPr>
        <w:t xml:space="preserve">[112] Zhu, D.; Shi, K.; The ChickenGTEx Consortium; Li, C.; Yan, Y.; Li, H.; Bai, Z.; Tan, L.; Guan, D.; Zhao, Y.; et al. Egg-laying ChickenGTEx resource deciphers context-specific regulatory effects on fertility traits. Nature Communications 2026, 17, 553. DOI: 10.1038/s41467-025-67245-y.</w:t>
      </w:r>
    </w:p>
    <w:p>
      <w:pPr>
        <w:keepLines/>
        <w:spacing w:line="269" w:lineRule="auto" w:after="100"/>
        <w:ind w:hanging="340" w:left="340"/>
      </w:pPr>
      <w:r>
        <w:rPr>
          <w:rFonts w:ascii="Times New Roman" w:hAnsi="Times New Roman" w:eastAsia="宋体"/>
          <w:b w:val="0"/>
          <w:i w:val="0"/>
          <w:color w:val="000000"/>
          <w:sz w:val="20"/>
        </w:rPr>
        <w:t xml:space="preserve">[113] Lin, D.Y.; Chu, C.T.; Lin, M.Y.; Tsai, M.Y.; Tzeng, S.J.; Wu, M.C.; Chang, H.L. Heritability and Genetic Correlation of Age at First Egg and Egg Number up to 40 Weeks of Age After Long-Term Selection in Taiwan Indigenous Chicken. Animals 2025, 15, 1534. DOI: 10.3390/ani15111534.</w:t>
      </w:r>
    </w:p>
    <w:p>
      <w:pPr>
        <w:keepLines/>
        <w:spacing w:line="269" w:lineRule="auto" w:after="100"/>
        <w:ind w:hanging="340" w:left="340"/>
      </w:pPr>
      <w:r>
        <w:rPr>
          <w:rFonts w:ascii="Times New Roman" w:hAnsi="Times New Roman" w:eastAsia="宋体"/>
          <w:b w:val="0"/>
          <w:i w:val="0"/>
          <w:color w:val="000000"/>
          <w:sz w:val="20"/>
        </w:rPr>
        <w:t xml:space="preserve">[114] Jambui, M.; Honaker, C.F.; Siegel, P.B. Correlated responses to long-term divergent selection for 8-week body weight in female White Plymouth Rock chickens: Sexual maturity. Poultry Science 2017, 96, 3844–3851. DOI: 10.3382/ps/pex224.</w:t>
      </w:r>
    </w:p>
    <w:p>
      <w:pPr>
        <w:keepLines/>
        <w:spacing w:line="269" w:lineRule="auto" w:after="100"/>
        <w:ind w:hanging="340" w:left="340"/>
      </w:pPr>
      <w:r>
        <w:rPr>
          <w:rFonts w:ascii="Times New Roman" w:hAnsi="Times New Roman" w:eastAsia="宋体"/>
          <w:b w:val="0"/>
          <w:i w:val="0"/>
          <w:color w:val="000000"/>
          <w:sz w:val="20"/>
        </w:rPr>
        <w:t xml:space="preserve">[115] Froman, D.P.; Pizzari, T.; Feltmann, A.J.; Castillo-Juarez, H.; Birkhead, T.R. Sperm mobility: mechanisms of fertilizing efficiency, genetic variation and phenotypic relationship with male status in the domestic fowl, Gallus gallus domesticus. Proceedings of the Royal Society of London. Series B: Biological Sciences 2002, 269, 607–612. DOI: 10.1098/rspb.2001.1925.</w:t>
      </w:r>
    </w:p>
    <w:p>
      <w:pPr>
        <w:keepLines/>
        <w:spacing w:line="269" w:lineRule="auto" w:after="100"/>
        <w:ind w:hanging="340" w:left="340"/>
      </w:pPr>
      <w:r>
        <w:rPr>
          <w:rFonts w:ascii="Times New Roman" w:hAnsi="Times New Roman" w:eastAsia="宋体"/>
          <w:b w:val="0"/>
          <w:i w:val="0"/>
          <w:color w:val="000000"/>
          <w:sz w:val="20"/>
        </w:rPr>
        <w:t xml:space="preserve">[116] Ma, C.; Liebing, A.D.; Kleinau, G.; Kamprad, A.; Calabrese, L.; Szczepek, M.; Li, Z.; Larsson, M.; Scheerer, P.; Stäubert, C.; et al. Ultrarapid MC1R protein and associated plumage color evolution in the domestic chicken. Proceedings of the National Academy of Sciences of the United States of America 2026, 123, e2605288123. DOI: 10.1073/pnas.2605288123.</w:t>
      </w:r>
    </w:p>
    <w:p>
      <w:pPr>
        <w:keepLines/>
        <w:spacing w:line="269" w:lineRule="auto" w:after="100"/>
        <w:ind w:hanging="340" w:left="340"/>
      </w:pPr>
      <w:r>
        <w:rPr>
          <w:rFonts w:ascii="Times New Roman" w:hAnsi="Times New Roman" w:eastAsia="宋体"/>
          <w:b w:val="0"/>
          <w:i w:val="0"/>
          <w:color w:val="000000"/>
          <w:sz w:val="20"/>
        </w:rPr>
        <w:t xml:space="preserve">[117] Li, J.; Lee, M.O.; Chen, J.; Davis, B.W.; Dorshorst, B.J.; Siegel, P.B.; Inaba, M.; Jiang, T.X.; Chuong, C.M.; Andersson, L. Cis-acting mutation affecting GJA5 transcription is underlying the Melanotic within-feather pigmentation pattern in chickens. Proceedings of the National Academy of Sciences of the United States of America 2021, 118, e2109363118. DOI: 10.1073/pnas.2109363118.</w:t>
      </w:r>
    </w:p>
    <w:p>
      <w:pPr>
        <w:keepLines/>
        <w:spacing w:line="269" w:lineRule="auto" w:after="100"/>
        <w:ind w:hanging="340" w:left="340"/>
      </w:pPr>
      <w:r>
        <w:rPr>
          <w:rFonts w:ascii="Times New Roman" w:hAnsi="Times New Roman" w:eastAsia="宋体"/>
          <w:b w:val="0"/>
          <w:i w:val="0"/>
          <w:color w:val="000000"/>
          <w:sz w:val="20"/>
        </w:rPr>
        <w:t xml:space="preserve">[118] Dorshorst, B.; Molin, A.M.; Rubin, C.J.; Johansson, A.M.; Strömstedt, L.; Pham, M.H.; Chen, C.F.; Hallböök, F.; Ashwell, C.; Andersson, L. A Complex Genomic Rearrangement Involving the Endothelin 3 Locus Causes Dermal Hyperpigmentation in the Chicken. PLOS Genetics 2011, 7, e1002412. DOI: 10.1371/journal.pgen.1002412.</w:t>
      </w:r>
    </w:p>
    <w:p>
      <w:pPr>
        <w:keepLines/>
        <w:spacing w:line="269" w:lineRule="auto" w:after="100"/>
        <w:ind w:hanging="340" w:left="340"/>
      </w:pPr>
      <w:r>
        <w:rPr>
          <w:rFonts w:ascii="Times New Roman" w:hAnsi="Times New Roman" w:eastAsia="宋体"/>
          <w:b w:val="0"/>
          <w:i w:val="0"/>
          <w:color w:val="000000"/>
          <w:sz w:val="20"/>
        </w:rPr>
        <w:t xml:space="preserve">[119] Feng, C.; Gao, Y.; Dorshorst, B.; Song, C.; Gu, X.; Li, Q.; Li, J.; Liu, T.; Rubin, C.J.; Zhao, Y.; et al. A cis-Regulatory Mutation of PDSS2 Causes Silky-Feather in Chickens. PLOS Genetics 2014, 10, e1004576. DOI: 10.1371/journal.pgen.1004576.</w:t>
      </w:r>
    </w:p>
    <w:p>
      <w:pPr>
        <w:keepLines/>
        <w:spacing w:line="269" w:lineRule="auto" w:after="100"/>
        <w:ind w:hanging="340" w:left="340"/>
      </w:pPr>
      <w:r>
        <w:rPr>
          <w:rFonts w:ascii="Times New Roman" w:hAnsi="Times New Roman" w:eastAsia="宋体"/>
          <w:b w:val="0"/>
          <w:i w:val="0"/>
          <w:color w:val="000000"/>
          <w:sz w:val="20"/>
        </w:rPr>
        <w:t xml:space="preserve">[120] Ng, C.S.; Wu, P.; Foley, J.; Foley, A.; McDonald, M.L.; Juan, W.T.; Huang, C.J.; Lai, Y.T.; Lo, W.S.; Chen, C.F.; et al. The Chicken Frizzle Feather Is Due to an α-Keratin (KRT75) Mutation That Causes a Defective Rachis. PLOS Genetics 2012, 8, e1002748. DOI: 10.1371/journal.pgen.1002748.</w:t>
      </w:r>
    </w:p>
    <w:p>
      <w:pPr>
        <w:keepLines/>
        <w:spacing w:line="269" w:lineRule="auto" w:after="100"/>
        <w:ind w:hanging="340" w:left="340"/>
      </w:pPr>
      <w:r>
        <w:rPr>
          <w:rFonts w:ascii="Times New Roman" w:hAnsi="Times New Roman" w:eastAsia="宋体"/>
          <w:b w:val="0"/>
          <w:i w:val="0"/>
          <w:color w:val="000000"/>
          <w:sz w:val="20"/>
        </w:rPr>
        <w:t xml:space="preserve">[121] Dong, J.; He, C.; Wang, Z.; Li, Y.; Li, S.; Tao, L.; Chen, J.; Li, D.; Yang, F.; Li, N.; et al. A novel deletion in KRT75L4 mediates the frizzle trait in a Chinese indigenous chicken. Genetics Selection Evolution 2018, 50, 68. DOI: 10.1186/s12711-018-0441-7.</w:t>
      </w:r>
    </w:p>
    <w:p>
      <w:pPr>
        <w:keepLines/>
        <w:spacing w:line="269" w:lineRule="auto" w:after="100"/>
        <w:ind w:hanging="340" w:left="340"/>
      </w:pPr>
      <w:r>
        <w:rPr>
          <w:rFonts w:ascii="Times New Roman" w:hAnsi="Times New Roman" w:eastAsia="宋体"/>
          <w:b w:val="0"/>
          <w:i w:val="0"/>
          <w:color w:val="000000"/>
          <w:sz w:val="20"/>
        </w:rPr>
        <w:t xml:space="preserve">[122] Li, J.; Lee, M.O.; Davis, B.W.; Wu, P.; Hsieh Li, S.M.; Chuong, C.M.; Andersson, L. The crest phenotype in domestic chicken is caused by a 195 bp duplication in the intron of HOXC10. G3: Genes, Genomes, Genetics 2021, 11, jkaa048. DOI: 10.1093/g3journal/jkaa048.</w:t>
      </w:r>
    </w:p>
    <w:p>
      <w:pPr>
        <w:keepLines/>
        <w:spacing w:line="269" w:lineRule="auto" w:after="100"/>
        <w:ind w:hanging="340" w:left="340"/>
      </w:pPr>
      <w:r>
        <w:rPr>
          <w:rFonts w:ascii="Times New Roman" w:hAnsi="Times New Roman" w:eastAsia="宋体"/>
          <w:b w:val="0"/>
          <w:i w:val="0"/>
          <w:color w:val="000000"/>
          <w:sz w:val="20"/>
        </w:rPr>
        <w:t xml:space="preserve">[123] Li, J.; Lee, M.; Davis, B.W.; Lamichhaney, S.; Dorshorst, B.J.; Siegel, P.B.; Andersson, L. Mutations Upstream of the TBX5 and PITX1 Transcription Factor Genes Are Associated with Feathered Legs in the Domestic Chicken. Molecular Biology and Evolution 2020, 37, 2477–2486. DOI: 10.1093/molbev/msaa093.</w:t>
      </w:r>
    </w:p>
    <w:p>
      <w:pPr>
        <w:keepLines/>
        <w:spacing w:line="269" w:lineRule="auto" w:after="100"/>
        <w:ind w:hanging="340" w:left="340"/>
      </w:pPr>
      <w:r>
        <w:rPr>
          <w:rFonts w:ascii="Times New Roman" w:hAnsi="Times New Roman" w:eastAsia="宋体"/>
          <w:b w:val="0"/>
          <w:i w:val="0"/>
          <w:color w:val="000000"/>
          <w:sz w:val="20"/>
        </w:rPr>
        <w:t xml:space="preserve">[124] Wright, D.; Boije, H.; Meadows, J.R.S.; Bed'hom, B.; Gourichon, D.; Vieaud, A.; Tixier-Boichard, M.; Rubin, C.J.; Imsland, F.; Hallböök, F.; et al. Copy Number Variation in Intron 1 of SOX5 Causes the Pea-comb Phenotype in Chickens. PLOS Genetics 2009, 5, e1000512. DOI: 10.1371/journal.pgen.1000512.</w:t>
      </w:r>
    </w:p>
    <w:p>
      <w:pPr>
        <w:keepLines/>
        <w:spacing w:line="269" w:lineRule="auto" w:after="100"/>
        <w:ind w:hanging="340" w:left="340"/>
      </w:pPr>
      <w:r>
        <w:rPr>
          <w:rFonts w:ascii="Times New Roman" w:hAnsi="Times New Roman" w:eastAsia="宋体"/>
          <w:b w:val="0"/>
          <w:i w:val="0"/>
          <w:color w:val="000000"/>
          <w:sz w:val="20"/>
        </w:rPr>
        <w:t xml:space="preserve">[125] Imsland, F.; Feng, C.; Boije, H.; Bed'hom, B.; Fillon, V.; Dorshorst, B.; Rubin, C.J.; Liu, R.; Gao, Y.; Gu, X.; et al. The Rose-comb Mutation in Chickens Constitutes a Structural Rearrangement Causing Both Altered Comb Morphology and Defective Sperm Motility. PLOS Genetics 2012, 8, e1002775. DOI: 10.1371/journal.pgen.1002775.</w:t>
      </w:r>
    </w:p>
    <w:p>
      <w:pPr>
        <w:keepLines/>
        <w:spacing w:line="269" w:lineRule="auto" w:after="100"/>
        <w:ind w:hanging="340" w:left="340"/>
      </w:pPr>
      <w:r>
        <w:rPr>
          <w:rFonts w:ascii="Times New Roman" w:hAnsi="Times New Roman" w:eastAsia="宋体"/>
          <w:b w:val="0"/>
          <w:i w:val="0"/>
          <w:color w:val="000000"/>
          <w:sz w:val="20"/>
        </w:rPr>
        <w:t xml:space="preserve">[126] Ma, C.; Andersson, L. Population genomic analysis identifies the complex structural variation at the fibromelanosis (FM) locus in chicken. Scientific Reports 2025, 15, 9239. DOI: 10.1038/s41598-025-94250-4.</w:t>
      </w:r>
    </w:p>
    <w:p>
      <w:pPr>
        <w:keepLines/>
        <w:spacing w:line="269" w:lineRule="auto" w:after="100"/>
        <w:ind w:hanging="340" w:left="340"/>
      </w:pPr>
      <w:r>
        <w:rPr>
          <w:rFonts w:ascii="Times New Roman" w:hAnsi="Times New Roman" w:eastAsia="宋体"/>
          <w:b w:val="0"/>
          <w:i w:val="0"/>
          <w:color w:val="000000"/>
          <w:sz w:val="20"/>
        </w:rPr>
        <w:t xml:space="preserve">[127] Endo, H.; Tsunekawa, N.; Kudo, K.; Oshida, T.; Motokawa, M.; Sonoe, M.; Wanghongsa, S.; Tirawattanawanich, C.; Phimphachanhvongsod, V.; Sasaki, T.; et al. Comparative morphological study of skeletal muscle weight among the red jungle fowl (Gallus gallus) and various fowl breeds (Gallus domesticus). Journal of Experimental Zoology Part B: Molecular and Developmental Evolution 2022, 338, 542–551. DOI: 10.1002/jez.b.23111.</w:t>
      </w:r>
    </w:p>
    <w:p>
      <w:pPr>
        <w:keepLines/>
        <w:spacing w:line="269" w:lineRule="auto" w:after="100"/>
        <w:ind w:hanging="340" w:left="340"/>
      </w:pPr>
      <w:r>
        <w:rPr>
          <w:rFonts w:ascii="Times New Roman" w:hAnsi="Times New Roman" w:eastAsia="宋体"/>
          <w:b w:val="0"/>
          <w:i w:val="0"/>
          <w:color w:val="000000"/>
          <w:sz w:val="20"/>
        </w:rPr>
        <w:t xml:space="preserve">[128] Bendesky, A.; Brew, J.; Francis, K.X.; Tello Corbetto, E.F.; González Ariza, A.; Nogales Baena, S.; Shimmura, T. The main genetic locus associated with the evolution of gamecocks is centered on ISPD. G3: Genes, Genomes, Genetics 2024, 14, jkad267. DOI: 10.1093/g3journal/jkad267.</w:t>
      </w:r>
    </w:p>
    <w:p>
      <w:pPr>
        <w:keepLines/>
        <w:spacing w:line="269" w:lineRule="auto" w:after="100"/>
        <w:ind w:hanging="340" w:left="340"/>
      </w:pPr>
      <w:r>
        <w:rPr>
          <w:rFonts w:ascii="Times New Roman" w:hAnsi="Times New Roman" w:eastAsia="宋体"/>
          <w:b w:val="0"/>
          <w:i w:val="0"/>
          <w:color w:val="000000"/>
          <w:sz w:val="20"/>
        </w:rPr>
        <w:t xml:space="preserve">[129] Guo, L.; Zhang, S.; Xu, Y.; Huang, Y.; Luo, W.; Wen, Q.; Liu, G.; Huang, W.; Xu, H.; Chen, B.; et al. A missense mutation in ISPD contributes to maintain muscle fiber stability. Poultry Science 2022, 101, 102143. DOI: 10.1016/j.psj.2022.102143.</w:t>
      </w:r>
    </w:p>
    <w:p>
      <w:pPr>
        <w:keepLines/>
        <w:spacing w:line="269" w:lineRule="auto" w:after="100"/>
        <w:ind w:hanging="340" w:left="340"/>
      </w:pPr>
      <w:r>
        <w:rPr>
          <w:rFonts w:ascii="Times New Roman" w:hAnsi="Times New Roman" w:eastAsia="宋体"/>
          <w:b w:val="0"/>
          <w:i w:val="0"/>
          <w:color w:val="000000"/>
          <w:sz w:val="20"/>
        </w:rPr>
        <w:t xml:space="preserve">[130] Shimmura, T.; Kurachi, T.; Matsuda, Y.; Rafati, N.; Shimura, K.; Goto, T.; Kawakami, S.I.; Maeda, R.; Yamada, Y.; Pettersson, M.E.; et al. Genomic and neurobiological bases of variation in fighting strategies in gamecocks. Molecular Biology and Evolution 2026, 43, msag007. DOI: 10.1093/molbev/msag007.</w:t>
      </w:r>
    </w:p>
    <w:p>
      <w:pPr>
        <w:keepLines/>
        <w:spacing w:line="269" w:lineRule="auto" w:after="100"/>
        <w:ind w:hanging="340" w:left="340"/>
      </w:pPr>
      <w:r>
        <w:rPr>
          <w:rFonts w:ascii="Times New Roman" w:hAnsi="Times New Roman" w:eastAsia="宋体"/>
          <w:b w:val="0"/>
          <w:i w:val="0"/>
          <w:color w:val="000000"/>
          <w:sz w:val="20"/>
        </w:rPr>
        <w:t xml:space="preserve">[131] Berthouly, C.; Leroy, G.; Van, T.N.; Thanh, H.H.; Bed'Hom, B.; Nguyen, B.T.; Vu, C.C.; Monicat, F.; Tixier-Boichard, M.; Verrier, E.; et al. Genetic analysis of local Vietnamese chickens provides evidence of gene flow from wild to domestic populations. BMC Genetics 2009, 10, 1. DOI: 10.1186/1471-2156-10-1.</w:t>
      </w:r>
    </w:p>
    <w:p>
      <w:pPr>
        <w:keepLines/>
        <w:spacing w:line="269" w:lineRule="auto" w:after="100"/>
        <w:ind w:hanging="340" w:left="340"/>
      </w:pPr>
      <w:r>
        <w:rPr>
          <w:rFonts w:ascii="Times New Roman" w:hAnsi="Times New Roman" w:eastAsia="宋体"/>
          <w:b w:val="0"/>
          <w:i w:val="0"/>
          <w:color w:val="000000"/>
          <w:sz w:val="20"/>
        </w:rPr>
        <w:t xml:space="preserve">[132] Wu, M.Y.; Low, G.W.; Forcina, G.; van Grouw, H.; Lee, B.P.Y.; Oh, R.R.Y.; Rheindt, F.E. Historic and modern genomes unveil a domestic introgression gradient in a wild red junglefowl population. Evolutionary Applications 2020, 13, 2300–2315. DOI: 10.1111/eva.13023.</w:t>
      </w:r>
    </w:p>
    <w:p>
      <w:pPr>
        <w:keepLines/>
        <w:spacing w:line="269" w:lineRule="auto" w:after="100"/>
        <w:ind w:hanging="340" w:left="340"/>
      </w:pPr>
      <w:r>
        <w:rPr>
          <w:rFonts w:ascii="Times New Roman" w:hAnsi="Times New Roman" w:eastAsia="宋体"/>
          <w:b w:val="0"/>
          <w:i w:val="0"/>
          <w:color w:val="000000"/>
          <w:sz w:val="20"/>
        </w:rPr>
        <w:t xml:space="preserve">[133] Tiley, G.P.; Pandey, A.; Kimball, R.T.; Braun, E.L.; Burleigh, J.G. Whole genome phylogeny of Gallus: introgression and data-type effects. Avian Research 2020, 11, 7. DOI: 10.1186/s40657-020-00194-w.</w:t>
      </w:r>
    </w:p>
    <w:p>
      <w:pPr>
        <w:keepLines/>
        <w:spacing w:line="269" w:lineRule="auto" w:after="100"/>
        <w:ind w:hanging="340" w:left="340"/>
      </w:pPr>
      <w:r>
        <w:rPr>
          <w:rFonts w:ascii="Times New Roman" w:hAnsi="Times New Roman" w:eastAsia="宋体"/>
          <w:b w:val="0"/>
          <w:i w:val="0"/>
          <w:color w:val="000000"/>
          <w:sz w:val="20"/>
        </w:rPr>
        <w:t xml:space="preserve">[134] Mariadassou, M.; Suez, M.; Sathyakumar, S.; Vignal, A.; Arca, M.; Nicolas, P.; Faraut, T.; Esquerré, D.; Nishibori, M.; Vieaud, A.; et al. Unraveling the history of the genus Gallus through whole genome sequencing. Molecular Phylogenetics and Evolution 2021, 158, 107044. DOI: 10.1016/j.ympev.2020.107044.</w:t>
      </w:r>
    </w:p>
    <w:p>
      <w:pPr>
        <w:keepLines/>
        <w:spacing w:line="269" w:lineRule="auto" w:after="100"/>
        <w:ind w:hanging="340" w:left="340"/>
      </w:pPr>
      <w:r>
        <w:rPr>
          <w:rFonts w:ascii="Times New Roman" w:hAnsi="Times New Roman" w:eastAsia="宋体"/>
          <w:b w:val="0"/>
          <w:i w:val="0"/>
          <w:color w:val="000000"/>
          <w:sz w:val="20"/>
        </w:rPr>
        <w:t xml:space="preserve">[135] Brisbin, I.L.; Peterson, A.T. Playing chicken with red junglefowl: identifying phenotypic markers of genetic purity in Gallus gallus. Animal Conservation 2007, 10, 429–435. DOI: 10.1111/j.1469-1795.2007.00112.x.</w:t>
      </w:r>
    </w:p>
    <w:p>
      <w:pPr>
        <w:keepLines/>
        <w:spacing w:line="269" w:lineRule="auto" w:after="100"/>
        <w:ind w:hanging="340" w:left="340"/>
      </w:pPr>
      <w:r>
        <w:rPr>
          <w:rFonts w:ascii="Times New Roman" w:hAnsi="Times New Roman" w:eastAsia="宋体"/>
          <w:b w:val="0"/>
          <w:i w:val="0"/>
          <w:color w:val="000000"/>
          <w:sz w:val="20"/>
        </w:rPr>
        <w:t xml:space="preserve">[136] Compendio, J.D.Z.; Mantana, J.M.N.P.; Nishibori, M. Analysis of the mtDNA D-loop Region Casts New Light on Philippine Red Junglefowl Phylogeny and Relationships to Other Junglefowl Species in Asia. The Journal of Poultry Science 2022, 59, 305–315. DOI: 10.2141/jpsa.0210140.</w:t>
      </w:r>
    </w:p>
    <w:p>
      <w:pPr>
        <w:keepLines/>
        <w:spacing w:line="269" w:lineRule="auto" w:after="100"/>
        <w:ind w:hanging="340" w:left="340"/>
      </w:pPr>
      <w:r>
        <w:rPr>
          <w:rFonts w:ascii="Times New Roman" w:hAnsi="Times New Roman" w:eastAsia="宋体"/>
          <w:b w:val="0"/>
          <w:i w:val="0"/>
          <w:color w:val="000000"/>
          <w:sz w:val="20"/>
        </w:rPr>
        <w:t xml:space="preserve">[137] Xu, D.; Zhu, W.; Wu, Y.; Wei, S.; Shu, G.; Tian, Y.; Du, X.; Tang, J.; Feng, Y.; Wu, G.; et al. Whole-genome sequencing revealed genetic diversity, structure and patterns of selection in Guizhou indigenous chickens. BMC Genomics 2023, 24, 570. DOI: 10.1186/s12864-023-09621-w.</w:t>
      </w:r>
    </w:p>
    <w:p>
      <w:pPr>
        <w:keepLines/>
        <w:spacing w:line="269" w:lineRule="auto" w:after="100"/>
        <w:ind w:hanging="340" w:left="340"/>
      </w:pPr>
      <w:r>
        <w:rPr>
          <w:rFonts w:ascii="Times New Roman" w:hAnsi="Times New Roman" w:eastAsia="宋体"/>
          <w:b w:val="0"/>
          <w:i w:val="0"/>
          <w:color w:val="000000"/>
          <w:sz w:val="20"/>
        </w:rPr>
        <w:t xml:space="preserve">[138] Matsuda, Y.; Eda, M.; Ito, S.; Shimmura, T. Genomic origin and consequence of captive red junglefowl in zoological parks. BMC Genomics 2025, 26, 1138. DOI: 10.1186/s12864-025-12366-3.</w:t>
      </w:r>
    </w:p>
    <w:p>
      <w:pPr>
        <w:keepLines/>
        <w:spacing w:line="269" w:lineRule="auto" w:after="100"/>
        <w:ind w:hanging="340" w:left="340"/>
      </w:pPr>
      <w:r>
        <w:rPr>
          <w:rFonts w:ascii="Times New Roman" w:hAnsi="Times New Roman" w:eastAsia="宋体"/>
          <w:b w:val="0"/>
          <w:i w:val="0"/>
          <w:color w:val="000000"/>
          <w:sz w:val="20"/>
        </w:rPr>
        <w:t xml:space="preserve">[139] Dana, N.; Megens, H.J.; Crooijmans, R.P.; Hanotte, O.; Mwacharo, J.; Groenen, M.A.; van Arendonk, J.A. East Asian contributions to Dutch traditional and western commercial chickens inferred from mtDNA analysis. Animal Genetics 2011, 42, 125–133. DOI: 10.1111/j.1365-2052.2010.02134.x.</w:t>
      </w:r>
    </w:p>
    <w:p>
      <w:pPr>
        <w:keepLines/>
        <w:spacing w:line="269" w:lineRule="auto" w:after="100"/>
        <w:ind w:hanging="340" w:left="340"/>
      </w:pPr>
      <w:r>
        <w:rPr>
          <w:rFonts w:ascii="Times New Roman" w:hAnsi="Times New Roman" w:eastAsia="宋体"/>
          <w:b w:val="0"/>
          <w:i w:val="0"/>
          <w:color w:val="000000"/>
          <w:sz w:val="20"/>
        </w:rPr>
        <w:t xml:space="preserve">[140] Guo, Y.; Ou, J.H.; Zan, Y.; Wang, Y.; Li, H.; Zhu, C.; Chen, K.; Zhou, X.; Hu, X.; Carlborg, Ö. Researching on the fine structure and admixture of the worldwide chicken population reveal connections between populations and important events in breeding history. Evolutionary Applications 2022, 15, 553–564. DOI: 10.1111/eva.13241.</w:t>
      </w:r>
    </w:p>
    <w:p>
      <w:pPr>
        <w:keepLines/>
        <w:spacing w:line="269" w:lineRule="auto" w:after="100"/>
        <w:ind w:hanging="340" w:left="340"/>
      </w:pPr>
      <w:r>
        <w:rPr>
          <w:rFonts w:ascii="Times New Roman" w:hAnsi="Times New Roman" w:eastAsia="宋体"/>
          <w:b w:val="0"/>
          <w:i w:val="0"/>
          <w:color w:val="000000"/>
          <w:sz w:val="20"/>
        </w:rPr>
        <w:t xml:space="preserve">[141] Ren, X.; Zhao, X.; Li, H.; Wang, H.; Cheng, X.; Wang, G.; Li, X.; Qu, L. The origin patterns, admixture, and selection signatures of the global gamecock populations. Poultry Science 2025, 104, 105738. DOI: 10.1016/j.psj.2025.105738.</w:t>
      </w:r>
    </w:p>
    <w:p>
      <w:pPr>
        <w:keepLines/>
        <w:spacing w:line="269" w:lineRule="auto" w:after="100"/>
        <w:ind w:hanging="340" w:left="340"/>
      </w:pPr>
      <w:r>
        <w:rPr>
          <w:rFonts w:ascii="Times New Roman" w:hAnsi="Times New Roman" w:eastAsia="宋体"/>
          <w:b w:val="0"/>
          <w:i w:val="0"/>
          <w:color w:val="000000"/>
          <w:sz w:val="20"/>
        </w:rPr>
        <w:t xml:space="preserve">[142] Qi, L.; Xiao, L.; Fu, R.; Nie, Q.; Zhang, X.; Luo, W. Genetic characteristics and selection signatures between Southern Chinese local and commercial chickens. Poultry Science 2024, 103, 103863. DOI: 10.1016/j.psj.2024.103863.</w:t>
      </w:r>
    </w:p>
    <w:p>
      <w:pPr>
        <w:keepLines/>
        <w:spacing w:line="269" w:lineRule="auto" w:after="100"/>
        <w:ind w:hanging="340" w:left="340"/>
      </w:pPr>
      <w:r>
        <w:rPr>
          <w:rFonts w:ascii="Times New Roman" w:hAnsi="Times New Roman" w:eastAsia="宋体"/>
          <w:b w:val="0"/>
          <w:i w:val="0"/>
          <w:color w:val="000000"/>
          <w:sz w:val="20"/>
        </w:rPr>
        <w:t xml:space="preserve">[143] Huang, X.; Zhang, J.; He, D.; Zhang, X.; Zhong, F.; Li, W.; Zheng, Q.; Chen, J.; Du, B. Genetic diversity and population structure of indigenous chicken breeds in South China. Frontiers of Agricultural Science and Engineering 2016, 3, 97–101. DOI: 10.15302/j-fase-2016102.</w:t>
      </w:r>
    </w:p>
    <w:p>
      <w:pPr>
        <w:keepLines/>
        <w:spacing w:line="269" w:lineRule="auto" w:after="100"/>
        <w:ind w:hanging="340" w:left="340"/>
      </w:pPr>
      <w:r>
        <w:rPr>
          <w:rFonts w:ascii="Times New Roman" w:hAnsi="Times New Roman" w:eastAsia="宋体"/>
          <w:b w:val="0"/>
          <w:i w:val="0"/>
          <w:color w:val="000000"/>
          <w:sz w:val="20"/>
        </w:rPr>
        <w:t xml:space="preserve">[144] Nie, C.; Almeida, P.; Jia, Y.; Bao, H.; Ning, Z.; Qu, L. Genome-Wide Single-Nucleotide Polymorphism Data Unveil Admixture of Chinese Indigenous Chicken Breeds with Commercial Breeds. Genome Biology and Evolution 2019, 11, 1847–1856. DOI: 10.1093/gbe/evz128.</w:t>
      </w:r>
    </w:p>
    <w:p>
      <w:pPr>
        <w:keepLines/>
        <w:spacing w:line="269" w:lineRule="auto" w:after="100"/>
        <w:ind w:hanging="340" w:left="340"/>
      </w:pPr>
      <w:r>
        <w:rPr>
          <w:rFonts w:ascii="Times New Roman" w:hAnsi="Times New Roman" w:eastAsia="宋体"/>
          <w:b w:val="0"/>
          <w:i w:val="0"/>
          <w:color w:val="000000"/>
          <w:sz w:val="20"/>
        </w:rPr>
        <w:t xml:space="preserve">[145] Chen, L.; Wang, X.; Cheng, D.; Chen, K.; Fan, Y.; Wu, G.; You, J.; Liu, S.; Mao, H.; Ren, J. Population genetic analyses of seven Chinese indigenous chicken breeds in a context of global breeds. Animal Genetics 2019, 50, 82–86. DOI: 10.1111/age.12732.</w:t>
      </w:r>
    </w:p>
    <w:p>
      <w:pPr>
        <w:keepLines/>
        <w:spacing w:line="269" w:lineRule="auto" w:after="100"/>
        <w:ind w:hanging="340" w:left="340"/>
      </w:pPr>
      <w:r>
        <w:rPr>
          <w:rFonts w:ascii="Times New Roman" w:hAnsi="Times New Roman" w:eastAsia="宋体"/>
          <w:b w:val="0"/>
          <w:i w:val="0"/>
          <w:color w:val="000000"/>
          <w:sz w:val="20"/>
        </w:rPr>
        <w:t xml:space="preserve">[146] Gu, L.; Peng, C.; Chen, A.; Chen, K.; Zheng, X.; Yu, D.; Wang, Z.; Fang, L.; Liu, G.E.; Zhao, P. Haplotype-resolved genome and pan-genome graphs reveal the impacts of structural variation on functional genome and feather colors in chickens. iMetaOmics 2025, 2, e70027. DOI: 10.1002/imo2.70027.</w:t>
      </w:r>
    </w:p>
    <w:p>
      <w:pPr>
        <w:keepLines/>
        <w:spacing w:line="269" w:lineRule="auto" w:after="100"/>
        <w:ind w:hanging="340" w:left="340"/>
      </w:pPr>
      <w:r>
        <w:rPr>
          <w:rFonts w:ascii="Times New Roman" w:hAnsi="Times New Roman" w:eastAsia="宋体"/>
          <w:b w:val="0"/>
          <w:i w:val="0"/>
          <w:color w:val="000000"/>
          <w:sz w:val="20"/>
        </w:rPr>
        <w:t xml:space="preserve">[147] Wang, H.; Liu, T.; Wang, G.; Zhao, X.; Wang, C.; Li, F.; Muhatai, G.; Qu, L. Research on the Historical Dynamics of Baicheng Oil Chicken Populations. Animals 2025, 15, 1952. DOI: 10.3390/ani15131952.</w:t>
      </w:r>
    </w:p>
    <w:p>
      <w:pPr>
        <w:keepLines/>
        <w:spacing w:line="269" w:lineRule="auto" w:after="100"/>
        <w:ind w:hanging="340" w:left="340"/>
      </w:pPr>
      <w:r>
        <w:rPr>
          <w:rFonts w:ascii="Times New Roman" w:hAnsi="Times New Roman" w:eastAsia="宋体"/>
          <w:b w:val="0"/>
          <w:i w:val="0"/>
          <w:color w:val="000000"/>
          <w:sz w:val="20"/>
        </w:rPr>
        <w:t xml:space="preserve">[148] Leroy, G.; Kayang, B.B.; Youssao, I.A.; Yapi-Gnaoré, C.V.; Osei-Amponsah, R.; Loukou, N.E.; Fotsa, J.C.; Benabdeljelil, K.; Bed'hom, B.; Tixier-Boichard, M.; et al. Gene diversity, agroecological structure and introgression patterns among village chicken populations across North, West and Central Africa. BMC Genetics 2012, 13, 34. DOI: 10.1186/1471-2156-13-34.</w:t>
      </w:r>
    </w:p>
    <w:p>
      <w:pPr>
        <w:keepLines/>
        <w:spacing w:line="269" w:lineRule="auto" w:after="100"/>
        <w:ind w:hanging="340" w:left="340"/>
      </w:pPr>
      <w:r>
        <w:rPr>
          <w:rFonts w:ascii="Times New Roman" w:hAnsi="Times New Roman" w:eastAsia="宋体"/>
          <w:b w:val="0"/>
          <w:i w:val="0"/>
          <w:color w:val="000000"/>
          <w:sz w:val="20"/>
        </w:rPr>
        <w:t xml:space="preserve">[149] Mahammi, F.Z.; Gaouar, S.B.; Laloë, D.; Faugeras, R.; Tabet-Aoul, N.; Rognon, X.; Tixier-Boichard, M.; Saidi-Mehtar, N. A molecular analysis of the patterns of genetic diversity in local chickens from western Algeria in comparison with commercial lines and wild jungle fowls. Journal of Animal Breeding and Genetics 2016, 133, 59–70. DOI: 10.1111/jbg.12151.</w:t>
      </w:r>
    </w:p>
    <w:p>
      <w:pPr>
        <w:keepLines/>
        <w:spacing w:line="269" w:lineRule="auto" w:after="100"/>
        <w:ind w:hanging="340" w:left="340"/>
      </w:pPr>
      <w:r>
        <w:rPr>
          <w:rFonts w:ascii="Times New Roman" w:hAnsi="Times New Roman" w:eastAsia="宋体"/>
          <w:b w:val="0"/>
          <w:i w:val="0"/>
          <w:color w:val="000000"/>
          <w:sz w:val="20"/>
        </w:rPr>
        <w:t xml:space="preserve">[150] Mwacharo, J.M.; Nomura, K.; Hanada, H.; Han, J.L.; Amano, T.; Hanotte, O. Reconstructing the origin and dispersal patterns of village chickens across East Africa: insights from autosomal markers. Molecular Ecology 2013, 22, 2683–2697. DOI: 10.1111/mec.12294.</w:t>
      </w:r>
    </w:p>
    <w:p>
      <w:pPr>
        <w:keepLines/>
        <w:spacing w:line="269" w:lineRule="auto" w:after="100"/>
        <w:ind w:hanging="340" w:left="340"/>
      </w:pPr>
      <w:r>
        <w:rPr>
          <w:rFonts w:ascii="Times New Roman" w:hAnsi="Times New Roman" w:eastAsia="宋体"/>
          <w:b w:val="0"/>
          <w:i w:val="0"/>
          <w:color w:val="000000"/>
          <w:sz w:val="20"/>
        </w:rPr>
        <w:t xml:space="preserve">[151] Mujyambere, V.; Adomako, K.; Ntawubizi, M.; Nyinawamwiza, L.; Uwihirwe, J.; Kena, A.W. Genetic diversity and relationship of Bugesera and Rwamagana indigenous chicken populations with SASSO chickens using DArTseq SNPs. PLOS ONE 2025, 20, e0331316. DOI: 10.1371/journal.pone.0331316.</w:t>
      </w:r>
    </w:p>
    <w:p>
      <w:pPr>
        <w:keepLines/>
        <w:spacing w:line="269" w:lineRule="auto" w:after="100"/>
        <w:ind w:hanging="340" w:left="340"/>
      </w:pPr>
      <w:r>
        <w:rPr>
          <w:rFonts w:ascii="Times New Roman" w:hAnsi="Times New Roman" w:eastAsia="宋体"/>
          <w:b w:val="0"/>
          <w:i w:val="0"/>
          <w:color w:val="000000"/>
          <w:sz w:val="20"/>
        </w:rPr>
        <w:t xml:space="preserve">[152] Luzuriaga-Neira, A.; Pérez-Pardal, L.; O'Rourke, S.M.; Villacís-Rivas, G.; Cueva-Castillo, F.; Escudero-Sánchez, G.; Aguirre-Pabón, J.C.; Ulloa-Núñez, A.; Rubilar-Quezada, M.; Vallinoto, M.; et al. The Local South American Chicken Populations Are a Melting-Pot of Genomic Diversity. Frontiers in Genetics 2019, 10, 1172. DOI: 10.3389/fgene.2019.01172.</w:t>
      </w:r>
    </w:p>
    <w:p>
      <w:pPr>
        <w:keepLines/>
        <w:spacing w:line="269" w:lineRule="auto" w:after="100"/>
        <w:ind w:hanging="340" w:left="340"/>
      </w:pPr>
      <w:r>
        <w:rPr>
          <w:rFonts w:ascii="Times New Roman" w:hAnsi="Times New Roman" w:eastAsia="宋体"/>
          <w:b w:val="0"/>
          <w:i w:val="0"/>
          <w:color w:val="000000"/>
          <w:sz w:val="20"/>
        </w:rPr>
        <w:t xml:space="preserve">[153] Luo, W.; Luo, C.; Wang, M.; Guo, L.; Chen, X.; Li, Z.; Zheng, M.; Folaniyi, B.S.; Luo, W.; Shu, D.; et al. Genome diversity of Chinese indigenous chicken and the selective signatures in Chinese gamecock chicken. Scientific Reports 2020, 10, 14532. DOI: 10.1038/s41598-020-71421-z.</w:t>
      </w:r>
    </w:p>
    <w:p>
      <w:pPr>
        <w:keepLines/>
        <w:spacing w:line="269" w:lineRule="auto" w:after="100"/>
        <w:ind w:hanging="340" w:left="340"/>
      </w:pPr>
      <w:r>
        <w:rPr>
          <w:rFonts w:ascii="Times New Roman" w:hAnsi="Times New Roman" w:eastAsia="宋体"/>
          <w:b w:val="0"/>
          <w:i w:val="0"/>
          <w:color w:val="000000"/>
          <w:sz w:val="20"/>
        </w:rPr>
        <w:t xml:space="preserve">[154] Gering, E.; Johnsson, M.; Willis, P.; Getty, T.; Wright, D. Mixed ancestry and admixture in Kauai's feral chickens: invasion of domestic genes into ancient Red Junglefowl reservoirs. Molecular Ecology 2015, 24, 2112–2124. DOI: 10.1111/mec.13096.</w:t>
      </w:r>
    </w:p>
    <w:p>
      <w:pPr>
        <w:keepLines/>
        <w:spacing w:line="269" w:lineRule="auto" w:after="100"/>
        <w:ind w:hanging="340" w:left="340"/>
      </w:pPr>
      <w:r>
        <w:rPr>
          <w:rFonts w:ascii="Times New Roman" w:hAnsi="Times New Roman" w:eastAsia="宋体"/>
          <w:b w:val="0"/>
          <w:i w:val="0"/>
          <w:color w:val="000000"/>
          <w:sz w:val="20"/>
        </w:rPr>
        <w:t xml:space="preserve">[155] Martin Cerezo, M.L.; López, S.; van Dorp, L.; Hellenthal, G.; Johnsson, M.; Gering, E.; Henriksen, R.; Wright, D. Population structure and hybridisation in a population of Hawaiian feral chickens. Heredity 2023, 130, 154–162. DOI: 10.1038/s41437-022-00589-z.</w:t>
      </w:r>
    </w:p>
    <w:p>
      <w:pPr>
        <w:keepLines/>
        <w:spacing w:line="269" w:lineRule="auto" w:after="100"/>
        <w:ind w:hanging="340" w:left="340"/>
      </w:pPr>
      <w:r>
        <w:rPr>
          <w:rFonts w:ascii="Times New Roman" w:hAnsi="Times New Roman" w:eastAsia="宋体"/>
          <w:b w:val="0"/>
          <w:i w:val="0"/>
          <w:color w:val="000000"/>
          <w:sz w:val="20"/>
        </w:rPr>
        <w:t xml:space="preserve">[156] Johnsson, M.; Gering, E.; Willis, P.; Lopez, S.; Van Dorp, L.; Hellenthal, G.; Henriksen, R.; Friberg, U.; Wright, D. Feralisation targets different genomic loci to domestication in the chicken. Nature Communications 2016, 7, 12950. DOI: 10.1038/ncomms12950.</w:t>
      </w:r>
    </w:p>
    <w:p>
      <w:pPr>
        <w:keepLines/>
        <w:spacing w:line="269" w:lineRule="auto" w:after="100"/>
        <w:ind w:hanging="340" w:left="340"/>
      </w:pPr>
      <w:r>
        <w:rPr>
          <w:rFonts w:ascii="Times New Roman" w:hAnsi="Times New Roman" w:eastAsia="宋体"/>
          <w:b w:val="0"/>
          <w:i w:val="0"/>
          <w:color w:val="000000"/>
          <w:sz w:val="20"/>
        </w:rPr>
        <w:t xml:space="preserve">[157] Gering, E.; Johnsson, M.; Theunissen, D.; Martin Cerezo, M.L.; Steep, A.; Getty, T.; Henriksen, R.; Wright, D. Signals of selection and ancestry in independently feral Gallus gallus populations. Molecular Ecology 2024, 33, e17336. DOI: 10.1111/mec.17336.</w:t>
      </w:r>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ind w:firstLine="48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76" w:lineRule="auto"/>
      <w:ind w:firstLine="0"/>
      <w:outlineLvl w:val="0"/>
    </w:pPr>
    <w:rPr>
      <w:rFonts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76" w:lineRule="auto" w:before="0"/>
      <w:ind w:firstLine="0"/>
      <w:contextualSpacing/>
    </w:pPr>
    <w:rPr>
      <w:rFonts w:ascii="Times New Roman" w:hAnsi="Times New Roman" w:eastAsia="黑体"/>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家鸡的祖先来源</dc:title>
  <dc:subject/>
  <dc:creator/>
  <cp:keywords/>
  <dc:description/>
  <cp:lastModifiedBy/>
  <cp:revision>1</cp:revision>
  <dcterms:created xsi:type="dcterms:W3CDTF">2013-12-23T23:15:00Z</dcterms:created>
  <dcterms:modified xsi:type="dcterms:W3CDTF">2026-10-10T18:57:59Z</dcterms:modified>
  <cp:category/>
</cp:coreProperties>
</file>