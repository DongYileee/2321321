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w:t>
      </w:r>
      <w:r>
        <w:t xml:space="preserve">其祖先来源、驯化地点与年代以及传播路线长期存在争议。越来越多的证据表明，家鸡驯化并非一次性事件，而是</w:t>
      </w:r>
      <w:del w:id="90001" w:author="Kiro" w:date="2026-10-11T00:00:00Z">
        <w:r>
          <w:delText xml:space="preserve">从初始驯化、</w:delText>
        </w:r>
      </w:del>
      <w:ins w:id="90002" w:author="Kiro" w:date="2026-10-11T00:00:00Z">
        <w:r>
          <w:t xml:space="preserve">始于初始驯化、经</w:t>
        </w:r>
      </w:ins>
      <w:r>
        <w:t xml:space="preserve">传播一直延续至今的过程。本文综合线粒体与核基因组、动物考古、直接测年和古DNA证据，并纳入2022年以来的全球综合评估和</w:t>
      </w:r>
      <w:ins w:id="90003" w:author="Kiro" w:date="2026-10-11T00:00:00Z">
        <w:r>
          <w:t xml:space="preserve">欧洲早期鸡骨</w:t>
        </w:r>
      </w:ins>
      <w:r>
        <w:t xml:space="preserve">直接测年结果，梳理家鸡从起源到传播后持续演化的研究</w:t>
      </w:r>
      <w:r>
        <w:t xml:space="preserve">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w:t>
      </w:r>
      <w:del w:id="90004" w:author="Kiro" w:date="2026-10-11T00:00:00Z">
        <w:r>
          <w:delText xml:space="preserve">目前最早的明确家鸡记录来自泰国Ban Non Wat（约公元前1650～1250年），初始驯化可能经由稻、粟农业带来的共栖关系发生</w:delText>
        </w:r>
      </w:del>
      <w:ins w:id="90005" w:author="Kiro" w:date="2026-10-11T00:00:00Z">
        <w:r>
          <w:t xml:space="preserve">全球综合评估认定的最早明确家鸡记录来自泰国Ban Non Wat（约公元前1650～1250年），但其家养属性尚未完全确定；初始驯化可能始于稻、粟农业带来的共栖关系</w:t>
        </w:r>
      </w:ins>
      <w:r>
        <w:t xml:space="preserve">。此后，家鸡在数百年内到达中国中部、南亚和美索不达米亚，并于公元前1千纪进入地中海欧洲、非洲之角和太平洋西南部，各地对鸡的利用方式不尽相同。传播之后，环境适应和人工选择造成了各地鸡群的性状分化，</w:t>
      </w:r>
      <w:r>
        <w:t xml:space="preserve">部分驯化相关变异直到传播后才大幅升频；</w:t>
      </w:r>
      <w:r>
        <w:t xml:space="preserve">家鸡</w:t>
      </w:r>
      <w:del w:id="90006" w:author="Kiro" w:date="2026-10-11T00:00:00Z">
        <w:r>
          <w:delText xml:space="preserve">、原鸡、商业鸡和逸生群体之间</w:delText>
        </w:r>
      </w:del>
      <w:ins w:id="90007" w:author="Kiro" w:date="2026-10-11T00:00:00Z">
        <w:r>
          <w:t xml:space="preserve">与原鸡之间、地方鸡与商业鸡之间以及逸生群体中</w:t>
        </w:r>
      </w:ins>
      <w:r>
        <w:t xml:space="preserve">的基因交流至今仍在持续，既影响以现代红原鸡和地方鸡为参照的驯化研究，也威胁野生和地方遗传资源。未来需要在</w:t>
      </w:r>
      <w:del w:id="90008" w:author="Kiro" w:date="2026-10-11T00:00:00Z">
        <w:r>
          <w:delText xml:space="preserve">源</w:delText>
        </w:r>
      </w:del>
      <w:ins w:id="90009" w:author="Kiro" w:date="2026-10-11T00:00:00Z">
        <w:r>
          <w:t xml:space="preserve">候选驯化</w:t>
        </w:r>
      </w:ins>
      <w:r>
        <w:t xml:space="preserve">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w:t>
      </w:r>
      <w:del w:id="90010" w:author="Kiro" w:date="2026-10-11T00:00:00Z">
        <w:r>
          <w:delText xml:space="preserve">畜；当年屠宰的肉</w:delText>
        </w:r>
      </w:del>
      <w:ins w:id="90011" w:author="Kiro" w:date="2026-10-11T00:00:00Z">
        <w:r>
          <w:t xml:space="preserve">养动物；当年屠宰的</w:t>
        </w:r>
      </w:ins>
      <w:r>
        <w:t xml:space="preserve">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del w:id="90012" w:author="Kiro" w:date="2026-10-11T00:00:00Z">
        <w:r>
          <w:delText xml:space="preserve">，其用途也从展示、随葬、斗鸡到蛋肉生产各不相同</w:delText>
        </w:r>
      </w:del>
      <w:ins w:id="90013" w:author="Kiro" w:date="2026-10-11T00:00:00Z">
        <w:r>
          <w:t xml:space="preserve">；其用途涵盖展示、随葬、斗鸡和蛋肉生产等</w:t>
        </w:r>
      </w:ins>
      <w:r>
        <w:t xml:space="preserve">。</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w:t>
      </w:r>
      <w:del w:id="90014" w:author="Kiro" w:date="2026-10-11T00:00:00Z">
        <w:r>
          <w:delText xml:space="preserve">受到的新的</w:delText>
        </w:r>
      </w:del>
      <w:ins w:id="90015" w:author="Kiro" w:date="2026-10-11T00:00:00Z">
        <w:r>
          <w:t xml:space="preserve">所受的新</w:t>
        </w:r>
      </w:ins>
      <w:r>
        <w:t xml:space="preserve">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w:t>
      </w:r>
      <w:ins w:id="90016" w:author="Kiro" w:date="2026-10-11T00:00:00Z">
        <w:r>
          <w:t xml:space="preserve">并结合核基因证据指出</w:t>
        </w:r>
      </w:ins>
      <w:r>
        <w:t xml:space="preserve">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w:t>
      </w:r>
      <w:del w:id="90017" w:author="Kiro" w:date="2026-10-11T00:00:00Z">
        <w:r>
          <w:delText xml:space="preserve">近年来，全基因组研究把家鸡的主要祖源定位到红原鸡</w:delText>
        </w:r>
        <w:r>
          <w:rPr>
            <w:i/>
          </w:rPr>
          <w:delText xml:space="preserve">G. g. spadiceus</w:delText>
        </w:r>
        <w:r>
          <w:delText xml:space="preserve">亚种</w:delText>
        </w:r>
      </w:del>
      <w:ins w:id="90018" w:author="Kiro" w:date="2026-10-11T00:00:00Z">
        <w:r>
          <w:t xml:space="preserve">全基因组研究则把家鸡的主要祖源指向与红原鸡</w:t>
        </w:r>
        <w:r>
          <w:rPr>
            <w:i/>
          </w:rPr>
          <w:t xml:space="preserve">G. g. spadiceus</w:t>
        </w:r>
        <w:r>
          <w:t xml:space="preserve">亚种相关的群体</w:t>
        </w:r>
      </w:ins>
      <w:r>
        <w:rPr>
          <w:vertAlign w:val="superscript"/>
        </w:rPr>
        <w:t xml:space="preserve">[11]</w:t>
      </w:r>
      <w:r>
        <w:t xml:space="preserve">，而动物考古重评和直接测年则大幅推迟了许多地区家鸡出现的年代</w:t>
      </w:r>
      <w:r>
        <w:rPr>
          <w:vertAlign w:val="superscript"/>
        </w:rPr>
        <w:t xml:space="preserve">[12,13,14]</w:t>
      </w:r>
      <w:r>
        <w:t xml:space="preserve">。Eda从现代生物学和动物考古两方面，回顾了截至2021年关于家鸡野生祖先和最早家鸡遗存的研究</w:t>
      </w:r>
      <w:r>
        <w:rPr>
          <w:vertAlign w:val="superscript"/>
        </w:rPr>
        <w:t xml:space="preserve">[15]</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[16]</w:t>
      </w:r>
      <w:r>
        <w:t xml:space="preserve">；就家鸡而言，这一过程包括共栖、持续饲养、传播和传播后的持续选择。古DNA研究还表明，一些在现代家鸡中普遍存在的</w:t>
      </w:r>
      <w:del w:id="90019" w:author="Kiro" w:date="2026-10-11T00:00:00Z">
        <w:r>
          <w:delText xml:space="preserve">性状形成得很晚</w:delText>
        </w:r>
      </w:del>
      <w:ins w:id="90020" w:author="Kiro" w:date="2026-10-11T00:00:00Z">
        <w:r>
          <w:t xml:space="preserve">驯化相关变异直到很晚才升至高频</w:t>
        </w:r>
      </w:ins>
      <w:r>
        <w:t xml:space="preserve">：全基因组重测序在所有受检家鸡群体中检出了</w:t>
      </w:r>
      <w:r>
        <w:rPr>
          <w:i/>
        </w:rPr>
        <w:t xml:space="preserve">TSHR</w:t>
      </w:r>
      <w:r>
        <w:t xml:space="preserve">位点的强选择信号</w:t>
      </w:r>
      <w:r>
        <w:rPr>
          <w:vertAlign w:val="superscript"/>
        </w:rPr>
        <w:t xml:space="preserve">[17]</w:t>
      </w:r>
      <w:r>
        <w:t xml:space="preserve">，但欧洲古鸡DNA显示，该位点</w:t>
      </w:r>
      <w:ins w:id="90021" w:author="Kiro" w:date="2026-10-11T00:00:00Z">
        <w:r>
          <w:t xml:space="preserve">派生等位基因</w:t>
        </w:r>
      </w:ins>
      <w:r>
        <w:t xml:space="preserve">在现代鸡中近乎固定只是近500年的事</w:t>
      </w:r>
      <w:r>
        <w:rPr>
          <w:vertAlign w:val="superscript"/>
        </w:rPr>
        <w:t xml:space="preserve">[18]</w:t>
      </w:r>
      <w:r>
        <w:t xml:space="preserve">，其派生等位基因约在1100年前才开始受到强选择，与中世纪鸡肉和鸡蛋消费的增加同时发生</w:t>
      </w:r>
      <w:r>
        <w:rPr>
          <w:vertAlign w:val="superscript"/>
        </w:rPr>
        <w:t xml:space="preserve">[19]</w:t>
      </w:r>
      <w:r>
        <w:t xml:space="preserve">。与此同时，</w:t>
      </w:r>
      <w:del w:id="90022" w:author="Kiro" w:date="2026-10-11T00:00:00Z">
        <w:r>
          <w:delText xml:space="preserve">家鸡与原鸡之间、地方鸡与商业鸡之间的基因交流从未中断</w:delText>
        </w:r>
        <w:r>
          <w:rPr>
            <w:vertAlign w:val="superscript"/>
          </w:rPr>
          <w:delText xml:space="preserve">[11,20]</w:delText>
        </w:r>
      </w:del>
      <w:ins w:id="90023" w:author="Kiro" w:date="2026-10-11T00:00:00Z">
        <w:r>
          <w:t xml:space="preserve">驯化后家鸡与原鸡之间的基因交流一直存在</w:t>
        </w:r>
        <w:r>
          <w:rPr>
            <w:vertAlign w:val="superscript"/>
          </w:rPr>
          <w:t xml:space="preserve">[11,20]</w:t>
        </w:r>
        <w:r>
          <w:t xml:space="preserve">，近代以来地方鸡与商业鸡之间的交流也日益普遍</w:t>
        </w:r>
      </w:ins>
      <w:r>
        <w:t xml:space="preserve">，现代鸡群的遗传组成因此同时记录了初始驯化和此后数千年的历史。</w:t>
      </w:r>
    </w:p>
    <w:p>
      <w:pPr>
        <w:jc w:val="both"/>
      </w:pPr>
      <w:r>
        <w:t xml:space="preserve">然而，</w:t>
      </w:r>
      <w:r>
        <w:t xml:space="preserve">这些进展尚未得到充分整合。现有综述或侧重家鸡的野生祖先和最早遗存</w:t>
      </w:r>
      <w:r>
        <w:rPr>
          <w:vertAlign w:val="superscript"/>
        </w:rPr>
        <w:t xml:space="preserve">[15]</w:t>
      </w:r>
      <w:r>
        <w:t xml:space="preserve">，或侧重家鸡的起源、分布与适应</w:t>
      </w:r>
      <w:r>
        <w:rPr>
          <w:vertAlign w:val="superscript"/>
        </w:rPr>
        <w:t xml:space="preserve">[2]</w:t>
      </w:r>
      <w:r>
        <w:t xml:space="preserve">，均</w:t>
      </w:r>
      <w:del w:id="90024" w:author="Kiro" w:date="2026-10-11T00:00:00Z">
        <w:r>
          <w:delText xml:space="preserve">未纳入2022年以来</w:delText>
        </w:r>
      </w:del>
      <w:ins w:id="90025" w:author="Kiro" w:date="2026-10-11T00:00:00Z">
        <w:r>
          <w:t xml:space="preserve">发表于2021年，未能纳入此后</w:t>
        </w:r>
      </w:ins>
      <w:r>
        <w:t xml:space="preserve">的全球综合评估和欧洲早期鸡骨直接测年结果</w:t>
      </w:r>
      <w:r>
        <w:rPr>
          <w:vertAlign w:val="superscript"/>
        </w:rPr>
        <w:t xml:space="preserve">[12,14]</w:t>
      </w:r>
      <w:r>
        <w:t xml:space="preserve">；遗传学与考古学证据也</w:t>
      </w:r>
      <w:r>
        <w:t xml:space="preserve">常被分开讨论</w:t>
      </w:r>
      <w:ins w:id="90026" w:author="Kiro" w:date="2026-10-11T00:00:00Z">
        <w:r>
          <w:t xml:space="preserve">，且各自的解读存在问题</w:t>
        </w:r>
      </w:ins>
      <w:r>
        <w:t xml:space="preserve">：母系单倍群的地域差异常被直接解读为多地驯化，考古遗存的物种鉴定、年代和家养属性也未必经过逐项核实；驯化后的基因交流还会干扰以现代红原鸡为参照的研究</w:t>
      </w:r>
      <w:r>
        <w:rPr>
          <w:vertAlign w:val="superscript"/>
        </w:rPr>
        <w:t xml:space="preserve">[20]</w:t>
      </w:r>
      <w:r>
        <w:t xml:space="preserve">。为此，本文综合遗传学、动物考古和直接测年证据，</w:t>
      </w:r>
      <w:r>
        <w:t xml:space="preserve">把家鸡驯化</w:t>
      </w:r>
      <w:del w:id="90027" w:author="Kiro" w:date="2026-10-11T00:00:00Z">
        <w:r>
          <w:delText xml:space="preserve">作为一个从初始驯化、传播一直延续至今的过程来讨论，</w:delText>
        </w:r>
        <w:r>
          <w:delText xml:space="preserve">在说明文献检索与证据评估方法的基础上，</w:delText>
        </w:r>
      </w:del>
      <w:ins w:id="90028" w:author="Kiro" w:date="2026-10-11T00:00:00Z">
        <w:r>
          <w:t xml:space="preserve">视为始于初始驯化、经传播一直延续至今的过程：先说明文献检索与证据评估方法，再</w:t>
        </w:r>
      </w:ins>
      <w:r>
        <w:t xml:space="preserve">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del w:id="90029" w:author="Kiro" w:date="2026-10-11T00:00:00Z">
        <w:r>
          <w:delText xml:space="preserve">，并</w:delText>
        </w:r>
      </w:del>
      <w:ins w:id="90030" w:author="Kiro" w:date="2026-10-11T00:00:00Z">
        <w:r>
          <w:t xml:space="preserve">；本文</w:t>
        </w:r>
      </w:ins>
      <w:r>
        <w:t xml:space="preserve">据检索结果补充了9篇相关研究</w:t>
      </w:r>
      <w:r>
        <w:t xml:space="preserve">。</w:t>
      </w:r>
    </w:p>
    <w:p>
      <w:pPr>
        <w:jc w:val="both"/>
      </w:pPr>
      <w:r>
        <w:t xml:space="preserve">本文共引用文献1</w:t>
      </w:r>
      <w:r>
        <w:t xml:space="preserve">74篇，其中期刊论文169</w:t>
      </w:r>
      <w:r>
        <w:t xml:space="preserve">篇，专著2部，论文集章节、学位论文和统计数据库各1项；发表年份为1868～2026年，其中2010年及以后发表的有1</w:t>
      </w:r>
      <w:r>
        <w:t xml:space="preserve">41篇（81%）。在收录于PubMed的147篇中，130</w:t>
      </w:r>
      <w:r>
        <w:t xml:space="preserve">篇（88%）被上述检索式检出；其余17篇为驯化通论、线粒体与核基因组不一致和群体混合图等通论或方法文献，无摘要的通</w:t>
      </w:r>
      <w:del w:id="90031" w:author="Kiro" w:date="2026-10-11T00:00:00Z">
        <w:r>
          <w:delText xml:space="preserve">信</w:delText>
        </w:r>
      </w:del>
      <w:ins w:id="90032" w:author="Kiro" w:date="2026-10-11T00:00:00Z">
        <w:r>
          <w:t xml:space="preserve">讯</w:t>
        </w:r>
      </w:ins>
      <w:r>
        <w:t xml:space="preserve">，以及题名和摘要未使用上述主题词的研究。另有27篇未收录于PubMed，主要为动物考古、考古年代学和农业考古文献，以及专著、</w:t>
      </w:r>
      <w:ins w:id="90033" w:author="Kiro" w:date="2026-10-11T00:00:00Z">
        <w:r>
          <w:t xml:space="preserve">论文集章节、</w:t>
        </w:r>
      </w:ins>
      <w:r>
        <w:t xml:space="preserve">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w:t>
      </w:r>
      <w:r>
        <w:rPr>
          <w:vertAlign w:val="superscript"/>
        </w:rPr>
        <w:t xml:space="preserve">[15]</w:t>
      </w:r>
      <w:r>
        <w:t xml:space="preserve">，以及是否见于随葬背景等。放射性碳年代均采用校准区间，并按原研究报告的概率区间引用（见表1注）。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del w:id="90034" w:author="Kiro" w:date="2026-10-11T00:00:00Z">
        <w:r>
          <w:delText xml:space="preserve">【请作者确认】</w:delText>
        </w:r>
      </w:del>
      <w:r>
        <w:t xml:space="preserve">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[21]</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w:t>
      </w:r>
      <w:ins w:id="90035" w:author="Kiro" w:date="2026-10-11T00:00:00Z">
        <w:r>
          <w:t xml:space="preserve">多地</w:t>
        </w:r>
      </w:ins>
      <w:r>
        <w:t xml:space="preserve">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[22]</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[22]</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[23]</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[24]</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[24]</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[25]</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[26]</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[22]</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[27,28]</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[29]</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[30]</w:t>
      </w:r>
      <w:r>
        <w:t xml:space="preserve">。</w:t>
      </w:r>
      <w:del w:id="90036" w:author="Kiro" w:date="2026-10-11T00:00:00Z">
        <w:r>
          <w:delText xml:space="preserve">基于</w:delText>
        </w:r>
        <w:r>
          <w:delText xml:space="preserve">25个核基因座</w:delText>
        </w:r>
        <w:r>
          <w:delText xml:space="preserve">30个内含子序列</w:delText>
        </w:r>
        <w:r>
          <w:delText xml:space="preserve">的</w:delText>
        </w:r>
        <w:r>
          <w:delText xml:space="preserve">分析</w:delText>
        </w:r>
      </w:del>
      <w:ins w:id="90037" w:author="Kiro" w:date="2026-10-11T00:00:00Z">
        <w:r>
          <w:t xml:space="preserve">一项基于25个核基因座30个内含子序列的研究</w:t>
        </w:r>
      </w:ins>
      <w:r>
        <w:t xml:space="preserve">，</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[31]</w:t>
      </w:r>
      <w:r>
        <w:t xml:space="preserve">。</w:t>
      </w:r>
    </w:p>
    <w:p>
      <w:pPr>
        <w:jc w:val="both"/>
      </w:pPr>
      <w:del w:id="90038" w:author="Kiro" w:date="2026-10-11T00:00:00Z">
        <w:r>
          <w:delText xml:space="preserve">在覆盖原鸡属各物种的全基因组比较中</w:delText>
        </w:r>
      </w:del>
      <w:ins w:id="90039" w:author="Kiro" w:date="2026-10-11T00:00:00Z">
        <w:r>
          <w:t xml:space="preserve">覆盖原鸡属各物种的全基因组比较显示</w:t>
        </w:r>
      </w:ins>
      <w:r>
        <w:t xml:space="preserve">，红原鸡是家鸡的主要祖先物种，其他物种</w:t>
      </w:r>
      <w:r>
        <w:t xml:space="preserve">以渗入形式</w:t>
      </w:r>
      <w:r>
        <w:t xml:space="preserve">作出贡献</w:t>
      </w:r>
      <w:r>
        <w:t xml:space="preserve">，其中家鸡与灰原鸡之间的双向渗入较为广泛</w:t>
      </w:r>
      <w:ins w:id="90040" w:author="Kiro" w:date="2026-10-11T00:00:00Z">
        <w:r>
          <w:t xml:space="preserve">，但以家鸡或红原鸡向灰原鸡的方向为主</w:t>
        </w:r>
      </w:ins>
      <w:r>
        <w:rPr>
          <w:vertAlign w:val="superscript"/>
        </w:rPr>
        <w:t xml:space="preserve">[32]</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[33]</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w:t>
      </w:r>
      <w:ins w:id="90041" w:author="Kiro" w:date="2026-10-11T00:00:00Z">
        <w:r>
          <w:t xml:space="preserve">该研究</w:t>
        </w:r>
      </w:ins>
      <w:r>
        <w:t xml:space="preserve">作者</w:t>
      </w:r>
      <w:r>
        <w:t xml:space="preserve">将这一差异归因于</w:t>
      </w:r>
      <w:r>
        <w:t xml:space="preserve">采样地点不同</w:t>
      </w:r>
      <w:r>
        <w:t xml:space="preserve">，并推测泰国两亚种之间可能存在基因流</w:t>
      </w:r>
      <w:r>
        <w:rPr>
          <w:vertAlign w:val="superscript"/>
        </w:rPr>
        <w:t xml:space="preserve">[30]</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[20]</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[34,35]</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[11,20]</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[36]</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[37]</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[32]</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[38,39]</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[40]</w:t>
      </w:r>
      <w:r>
        <w:t xml:space="preserve">；</w:t>
      </w:r>
      <w:r>
        <w:t xml:space="preserve">但该研究的灰原鸡参照只取自GenBank公开序列，且灰原鸡中常见家鸡型线粒体</w:t>
      </w:r>
      <w:r>
        <w:rPr>
          <w:vertAlign w:val="superscript"/>
        </w:rPr>
        <w:t xml:space="preserve">[36]</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[41]</w:t>
      </w:r>
      <w:r>
        <w:t xml:space="preserve">。局部分析在斯里兰卡家鸡中检出4处斯里兰卡原鸡来源的候选区域，并在狼山鸡中检出一段约100 kb的绿原鸡来源片段</w:t>
      </w:r>
      <w:r>
        <w:rPr>
          <w:vertAlign w:val="superscript"/>
        </w:rPr>
        <w:t xml:space="preserve">[32]</w:t>
      </w:r>
      <w:r>
        <w:t xml:space="preserve">。这些局部贡献与以红原鸡为主的家鸡祖源并存</w:t>
      </w:r>
      <w:r>
        <w:t xml:space="preserve">，但</w:t>
      </w:r>
      <w:r>
        <w:t xml:space="preserve">多数片段进入家鸡的具体时期仍不清楚</w:t>
      </w:r>
      <w:r>
        <w:rPr>
          <w:vertAlign w:val="superscript"/>
        </w:rPr>
        <w:t xml:space="preserve">[32,38,39]</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w:t>
      </w:r>
      <w:del w:id="90042" w:author="Kiro" w:date="2026-10-11T00:00:00Z">
        <w:r>
          <w:delText xml:space="preserve">中国西南和东南亚大陆</w:delText>
        </w:r>
      </w:del>
      <w:ins w:id="90043" w:author="Kiro" w:date="2026-10-11T00:00:00Z">
        <w:r>
          <w:t xml:space="preserve">东南亚大陆，也可能包括中国西南</w:t>
        </w:r>
      </w:ins>
      <w:r>
        <w:t xml:space="preserve">，但具体驯化地点仍未完全确定。古线粒体DNA研究曾提出中国北方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[42,43,44,45,46]</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rPr>
          <w:vertAlign w:val="superscript"/>
        </w:rPr>
        <w:t xml:space="preserve">[15]</w:t>
      </w:r>
      <w:r>
        <w:t xml:space="preserve">，或见于</w:t>
      </w:r>
      <w:r>
        <w:t xml:space="preserve">随葬背景；见表1）。</w:t>
      </w:r>
      <w:r>
        <w:t xml:space="preserve">骨骼重鉴表明，中国中北部18处遗址原报</w:t>
      </w:r>
      <w:del w:id="90044" w:author="Kiro" w:date="2026-10-11T00:00:00Z">
        <w:r>
          <w:delText xml:space="preserve">的429件鸡骨均非鸡骨</w:delText>
        </w:r>
        <w:r>
          <w:delText xml:space="preserve">，另有</w:delText>
        </w:r>
      </w:del>
      <w:ins w:id="90045" w:author="Kiro" w:date="2026-10-11T00:00:00Z">
        <w:r>
          <w:t xml:space="preserve">为家鸡的429件骨骼均不属于鸡，仅其中</w:t>
        </w:r>
      </w:ins>
      <w:r>
        <w:t xml:space="preserve">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[47,48]</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[49]</w:t>
      </w:r>
      <w:r>
        <w:t xml:space="preserve">，部分遗存的古线粒体序列也确认了原鸡属身份，但</w:t>
      </w:r>
      <w:r>
        <w:t xml:space="preserve">古线粒体序列本身无法区分野生红原鸡与早期家鸡</w:t>
      </w:r>
      <w:r>
        <w:rPr>
          <w:vertAlign w:val="superscript"/>
        </w:rPr>
        <w:t xml:space="preserve">[15]</w:t>
      </w:r>
      <w:r>
        <w:t xml:space="preserve">，且</w:t>
      </w:r>
      <w:r>
        <w:t xml:space="preserve">两项研究对这些测序样本层位的记载不一</w:t>
      </w:r>
      <w:r>
        <w:t xml:space="preserve">致</w:t>
      </w:r>
      <w:r>
        <w:rPr>
          <w:vertAlign w:val="superscript"/>
        </w:rPr>
        <w:t xml:space="preserve">[49,50]</w:t>
      </w:r>
      <w:r>
        <w:t xml:space="preserve">。</w:t>
      </w:r>
      <w:r>
        <w:t xml:space="preserve">一项全球综合评估将该遗址约公元前1650～1250年的遗存列为最早的明确家鸡记录，</w:t>
      </w:r>
      <w:del w:id="90046" w:author="Kiro" w:date="2026-10-11T00:00:00Z">
        <w:r>
          <w:delText xml:space="preserve">同时承认其家养属性仍有争议</w:delText>
        </w:r>
      </w:del>
      <w:ins w:id="90047" w:author="Kiro" w:date="2026-10-11T00:00:00Z">
        <w:r>
          <w:t xml:space="preserve">但也承认其家养属性尚未完全确定</w:t>
        </w:r>
      </w:ins>
      <w:r>
        <w:rPr>
          <w:vertAlign w:val="superscript"/>
        </w:rPr>
        <w:t xml:space="preserve">[12]</w:t>
      </w:r>
      <w:r>
        <w:t xml:space="preserve">；</w:t>
      </w:r>
      <w:r>
        <w:t xml:space="preserve">这一年代对应遗址的新石器1期</w:t>
      </w:r>
      <w:r>
        <w:rPr>
          <w:vertAlign w:val="superscript"/>
        </w:rPr>
        <w:t xml:space="preserve">[51]</w:t>
      </w:r>
      <w:r>
        <w:t xml:space="preserve">。云南菜园子和大墩子的鸡骨年代可能更早，有研究据此主张把云南纳入驯化区域</w:t>
      </w:r>
      <w:r>
        <w:rPr>
          <w:vertAlign w:val="superscript"/>
        </w:rPr>
        <w:t xml:space="preserve">[52]</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[53]</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[30]</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w:t>
      </w:r>
      <w:del w:id="90048" w:author="Kiro" w:date="2026-10-11T00:00:00Z">
        <w:r>
          <w:delText xml:space="preserve">（9500±3300）</w:delText>
        </w:r>
      </w:del>
      <w:ins w:id="90049" w:author="Kiro" w:date="2026-10-11T00:00:00Z">
        <w:r>
          <w:t xml:space="preserve">9500±3300</w:t>
        </w:r>
      </w:ins>
      <w:r>
        <w:t xml:space="preserve">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del w:id="90050" w:author="Kiro" w:date="2026-10-11T00:00:00Z">
        <w:r>
          <w:delText xml:space="preserve">这一带</w:delText>
        </w:r>
      </w:del>
      <w:ins w:id="90051" w:author="Kiro" w:date="2026-10-11T00:00:00Z">
        <w:r>
          <w:t xml:space="preserve">东南亚大陆及中国西南</w:t>
        </w:r>
      </w:ins>
      <w:r>
        <w:t xml:space="preserve">早期家鸡的出现，在时间上与稻、粟农业的扩散相吻合。农业共栖模型认为，稻、粟种植进入</w:t>
      </w:r>
      <w:ins w:id="90052" w:author="Kiro" w:date="2026-10-11T00:00:00Z">
        <w:r>
          <w:t xml:space="preserve">红</w:t>
        </w:r>
      </w:ins>
      <w:r>
        <w:t xml:space="preserve">原鸡分布区后，开垦和休耕形成的次生灌丛扩大了适宜生境，收获、加工和储藏</w:t>
      </w:r>
      <w:r>
        <w:t xml:space="preserve">中遗落</w:t>
      </w:r>
      <w:r>
        <w:t xml:space="preserve">的谷物又提供了食物，</w:t>
      </w:r>
      <w:ins w:id="90053" w:author="Kiro" w:date="2026-10-11T00:00:00Z">
        <w:r>
          <w:t xml:space="preserve">红</w:t>
        </w:r>
      </w:ins>
      <w:r>
        <w:t xml:space="preserve">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[16]</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[54]</w:t>
      </w:r>
      <w:r>
        <w:t xml:space="preserve">；桂西南的红原鸡利用多种灌丛，繁殖季会到村落附近与放养家鸡交配</w:t>
      </w:r>
      <w:r>
        <w:rPr>
          <w:vertAlign w:val="superscript"/>
        </w:rPr>
        <w:t xml:space="preserve">[55]</w:t>
      </w:r>
      <w:r>
        <w:t xml:space="preserve">。云南白羊村和大墩子出土的稻、粟、黍遗存，说明候选驯化区当时已具备这类农业条件</w:t>
      </w:r>
      <w:r>
        <w:rPr>
          <w:vertAlign w:val="superscript"/>
        </w:rPr>
        <w:t xml:space="preserve">[56,57]</w:t>
      </w:r>
      <w:r>
        <w:t xml:space="preserve">；但也有研究指出，云南新石器时代以水田稻作为主，而为原鸡提供共栖生境的主要是休耕粟田，因此当地的共栖机会可能少于东南亚半岛</w:t>
      </w:r>
      <w:r>
        <w:rPr>
          <w:vertAlign w:val="superscript"/>
        </w:rPr>
        <w:t xml:space="preserve">[53]</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[47]</w:t>
      </w:r>
      <w:r>
        <w:t xml:space="preserve">；</w:t>
      </w:r>
      <w:r>
        <w:t xml:space="preserve">原鸡还需经过人类的容纳和留养，才能进入持续饲养。</w:t>
      </w:r>
      <w:r>
        <w:t xml:space="preserve">对人恐惧的降低可能在这一阶段起了作用：对红原鸡进行8代对人恐惧的双向选择并建立互交群体后，检出的遗传位点与驯化相关的脑组成变化有关</w:t>
      </w:r>
      <w:r>
        <w:rPr>
          <w:vertAlign w:val="superscript"/>
        </w:rPr>
        <w:t xml:space="preserve">[58]</w:t>
      </w:r>
      <w:r>
        <w:t xml:space="preserve">。</w:t>
      </w:r>
      <w:r>
        <w:t xml:space="preserve">考古上</w:t>
      </w:r>
      <w:r>
        <w:t xml:space="preserve">判断当地是否已持续饲养，主要看</w:t>
      </w:r>
      <w:r>
        <w:t xml:space="preserve">在物种鉴定可靠的前提下</w:t>
      </w:r>
      <w:r>
        <w:t xml:space="preserve">是否成批</w:t>
      </w:r>
      <w:r>
        <w:t xml:space="preserve">出现幼鸟骨和含髓质骨的雌鸟骨</w:t>
      </w:r>
      <w:r>
        <w:t xml:space="preserve">：髓质骨表明繁殖期当地有成熟雌鸟，幼鸟骨则表明当地已具备孵化条件</w:t>
      </w:r>
      <w:r>
        <w:rPr>
          <w:vertAlign w:val="superscript"/>
        </w:rPr>
        <w:t xml:space="preserve">[15]</w:t>
      </w:r>
      <w:r>
        <w:t xml:space="preserve">。</w:t>
      </w:r>
      <w:r>
        <w:t xml:space="preserve">这类证据</w:t>
      </w:r>
      <w:r>
        <w:t xml:space="preserve">在</w:t>
      </w:r>
      <w:r>
        <w:t xml:space="preserve">各地出现</w:t>
      </w:r>
      <w:r>
        <w:t xml:space="preserve">的</w:t>
      </w:r>
      <w:r>
        <w:t xml:space="preserve">早晚不一（见表1）。</w:t>
      </w:r>
      <w:del w:id="90054" w:author="Kiro" w:date="2026-10-11T00:00:00Z">
        <w:r>
          <w:delText xml:space="preserve">持续饲养也</w:delText>
        </w:r>
      </w:del>
      <w:ins w:id="90055" w:author="Kiro" w:date="2026-10-11T00:00:00Z">
        <w:r>
          <w:t xml:space="preserve">驯化还</w:t>
        </w:r>
      </w:ins>
      <w:r>
        <w:t xml:space="preserve">带来了遗传代价：对800多个地方鸡和原鸡全基因组的分析显示，家鸡在早期驯化中经历了明显的群体缩减，有害突变比红原鸡多2.95%，其中62.4%的有害SNP以杂合状态存在，难以通过育种清除</w:t>
      </w:r>
      <w:r>
        <w:rPr>
          <w:vertAlign w:val="superscript"/>
        </w:rPr>
        <w:t xml:space="preserve">[59]</w:t>
      </w:r>
      <w:r>
        <w:t xml:space="preserve">。</w:t>
      </w:r>
      <w:r>
        <w:t xml:space="preserve">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w:t>
      </w:r>
      <w:ins w:id="90056" w:author="Kiro" w:date="2026-10-11T00:00:00Z">
        <w:r>
          <w:t xml:space="preserve">红</w:t>
        </w:r>
      </w:ins>
      <w:r>
        <w:t xml:space="preserve">原鸡反复接近聚落；持续饲养和繁殖管理进一步改变了人</w:t>
      </w:r>
      <w:r>
        <w:t xml:space="preserve">与鸡的</w:t>
      </w:r>
      <w:r>
        <w:t xml:space="preserve">关系</w:t>
      </w:r>
      <w:r>
        <w:rPr>
          <w:vertAlign w:val="superscript"/>
        </w:rPr>
        <w:t xml:space="preserve">[12,16]</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w:t>
      </w:r>
      <w:del w:id="90057" w:author="Kiro" w:date="2026-10-11T00:00:00Z">
        <w:r>
          <w:delText xml:space="preserve">的局部渗入和</w:delText>
        </w:r>
        <w:r>
          <w:delText xml:space="preserve">此后</w:delText>
        </w:r>
        <w:r>
          <w:delText xml:space="preserve">家鸡群体</w:delText>
        </w:r>
      </w:del>
      <w:ins w:id="90058" w:author="Kiro" w:date="2026-10-11T00:00:00Z">
        <w:r>
          <w:t xml:space="preserve">物种的局部渗入，以及此后家鸡与原鸡之间、家鸡群体之</w:t>
        </w:r>
      </w:ins>
      <w:r>
        <w:t xml:space="preserve">间的基因交流，</w:t>
      </w:r>
      <w:r>
        <w:t xml:space="preserve">持</w:t>
      </w:r>
      <w:r>
        <w:t xml:space="preserve">续影响</w:t>
      </w:r>
      <w:r>
        <w:t xml:space="preserve">着</w:t>
      </w:r>
      <w:r>
        <w:t xml:space="preserve">家鸡的遗传组成</w:t>
      </w:r>
      <w:r>
        <w:rPr>
          <w:vertAlign w:val="superscript"/>
        </w:rPr>
        <w:t xml:space="preserve">[11,32,35,36]</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w:t>
      </w:r>
      <w:del w:id="90059" w:author="Kiro" w:date="2026-10-11T00:00:00Z">
        <w:r>
          <w:delText xml:space="preserve">说明鸡离开源区后扩散较快，或</w:delText>
        </w:r>
        <w:r>
          <w:delText xml:space="preserve">者</w:delText>
        </w:r>
      </w:del>
      <w:ins w:id="90060" w:author="Kiro" w:date="2026-10-11T00:00:00Z">
        <w:r>
          <w:t xml:space="preserve">这可能说明鸡离开源区后扩散较快，也可能意味着</w:t>
        </w:r>
      </w:ins>
      <w:r>
        <w:t xml:space="preserve">源区更早的记录尚未被发现</w:t>
      </w:r>
      <w:r>
        <w:t xml:space="preserve">。直接测年修正了不少依据层位给出的早期年代</w:t>
      </w:r>
      <w:r>
        <w:t xml:space="preserve">：</w:t>
      </w:r>
      <w:r>
        <w:t xml:space="preserve">欧洲</w:t>
      </w:r>
      <w:ins w:id="90061" w:author="Kiro" w:date="2026-10-11T00:00:00Z">
        <w:r>
          <w:t xml:space="preserve">、安纳托利亚</w:t>
        </w:r>
      </w:ins>
      <w:r>
        <w:t xml:space="preserve">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w:t>
      </w:r>
      <w:ins w:id="90062" w:author="Kiro" w:date="2026-10-11T00:00:00Z">
        <w:r>
          <w:t xml:space="preserve">校准</w:t>
        </w:r>
      </w:ins>
      <w:r>
        <w:t xml:space="preserve">年代为公元前820～595年，研究者认为</w:t>
      </w:r>
      <w:r>
        <w:t xml:space="preserve">经红海沿岸港口与南阿拉伯的海上交流</w:t>
      </w:r>
      <w:r>
        <w:t xml:space="preserve">可能是鸡传入非洲的早期路线之一</w:t>
      </w:r>
      <w:r>
        <w:rPr>
          <w:vertAlign w:val="superscript"/>
        </w:rPr>
        <w:t xml:space="preserve">[60]</w:t>
      </w:r>
      <w:r>
        <w:t xml:space="preserve">；下埃及、内尼日尔三角洲和东非沿海的记录则展示了</w:t>
      </w:r>
      <w:r>
        <w:t xml:space="preserve">此后</w:t>
      </w:r>
      <w:r>
        <w:t xml:space="preserve">的区域传播</w:t>
      </w:r>
      <w:r>
        <w:rPr>
          <w:vertAlign w:val="superscript"/>
        </w:rPr>
        <w:t xml:space="preserve">[61,62,63,64]</w:t>
      </w:r>
      <w:r>
        <w:t xml:space="preserve">。东非Unguja Ukuu和马达加斯加Mahilaka经古DNA确认的鸡骨，</w:t>
      </w:r>
      <w:del w:id="90063" w:author="Kiro" w:date="2026-10-11T00:00:00Z">
        <w:r>
          <w:delText xml:space="preserve">分别出自公元7～8世纪和11～13世纪参与印度洋贸易的港口</w:delText>
        </w:r>
        <w:r>
          <w:delText xml:space="preserve">遗址</w:delText>
        </w:r>
      </w:del>
      <w:ins w:id="90064" w:author="Kiro" w:date="2026-10-11T00:00:00Z">
        <w:r>
          <w:t xml:space="preserve">均出自参与印度洋贸易的港口遗址，伴生炭化作物种子的年代分别为公元7～8世纪和11～13世纪</w:t>
        </w:r>
      </w:ins>
      <w:r>
        <w:rPr>
          <w:vertAlign w:val="superscript"/>
        </w:rPr>
        <w:t xml:space="preserve">[64]</w:t>
      </w:r>
      <w:r>
        <w:t xml:space="preserve">。这些区域记录反映了较早的红海联系和较晚的印度洋交流。</w:t>
      </w:r>
      <w:del w:id="90065" w:author="Kiro" w:date="2026-10-11T00:00:00Z">
        <w:r>
          <w:delText xml:space="preserve">母系资料与此相符</w:delText>
        </w:r>
      </w:del>
      <w:ins w:id="90066" w:author="Kiro" w:date="2026-10-11T00:00:00Z">
        <w:r>
          <w:t xml:space="preserve">现代地方鸡的母系资料也提示存在多条输入途径，但不能直接指示传入年代</w:t>
        </w:r>
      </w:ins>
      <w:r>
        <w:t xml:space="preserve">：伊拉克、沙特阿拉伯、阿尔及利亚、利比亚、埃塞俄比亚和巴基斯坦的706只地方鸡以E单倍群为主，这一单倍群可能源自印度次大陆</w:t>
      </w:r>
      <w:del w:id="90067" w:author="Kiro" w:date="2026-10-11T00:00:00Z">
        <w:r>
          <w:delText xml:space="preserve">并经陆路传入</w:delText>
        </w:r>
      </w:del>
      <w:ins w:id="90068" w:author="Kiro" w:date="2026-10-11T00:00:00Z">
        <w:r>
          <w:t xml:space="preserve">，并经陆路传入上述地区</w:t>
        </w:r>
      </w:ins>
      <w:r>
        <w:t xml:space="preserve">；D单倍群见于除阿尔及利亚和利比亚以外的各国，可能是印度洋海上贸易的遗留</w:t>
      </w:r>
      <w:r>
        <w:rPr>
          <w:vertAlign w:val="superscript"/>
        </w:rPr>
        <w:t xml:space="preserve">[65]</w:t>
      </w:r>
      <w:r>
        <w:t xml:space="preserve">。</w:t>
      </w:r>
      <w:r>
        <w:t xml:space="preserve">需要注意的是，</w:t>
      </w:r>
      <w:r>
        <w:t xml:space="preserve">各地的最早记录只代表目前能够确认的出现时间。</w:t>
      </w:r>
    </w:p>
    <w:p>
      <w:pPr>
        <w:jc w:val="both"/>
      </w:pPr>
      <w:r>
        <w:t xml:space="preserve">向东，日本的可靠记录始于弥生时期，唐古·键遗址一件鸡骨的直接</w:t>
      </w:r>
      <w:ins w:id="90069" w:author="Kiro" w:date="2026-10-11T00:00:00Z">
        <w:r>
          <w:t xml:space="preserve">校准</w:t>
        </w:r>
      </w:ins>
      <w:r>
        <w:t xml:space="preserve">年代为公元前381～204年</w:t>
      </w:r>
      <w:r>
        <w:rPr>
          <w:vertAlign w:val="superscript"/>
        </w:rPr>
        <w:t xml:space="preserve">[66]</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[67]</w:t>
      </w:r>
      <w:r>
        <w:t xml:space="preserve">。拉皮塔文化遗址显示，公元前1千纪早期鸡已进入汤加、瓦努阿图等太平洋西南部岛屿</w:t>
      </w:r>
      <w:r>
        <w:rPr>
          <w:vertAlign w:val="superscript"/>
        </w:rPr>
        <w:t xml:space="preserve">[68,69,70]</w:t>
      </w:r>
      <w:r>
        <w:t xml:space="preserve">。</w:t>
      </w:r>
      <w:del w:id="90070" w:author="Kiro" w:date="2026-10-11T00:00:00Z">
        <w:r>
          <w:delText xml:space="preserve">在</w:delText>
        </w:r>
        <w:r>
          <w:delText xml:space="preserve">西波利尼西亚Niue及东波利尼西亚夏威夷、Rapa Nui的37件古鸡骨中，22件获得可重复的母系序列，均属D单倍群，表明鸡随后到达</w:delText>
        </w:r>
        <w:r>
          <w:delText xml:space="preserve">了</w:delText>
        </w:r>
        <w:r>
          <w:delText xml:space="preserve">东波利尼西亚</w:delText>
        </w:r>
      </w:del>
      <w:ins w:id="90071" w:author="Kiro" w:date="2026-10-11T00:00:00Z">
        <w:r>
          <w:t xml:space="preserve">鸡随后到达东波利尼西亚：在西波利尼西亚Niue及东波利尼西亚夏威夷、Rapa Nui的37件古鸡骨中，22件获得可重复的母系序列，均属D单倍群</w:t>
        </w:r>
      </w:ins>
      <w:r>
        <w:rPr>
          <w:vertAlign w:val="superscript"/>
        </w:rPr>
        <w:t xml:space="preserve">[71]</w:t>
      </w:r>
      <w:r>
        <w:t xml:space="preserve">。</w:t>
      </w:r>
    </w:p>
    <w:p>
      <w:pPr>
        <w:jc w:val="both"/>
      </w:pPr>
      <w:r>
        <w:t xml:space="preserve">鸡在传播过程中的用途因地而异，珍视、照护和食用可以并存。Arslantepe的鸡骨较为完整，缺少典型的食物处理痕迹，</w:t>
      </w:r>
      <w:del w:id="90072" w:author="Kiro" w:date="2026-10-11T00:00:00Z">
        <w:r>
          <w:delText xml:space="preserve">更符合展示或作为珍稀动物饲养的解释</w:delText>
        </w:r>
      </w:del>
      <w:ins w:id="90073" w:author="Kiro" w:date="2026-10-11T00:00:00Z">
        <w:r>
          <w:t xml:space="preserve">原作者推测这些鸡可能被圈养繁殖或作为珍稀动物展示</w:t>
        </w:r>
      </w:ins>
      <w:r>
        <w:rPr>
          <w:vertAlign w:val="superscript"/>
        </w:rPr>
        <w:t xml:space="preserve">[72]</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[60]</w:t>
      </w:r>
      <w:r>
        <w:t xml:space="preserve">。南黎凡特Maresha公元前4～2世纪的组合中，1092件鸡骨占所比较家畜骨骼的29%，成熟雌鸟、髓质骨和屠宰分割痕迹并见，支持当时已有集中的蛋肉利用</w:t>
      </w:r>
      <w:r>
        <w:rPr>
          <w:vertAlign w:val="superscript"/>
        </w:rPr>
        <w:t xml:space="preserve">[73]</w:t>
      </w:r>
      <w:r>
        <w:t xml:space="preserve">；中亚多个聚落从公元前1千纪后半叶到中世纪反复出土大量鸡蛋壳，反映了鸡蛋的常规利用，作者据此推测产蛋季节性有所减弱</w:t>
      </w:r>
      <w:r>
        <w:rPr>
          <w:vertAlign w:val="superscript"/>
        </w:rPr>
        <w:t xml:space="preserve">[74]</w:t>
      </w:r>
      <w:r>
        <w:t xml:space="preserve">。在</w:t>
      </w:r>
      <w:del w:id="90074" w:author="Kiro" w:date="2026-10-11T00:00:00Z">
        <w:r>
          <w:delText xml:space="preserve">中国北方</w:delText>
        </w:r>
      </w:del>
      <w:ins w:id="90075" w:author="Kiro" w:date="2026-10-11T00:00:00Z">
        <w:r>
          <w:t xml:space="preserve">黄淮流域，鸡还被用于斗鸡</w:t>
        </w:r>
      </w:ins>
      <w:r>
        <w:t xml:space="preserve">，斗鸡的育种和传播可能影响</w:t>
      </w:r>
      <w:r>
        <w:t xml:space="preserve">了当地鸡群的母系组成</w:t>
      </w:r>
      <w:r>
        <w:rPr>
          <w:vertAlign w:val="superscript"/>
        </w:rPr>
        <w:t xml:space="preserve">[25]</w:t>
      </w:r>
      <w:r>
        <w:t xml:space="preserve">。这些记录表明，鸡的出现与集中的蛋肉生产并不总是同步。</w:t>
      </w:r>
    </w:p>
    <w:p>
      <w:pPr>
        <w:jc w:val="both"/>
      </w:pPr>
      <w:r>
        <w:t xml:space="preserve">古DNA复核</w:t>
      </w:r>
      <w:del w:id="90076" w:author="Kiro" w:date="2026-10-11T00:00:00Z">
        <w:r>
          <w:delText xml:space="preserve">和遗址重评</w:delText>
        </w:r>
      </w:del>
      <w:ins w:id="90077" w:author="Kiro" w:date="2026-10-11T00:00:00Z">
        <w:r>
          <w:t xml:space="preserve">、遗骸重鉴和现代母系资料的重新分析</w:t>
        </w:r>
      </w:ins>
      <w:r>
        <w:t xml:space="preserve">改变了</w:t>
      </w:r>
      <w:r>
        <w:t xml:space="preserve">对</w:t>
      </w:r>
      <w:r>
        <w:t xml:space="preserve">部分跨洋路线的解释。智利El Arenal-1的鸡骨曾被视为前哥伦布时期波利尼西亚人把鸡带入南美的证据</w:t>
      </w:r>
      <w:r>
        <w:rPr>
          <w:vertAlign w:val="superscript"/>
        </w:rPr>
        <w:t xml:space="preserve">[75]</w:t>
      </w:r>
      <w:r>
        <w:t xml:space="preserve">，后续母系比较</w:t>
      </w:r>
      <w:r>
        <w:t xml:space="preserve">对此提出质疑</w:t>
      </w:r>
      <w:r>
        <w:rPr>
          <w:vertAlign w:val="superscript"/>
        </w:rPr>
        <w:t xml:space="preserve">[76]</w:t>
      </w:r>
      <w:r>
        <w:t xml:space="preserve">，太平洋比较样本的去污染复测又改变了原有</w:t>
      </w:r>
      <w:r>
        <w:t xml:space="preserve">的</w:t>
      </w:r>
      <w:r>
        <w:t xml:space="preserve">遗传依据</w:t>
      </w:r>
      <w:r>
        <w:rPr>
          <w:vertAlign w:val="superscript"/>
        </w:rPr>
        <w:t xml:space="preserve">[71]</w:t>
      </w:r>
      <w:r>
        <w:t xml:space="preserve">。</w:t>
      </w:r>
      <w:r>
        <w:t xml:space="preserve">新的遗址研究支持该地存在前哥伦布时期的活动，</w:t>
      </w:r>
      <w:r>
        <w:t xml:space="preserve">但新发掘未见鸡骨，此前报为鸡的66件标本经形态重鉴均为</w:t>
      </w:r>
      <w:del w:id="90078" w:author="Kiro" w:date="2026-10-11T00:00:00Z">
        <w:r>
          <w:delText xml:space="preserve">鴂</w:delText>
        </w:r>
      </w:del>
      <w:ins w:id="90079" w:author="Kiro" w:date="2026-10-11T00:00:00Z">
        <w:r>
          <w:t xml:space="preserve">䳍</w:t>
        </w:r>
      </w:ins>
      <w:r>
        <w:t xml:space="preserve">，因</w:t>
      </w:r>
      <w:r>
        <w:t xml:space="preserve">此仍无</w:t>
      </w:r>
      <w:r>
        <w:t xml:space="preserve">明确的波利尼西亚接触证据</w:t>
      </w:r>
      <w:r>
        <w:rPr>
          <w:vertAlign w:val="superscript"/>
        </w:rPr>
        <w:t xml:space="preserve">[77]</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[50]</w:t>
      </w:r>
      <w:r>
        <w:t xml:space="preserve">。马达加斯加的</w:t>
      </w:r>
      <w:del w:id="90080" w:author="Kiro" w:date="2026-10-11T00:00:00Z">
        <w:r>
          <w:delText xml:space="preserve">情况类似</w:delText>
        </w:r>
      </w:del>
      <w:ins w:id="90081" w:author="Kiro" w:date="2026-10-11T00:00:00Z">
        <w:r>
          <w:t xml:space="preserve">路线解释也经历了修正</w:t>
        </w:r>
      </w:ins>
      <w:r>
        <w:t xml:space="preserve">：</w:t>
      </w:r>
      <w:r>
        <w:t xml:space="preserve">曾有研究</w:t>
      </w:r>
      <w:r>
        <w:t xml:space="preserve">依据现代母系的相近程度，</w:t>
      </w:r>
      <w:r>
        <w:t xml:space="preserve">提出南亚鸡经东非传入</w:t>
      </w:r>
      <w:r>
        <w:rPr>
          <w:vertAlign w:val="superscript"/>
        </w:rPr>
        <w:t xml:space="preserve">[78]</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[79]</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[12,14,50,66,67,68,70,71]</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[63]</w:t>
      </w:r>
      <w:r>
        <w:t xml:space="preserve">，</w:t>
      </w:r>
      <w:r>
        <w:t xml:space="preserve">经红海通向非洲之角的虚线</w:t>
      </w:r>
      <w:r>
        <w:t xml:space="preserve">也是</w:t>
      </w:r>
      <w:r>
        <w:t xml:space="preserve">候选路线</w:t>
      </w:r>
      <w:r>
        <w:rPr>
          <w:vertAlign w:val="superscript"/>
        </w:rPr>
        <w:t xml:space="preserve">[60]</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[78,79]</w:t>
      </w:r>
      <w:r>
        <w:t xml:space="preserve">。图两侧的A表示殖民时期伊比利亚与海地、佛罗里达之间联系的续接</w:t>
      </w:r>
      <w:r>
        <w:rPr>
          <w:vertAlign w:val="superscript"/>
        </w:rPr>
        <w:t xml:space="preserve">[50]</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w:t>
            </w:r>
            <w:del w:id="90082" w:author="Kiro" w:date="2026-10-11T00:00:00Z">
              <w:r>
                <w:rPr>
                  <w:rFonts w:ascii="Times New Roman" w:hAnsi="Times New Roman" w:eastAsia="宋体"/>
                  <w:b w:val="0"/>
                  <w:color w:val="000000"/>
                  <w:sz w:val="19"/>
                </w:rPr>
                <w:delText xml:space="preserve">早期家鸡记录，但承认其家养属性尚有争议</w:delText>
              </w:r>
            </w:del>
            <w:ins w:id="90083" w:author="Kiro" w:date="2026-10-11T00:00:00Z">
              <w:r>
                <w:rPr>
                  <w:rFonts w:ascii="Times New Roman" w:hAnsi="Times New Roman" w:eastAsia="宋体"/>
                  <w:b w:val="0"/>
                  <w:color w:val="000000"/>
                  <w:sz w:val="19"/>
                </w:rPr>
                <w:t xml:space="preserve">最早的明确家鸡记录，但也承认其家养属性尚未完全确定</w:t>
              </w:r>
            </w:ins>
            <w:r>
              <w:rPr>
                <w:rFonts w:ascii="Times New Roman" w:hAnsi="Times New Roman" w:eastAsia="宋体"/>
                <w:b w:val="0"/>
                <w:color w:val="000000"/>
                <w:sz w:val="19"/>
              </w:rPr>
              <w:t xml:space="preserve">；古DNA确认了部分遗存的原鸡属身份，其测序样本层位在两项研究中记载不一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w:t>
            </w:r>
            <w:del w:id="90084" w:author="Kiro" w:date="2026-10-11T00:00:00Z">
              <w:r>
                <w:rPr>
                  <w:rFonts w:ascii="Times New Roman" w:hAnsi="Times New Roman" w:eastAsia="宋体"/>
                  <w:b w:val="0"/>
                  <w:i w:val="0"/>
                  <w:color w:val="000000"/>
                  <w:sz w:val="19"/>
                </w:rPr>
                <w:delText xml:space="preserve">及繁殖候选仍</w:delText>
              </w:r>
            </w:del>
            <w:ins w:id="90085" w:author="Kiro" w:date="2026-10-11T00:00:00Z">
              <w:r>
                <w:rPr>
                  <w:rFonts w:ascii="Times New Roman" w:hAnsi="Times New Roman" w:eastAsia="宋体"/>
                  <w:b w:val="0"/>
                  <w:color w:val="000000"/>
                  <w:sz w:val="19"/>
                </w:rPr>
                <w:t xml:space="preserve">骨等繁殖相关证据也</w:t>
              </w:r>
            </w:ins>
            <w:r>
              <w:rPr>
                <w:rFonts w:ascii="Times New Roman" w:hAnsi="Times New Roman" w:eastAsia="宋体"/>
                <w:b w:val="0"/>
                <w:i w:val="0"/>
                <w:color w:val="000000"/>
                <w:sz w:val="19"/>
              </w:rPr>
              <w:t xml:space="preserve">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[12,49,50,51]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综合重评接受的鸡骨与随葬记录，表明鸡已</w:t>
            </w:r>
            <w:del w:id="90086" w:author="Kiro" w:date="2026-10-11T00:00:00Z">
              <w:r>
                <w:rPr>
                  <w:rFonts w:ascii="Times New Roman" w:hAnsi="Times New Roman" w:eastAsia="宋体"/>
                  <w:b w:val="0"/>
                  <w:i w:val="0"/>
                  <w:color w:val="000000"/>
                  <w:sz w:val="19"/>
                </w:rPr>
                <w:delText xml:space="preserve">进入当地聚落生活及墓葬活动</w:delText>
              </w:r>
            </w:del>
            <w:ins w:id="90087" w:author="Kiro" w:date="2026-10-11T00:00:00Z">
              <w:r>
                <w:rPr>
                  <w:rFonts w:ascii="Times New Roman" w:hAnsi="Times New Roman" w:eastAsia="宋体"/>
                  <w:b w:val="0"/>
                  <w:color w:val="000000"/>
                  <w:sz w:val="19"/>
                </w:rPr>
                <w:t xml:space="preserve">见于当地聚落和墓葬</w:t>
              </w:r>
            </w:ins>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约公元前1500～1200年；早Jorwe</w:t>
            </w:r>
            <w:del w:id="90088" w:author="Kiro" w:date="2026-10-11T00:00:00Z">
              <w:r>
                <w:rPr>
                  <w:rFonts w:ascii="Times New Roman" w:hAnsi="Times New Roman" w:eastAsia="宋体"/>
                  <w:b w:val="0"/>
                  <w:i w:val="0"/>
                  <w:color w:val="000000"/>
                  <w:sz w:val="19"/>
                </w:rPr>
                <w:delText xml:space="preserve">阶段</w:delText>
              </w:r>
            </w:del>
            <w:ins w:id="90089" w:author="Kiro" w:date="2026-10-11T00:00:00Z">
              <w:r>
                <w:rPr>
                  <w:rFonts w:ascii="Times New Roman" w:hAnsi="Times New Roman" w:eastAsia="宋体"/>
                  <w:b w:val="0"/>
                  <w:color w:val="000000"/>
                  <w:sz w:val="19"/>
                </w:rPr>
                <w:t xml:space="preserve">期</w:t>
              </w:r>
            </w:ins>
            <w:r>
              <w:rPr>
                <w:rFonts w:ascii="Times New Roman" w:hAnsi="Times New Roman" w:eastAsia="宋体"/>
                <w:b w:val="0"/>
                <w:i w:val="0"/>
                <w:color w:val="000000"/>
                <w:sz w:val="19"/>
              </w:rPr>
              <w:t xml:space="preserve">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较早Savalda和哈拉帕层位未见原鸡属，早Jorwe</w:t>
            </w:r>
            <w:del w:id="90090" w:author="Kiro" w:date="2026-10-11T00:00:00Z">
              <w:r>
                <w:rPr>
                  <w:rFonts w:ascii="Times New Roman" w:hAnsi="Times New Roman" w:eastAsia="宋体"/>
                  <w:b w:val="0"/>
                  <w:i w:val="0"/>
                  <w:color w:val="000000"/>
                  <w:sz w:val="19"/>
                </w:rPr>
                <w:delText xml:space="preserve">阶段</w:delText>
              </w:r>
            </w:del>
            <w:ins w:id="90091" w:author="Kiro" w:date="2026-10-11T00:00:00Z">
              <w:r>
                <w:rPr>
                  <w:rFonts w:ascii="Times New Roman" w:hAnsi="Times New Roman" w:eastAsia="宋体"/>
                  <w:b w:val="0"/>
                  <w:color w:val="000000"/>
                  <w:sz w:val="19"/>
                </w:rPr>
                <w:t xml:space="preserve">期</w:t>
              </w:r>
            </w:ins>
            <w:r>
              <w:rPr>
                <w:rFonts w:ascii="Times New Roman" w:hAnsi="Times New Roman" w:eastAsia="宋体"/>
                <w:b w:val="0"/>
                <w:i w:val="0"/>
                <w:color w:val="000000"/>
                <w:sz w:val="19"/>
              </w:rPr>
              <w:t xml:space="preserve">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del w:id="90092" w:author="Kiro" w:date="2026-10-11T00:00:00Z">
              <w:r>
                <w:rPr>
                  <w:rFonts w:ascii="Times New Roman" w:hAnsi="Times New Roman" w:eastAsia="宋体"/>
                  <w:b w:val="0"/>
                  <w:i w:val="0"/>
                  <w:color w:val="000000"/>
                  <w:sz w:val="19"/>
                </w:rPr>
                <w:delText xml:space="preserve">公元前515～392年、</w:delText>
              </w:r>
            </w:del>
            <w:ins w:id="90093" w:author="Kiro" w:date="2026-10-11T00:00:00Z">
              <w:r>
                <w:rPr>
                  <w:rFonts w:ascii="Times New Roman" w:hAnsi="Times New Roman" w:eastAsia="宋体"/>
                  <w:b w:val="0"/>
                  <w:color w:val="000000"/>
                  <w:sz w:val="19"/>
                </w:rPr>
                <w:t xml:space="preserve">为公元前515～392年、公元前</w:t>
              </w:r>
            </w:ins>
            <w:r>
              <w:rPr>
                <w:rFonts w:ascii="Times New Roman" w:hAnsi="Times New Roman" w:eastAsia="宋体"/>
                <w:b w:val="0"/>
                <w:i w:val="0"/>
                <w:color w:val="000000"/>
                <w:sz w:val="19"/>
              </w:rPr>
              <w:t xml:space="preserve">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鉴定与测年使用同背景中的不同碎片。多个聚落跨时段反复出土鸡蛋壳，支持</w:t>
            </w:r>
            <w:del w:id="90094" w:author="Kiro" w:date="2026-10-11T00:00:00Z">
              <w:r>
                <w:rPr>
                  <w:rFonts w:ascii="Times New Roman" w:hAnsi="Times New Roman" w:eastAsia="宋体"/>
                  <w:b w:val="0"/>
                  <w:i w:val="0"/>
                  <w:color w:val="000000"/>
                  <w:sz w:val="19"/>
                </w:rPr>
                <w:delText xml:space="preserve">持续鸡蛋</w:delText>
              </w:r>
            </w:del>
            <w:ins w:id="90095" w:author="Kiro" w:date="2026-10-11T00:00:00Z">
              <w:r>
                <w:rPr>
                  <w:rFonts w:ascii="Times New Roman" w:hAnsi="Times New Roman" w:eastAsia="宋体"/>
                  <w:b w:val="0"/>
                  <w:color w:val="000000"/>
                  <w:sz w:val="19"/>
                </w:rPr>
                <w:t xml:space="preserve">鸡蛋的常规</w:t>
              </w:r>
            </w:ins>
            <w:r>
              <w:rPr>
                <w:rFonts w:ascii="Times New Roman" w:hAnsi="Times New Roman" w:eastAsia="宋体"/>
                <w:b w:val="0"/>
                <w:i w:val="0"/>
                <w:color w:val="000000"/>
                <w:sz w:val="19"/>
              </w:rPr>
              <w:t xml:space="preserve">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15件骨骼</w:t>
            </w:r>
            <w:del w:id="90096" w:author="Kiro" w:date="2026-10-11T00:00:00Z">
              <w:r>
                <w:rPr>
                  <w:rFonts w:ascii="Times New Roman" w:hAnsi="Times New Roman" w:eastAsia="宋体"/>
                  <w:b w:val="0"/>
                  <w:i w:val="0"/>
                  <w:color w:val="000000"/>
                  <w:sz w:val="19"/>
                </w:rPr>
                <w:delText xml:space="preserve">部分</w:delText>
              </w:r>
            </w:del>
            <w:r>
              <w:rPr>
                <w:rFonts w:ascii="Times New Roman" w:hAnsi="Times New Roman" w:eastAsia="宋体"/>
                <w:b w:val="0"/>
                <w:i w:val="0"/>
                <w:color w:val="000000"/>
                <w:sz w:val="19"/>
              </w:rPr>
              <w:t xml:space="preserve">多较完整，包括同一成体雄鸡的成对跗蹠骨；</w:t>
            </w:r>
            <w:del w:id="90097" w:author="Kiro" w:date="2026-10-11T00:00:00Z">
              <w:r>
                <w:rPr>
                  <w:rFonts w:ascii="Times New Roman" w:hAnsi="Times New Roman" w:eastAsia="宋体"/>
                  <w:b w:val="0"/>
                  <w:i w:val="0"/>
                  <w:color w:val="000000"/>
                  <w:sz w:val="19"/>
                </w:rPr>
                <w:delText xml:space="preserve">缺少切割及典型食物处理破碎，支持珍稀动物展示或饲养等解释</w:delText>
              </w:r>
            </w:del>
            <w:ins w:id="90098" w:author="Kiro" w:date="2026-10-11T00:00:00Z">
              <w:r>
                <w:rPr>
                  <w:rFonts w:ascii="Times New Roman" w:hAnsi="Times New Roman" w:eastAsia="宋体"/>
                  <w:b w:val="0"/>
                  <w:color w:val="000000"/>
                  <w:sz w:val="19"/>
                </w:rPr>
                <w:t xml:space="preserve">无切割痕，也无食物处理造成的典型破碎；原作者推测其可能被圈养繁殖或作为珍稀动物展示</w:t>
              </w:r>
            </w:ins>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公元前4～2世纪组合；两件鸡骨的直接</w:t>
            </w:r>
            <w:del w:id="90099" w:author="Kiro" w:date="2026-10-11T00:00:00Z">
              <w:r>
                <w:rPr>
                  <w:rFonts w:ascii="Times New Roman" w:hAnsi="Times New Roman" w:eastAsia="宋体"/>
                  <w:b w:val="0"/>
                  <w:i w:val="0"/>
                  <w:color w:val="000000"/>
                  <w:sz w:val="19"/>
                </w:rPr>
                <w:delText xml:space="preserve">年代约为前4世纪末至</w:delText>
              </w:r>
            </w:del>
            <w:ins w:id="90100" w:author="Kiro" w:date="2026-10-11T00:00:00Z">
              <w:r>
                <w:rPr>
                  <w:rFonts w:ascii="Times New Roman" w:hAnsi="Times New Roman" w:eastAsia="宋体"/>
                  <w:b w:val="0"/>
                  <w:color w:val="000000"/>
                  <w:sz w:val="19"/>
                </w:rPr>
                <w:t xml:space="preserve">校准年代约为公元前4世纪末至公元</w:t>
              </w:r>
            </w:ins>
            <w:r>
              <w:rPr>
                <w:rFonts w:ascii="Times New Roman" w:hAnsi="Times New Roman" w:eastAsia="宋体"/>
                <w:b w:val="0"/>
                <w:i w:val="0"/>
                <w:color w:val="000000"/>
                <w:sz w:val="19"/>
              </w:rPr>
              <w:t xml:space="preserve">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Forcello：公元前775～540年（鸡骨直接校准年代），</w:t>
            </w:r>
            <w:ins w:id="90101" w:author="Kiro" w:date="2026-10-11T00:00:00Z">
              <w:r>
                <w:rPr>
                  <w:rFonts w:ascii="Times New Roman" w:hAnsi="Times New Roman" w:eastAsia="宋体"/>
                  <w:b w:val="0"/>
                  <w:color w:val="000000"/>
                  <w:sz w:val="19"/>
                </w:rPr>
                <w:t xml:space="preserve">公元</w:t>
              </w:r>
            </w:ins>
            <w:r>
              <w:rPr>
                <w:rFonts w:ascii="Times New Roman" w:hAnsi="Times New Roman" w:eastAsia="宋体"/>
                <w:b w:val="0"/>
                <w:i w:val="0"/>
                <w:color w:val="000000"/>
                <w:sz w:val="19"/>
              </w:rPr>
              <w:t xml:space="preserve">前530～520年（原报背景）；Orvieto：公元前775～541年（鸡骨直接校准年代），</w:t>
            </w:r>
            <w:del w:id="90102" w:author="Kiro" w:date="2026-10-11T00:00:00Z">
              <w:r>
                <w:rPr>
                  <w:rFonts w:ascii="Times New Roman" w:hAnsi="Times New Roman" w:eastAsia="宋体"/>
                  <w:b w:val="0"/>
                  <w:i w:val="0"/>
                  <w:color w:val="000000"/>
                  <w:sz w:val="19"/>
                </w:rPr>
                <w:delText xml:space="preserve">前500～400年（原报背景）。</w:delText>
              </w:r>
            </w:del>
            <w:ins w:id="90103" w:author="Kiro" w:date="2026-10-11T00:00:00Z">
              <w:r>
                <w:rPr>
                  <w:rFonts w:ascii="Times New Roman" w:hAnsi="Times New Roman" w:eastAsia="宋体"/>
                  <w:b w:val="0"/>
                  <w:color w:val="000000"/>
                  <w:sz w:val="19"/>
                </w:rPr>
                <w:t xml:space="preserve">公元前500～400年（原报背景）</w:t>
              </w:r>
            </w:ins>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w:t>
            </w:r>
            <w:del w:id="90104" w:author="Kiro" w:date="2026-10-11T00:00:00Z">
              <w:r>
                <w:rPr>
                  <w:rFonts w:ascii="Times New Roman" w:hAnsi="Times New Roman" w:eastAsia="宋体"/>
                  <w:b w:val="0"/>
                  <w:color w:val="000000"/>
                  <w:sz w:val="19"/>
                </w:rPr>
                <w:delText xml:space="preserve">将其归因于哈尔施塔特校准平台造成的测年精度下降，仍判定二者相符</w:delText>
              </w:r>
            </w:del>
            <w:ins w:id="90105" w:author="Kiro" w:date="2026-10-11T00:00:00Z">
              <w:r>
                <w:rPr>
                  <w:rFonts w:ascii="Times New Roman" w:hAnsi="Times New Roman" w:eastAsia="宋体"/>
                  <w:b w:val="0"/>
                  <w:color w:val="000000"/>
                  <w:sz w:val="19"/>
                </w:rPr>
                <w:t xml:space="preserve">仍判定二者相符，并认为区间向前延伸至公元前8世纪中叶可能反映哈尔施塔特校准平台造成的精度下降</w:t>
              </w:r>
            </w:ins>
            <w:r>
              <w:rPr>
                <w:rFonts w:ascii="Times New Roman" w:hAnsi="Times New Roman" w:eastAsia="宋体"/>
                <w:b w:val="0"/>
                <w:color w:val="000000"/>
                <w:sz w:val="19"/>
              </w:rPr>
              <w:t xml:space="preserve">；区间精度有限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部分较早遗存为完整</w:t>
            </w:r>
            <w:del w:id="90106" w:author="Kiro" w:date="2026-10-11T00:00:00Z">
              <w:r>
                <w:rPr>
                  <w:rFonts w:ascii="Times New Roman" w:hAnsi="Times New Roman" w:eastAsia="宋体"/>
                  <w:b w:val="0"/>
                  <w:i w:val="0"/>
                  <w:color w:val="000000"/>
                  <w:sz w:val="19"/>
                </w:rPr>
                <w:delText xml:space="preserve">埋葬并见</w:delText>
              </w:r>
            </w:del>
            <w:ins w:id="90107" w:author="Kiro" w:date="2026-10-11T00:00:00Z">
              <w:r>
                <w:rPr>
                  <w:rFonts w:ascii="Times New Roman" w:hAnsi="Times New Roman" w:eastAsia="宋体"/>
                  <w:b w:val="0"/>
                  <w:color w:val="000000"/>
                  <w:sz w:val="19"/>
                </w:rPr>
                <w:t xml:space="preserve">个体埋葬，一例腿骨骨折已愈合，提示曾受</w:t>
              </w:r>
            </w:ins>
            <w:r>
              <w:rPr>
                <w:rFonts w:ascii="Times New Roman" w:hAnsi="Times New Roman" w:eastAsia="宋体"/>
                <w:b w:val="0"/>
                <w:i w:val="0"/>
                <w:color w:val="000000"/>
                <w:sz w:val="19"/>
              </w:rPr>
              <w:t xml:space="preserve">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[14,81,82]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同一个体获得B单倍群母系序列，</w:t>
            </w:r>
            <w:del w:id="90108" w:author="Kiro" w:date="2026-10-11T00:00:00Z">
              <w:r>
                <w:rPr>
                  <w:rFonts w:ascii="Times New Roman" w:hAnsi="Times New Roman" w:eastAsia="宋体"/>
                  <w:b w:val="0"/>
                  <w:i w:val="0"/>
                  <w:color w:val="000000"/>
                  <w:sz w:val="19"/>
                </w:rPr>
                <w:delText xml:space="preserve">连接当地较早存在记录与母系组成</w:delText>
              </w:r>
            </w:del>
            <w:ins w:id="90109" w:author="Kiro" w:date="2026-10-11T00:00:00Z">
              <w:r>
                <w:rPr>
                  <w:rFonts w:ascii="Times New Roman" w:hAnsi="Times New Roman" w:eastAsia="宋体"/>
                  <w:b w:val="0"/>
                  <w:color w:val="000000"/>
                  <w:sz w:val="19"/>
                </w:rPr>
                <w:t xml:space="preserve">为当地较早的鸡记录提供了母系信息</w:t>
              </w:r>
            </w:ins>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[83]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[12,61,62]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15</w:t>
            </w:r>
            <w:del w:id="90110" w:author="Kiro" w:date="2026-10-11T00:00:00Z">
              <w:r>
                <w:rPr>
                  <w:rFonts w:ascii="Times New Roman" w:hAnsi="Times New Roman" w:eastAsia="宋体"/>
                  <w:b w:val="0"/>
                  <w:i w:val="0"/>
                  <w:color w:val="000000"/>
                  <w:sz w:val="19"/>
                </w:rPr>
                <w:delText xml:space="preserve"> 东非Unguja Ukuu、</w:delText>
              </w:r>
            </w:del>
            <w:ins w:id="90111" w:author="Kiro" w:date="2026-10-11T00:00:00Z">
              <w:r>
                <w:rPr>
                  <w:rFonts w:ascii="Times New Roman" w:hAnsi="Times New Roman" w:eastAsia="宋体"/>
                  <w:b w:val="0"/>
                  <w:color w:val="000000"/>
                  <w:sz w:val="19"/>
                </w:rPr>
                <w:t xml:space="preserve">a 东非Unguja Ukuu、15b </w:t>
              </w:r>
            </w:ins>
            <w:r>
              <w:rPr>
                <w:rFonts w:ascii="Times New Roman" w:hAnsi="Times New Roman" w:eastAsia="宋体"/>
                <w:b w:val="0"/>
                <w:i w:val="0"/>
                <w:color w:val="000000"/>
                <w:sz w:val="19"/>
              </w:rPr>
              <w:t xml:space="preserve">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ins w:id="90112" w:author="Kiro" w:date="2026-10-11T00:00:00Z">
              <w:r>
                <w:rPr>
                  <w:rFonts w:ascii="Times New Roman" w:hAnsi="Times New Roman" w:eastAsia="宋体"/>
                  <w:b w:val="0"/>
                  <w:color w:val="000000"/>
                  <w:sz w:val="19"/>
                </w:rPr>
                <w:t xml:space="preserve">为</w:t>
              </w:r>
            </w:ins>
            <w:r>
              <w:rPr>
                <w:rFonts w:ascii="Times New Roman" w:hAnsi="Times New Roman" w:eastAsia="宋体"/>
                <w:b w:val="0"/>
                <w:i w:val="0"/>
                <w:color w:val="000000"/>
                <w:sz w:val="19"/>
              </w:rPr>
              <w:t xml:space="preserve">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古DNA确认鸡骨身份；</w:t>
            </w:r>
            <w:del w:id="90113" w:author="Kiro" w:date="2026-10-11T00:00:00Z">
              <w:r>
                <w:rPr>
                  <w:rFonts w:ascii="Times New Roman" w:hAnsi="Times New Roman" w:eastAsia="宋体"/>
                  <w:b w:val="0"/>
                  <w:i w:val="0"/>
                  <w:color w:val="000000"/>
                  <w:sz w:val="19"/>
                </w:rPr>
                <w:delText xml:space="preserve">同沉积作物种子提供年代，联系到</w:delText>
              </w:r>
            </w:del>
            <w:ins w:id="90114" w:author="Kiro" w:date="2026-10-11T00:00:00Z">
              <w:r>
                <w:rPr>
                  <w:rFonts w:ascii="Times New Roman" w:hAnsi="Times New Roman" w:eastAsia="宋体"/>
                  <w:b w:val="0"/>
                  <w:color w:val="000000"/>
                  <w:sz w:val="19"/>
                </w:rPr>
                <w:t xml:space="preserve">年代来自伴生炭化作物种子；两处均为</w:t>
              </w:r>
            </w:ins>
            <w:r>
              <w:rPr>
                <w:rFonts w:ascii="Times New Roman" w:hAnsi="Times New Roman" w:eastAsia="宋体"/>
                <w:b w:val="0"/>
                <w:i w:val="0"/>
                <w:color w:val="000000"/>
                <w:sz w:val="19"/>
              </w:rPr>
              <w:t xml:space="preserve">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16</w:t>
            </w:r>
            <w:del w:id="90115" w:author="Kiro" w:date="2026-10-11T00:00:00Z">
              <w:r>
                <w:rPr>
                  <w:rFonts w:ascii="Times New Roman" w:hAnsi="Times New Roman" w:eastAsia="宋体"/>
                  <w:b w:val="0"/>
                  <w:i w:val="0"/>
                  <w:color w:val="000000"/>
                  <w:sz w:val="19"/>
                </w:rPr>
                <w:delText xml:space="preserve"> Nenumbo、</w:delText>
              </w:r>
            </w:del>
            <w:ins w:id="90116" w:author="Kiro" w:date="2026-10-11T00:00:00Z">
              <w:r>
                <w:rPr>
                  <w:rFonts w:ascii="Times New Roman" w:hAnsi="Times New Roman" w:eastAsia="宋体"/>
                  <w:b w:val="0"/>
                  <w:color w:val="000000"/>
                  <w:sz w:val="19"/>
                </w:rPr>
                <w:t xml:space="preserve">a 所罗门群岛Nenumbo、16b 汤加</w:t>
              </w:r>
            </w:ins>
            <w:r>
              <w:rPr>
                <w:rFonts w:ascii="Times New Roman" w:hAnsi="Times New Roman" w:eastAsia="宋体"/>
                <w:b w:val="0"/>
                <w:i w:val="0"/>
                <w:color w:val="000000"/>
                <w:sz w:val="19"/>
              </w:rPr>
              <w:t xml:space="preserve">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分别</w:t>
            </w:r>
            <w:del w:id="90117" w:author="Kiro" w:date="2026-10-11T00:00:00Z">
              <w:r>
                <w:rPr>
                  <w:rFonts w:ascii="Times New Roman" w:hAnsi="Times New Roman" w:eastAsia="宋体"/>
                  <w:b w:val="0"/>
                  <w:i w:val="0"/>
                  <w:color w:val="000000"/>
                  <w:sz w:val="19"/>
                </w:rPr>
                <w:delText xml:space="preserve">2925～2538、</w:delText>
              </w:r>
            </w:del>
            <w:ins w:id="90118" w:author="Kiro" w:date="2026-10-11T00:00:00Z">
              <w:r>
                <w:rPr>
                  <w:rFonts w:ascii="Times New Roman" w:hAnsi="Times New Roman" w:eastAsia="宋体"/>
                  <w:b w:val="0"/>
                  <w:color w:val="000000"/>
                  <w:sz w:val="19"/>
                </w:rPr>
                <w:t xml:space="preserve">为2925～2538 cal BP和</w:t>
              </w:r>
            </w:ins>
            <w:r>
              <w:rPr>
                <w:rFonts w:ascii="Times New Roman" w:hAnsi="Times New Roman" w:eastAsia="宋体"/>
                <w:b w:val="0"/>
                <w:i w:val="0"/>
                <w:color w:val="000000"/>
                <w:sz w:val="19"/>
              </w:rPr>
              <w:t xml:space="preserve">2780～2750 cal BP，约公元前976～589年、831～801年</w:t>
            </w:r>
            <w:r>
              <w:rPr>
                <w:rFonts w:ascii="Times New Roman" w:hAnsi="Times New Roman" w:eastAsia="宋体"/>
                <w:b w:val="0"/>
                <w:color w:val="000000"/>
                <w:sz w:val="19"/>
              </w:rPr>
              <w:t xml:space="preserve">；前者为1件鸡骨</w:t>
            </w:r>
            <w:del w:id="90119" w:author="Kiro" w:date="2026-10-11T00:00:00Z">
              <w:r>
                <w:rPr>
                  <w:rFonts w:ascii="Times New Roman" w:hAnsi="Times New Roman" w:eastAsia="宋体"/>
                  <w:b w:val="0"/>
                  <w:color w:val="000000"/>
                  <w:sz w:val="19"/>
                </w:rPr>
                <w:delText xml:space="preserve">的储库校正直接</w:delText>
              </w:r>
            </w:del>
            <w:ins w:id="90120" w:author="Kiro" w:date="2026-10-11T00:00:00Z">
              <w:r>
                <w:rPr>
                  <w:rFonts w:ascii="Times New Roman" w:hAnsi="Times New Roman" w:eastAsia="宋体"/>
                  <w:b w:val="0"/>
                  <w:color w:val="000000"/>
                  <w:sz w:val="19"/>
                </w:rPr>
                <w:t xml:space="preserve">经海洋储库校正的直接校准</w:t>
              </w:r>
            </w:ins>
            <w:r>
              <w:rPr>
                <w:rFonts w:ascii="Times New Roman" w:hAnsi="Times New Roman" w:eastAsia="宋体"/>
                <w:b w:val="0"/>
                <w:color w:val="000000"/>
                <w:sz w:val="19"/>
              </w:rPr>
              <w:t xml:space="preserve">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w:t>
            </w:r>
            <w:del w:id="90121" w:author="Kiro" w:date="2026-10-11T00:00:00Z">
              <w:r>
                <w:rPr>
                  <w:rFonts w:ascii="Times New Roman" w:hAnsi="Times New Roman" w:eastAsia="宋体"/>
                  <w:b w:val="0"/>
                  <w:i w:val="0"/>
                  <w:color w:val="000000"/>
                  <w:sz w:val="19"/>
                </w:rPr>
                <w:delText xml:space="preserve">较早</w:delText>
              </w:r>
            </w:del>
            <w:ins w:id="90122" w:author="Kiro" w:date="2026-10-11T00:00:00Z">
              <w:r>
                <w:rPr>
                  <w:rFonts w:ascii="Times New Roman" w:hAnsi="Times New Roman" w:eastAsia="宋体"/>
                  <w:b w:val="0"/>
                  <w:color w:val="000000"/>
                  <w:sz w:val="19"/>
                </w:rPr>
                <w:t xml:space="preserve">在公元前1千纪早期</w:t>
              </w:r>
            </w:ins>
            <w:r>
              <w:rPr>
                <w:rFonts w:ascii="Times New Roman" w:hAnsi="Times New Roman" w:eastAsia="宋体"/>
                <w:b w:val="0"/>
                <w:i w:val="0"/>
                <w:color w:val="000000"/>
                <w:sz w:val="19"/>
              </w:rPr>
              <w:t xml:space="preserve">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w:t>
            </w:r>
            <w:del w:id="90123" w:author="Kiro" w:date="2026-10-11T00:00:00Z">
              <w:r>
                <w:rPr>
                  <w:rFonts w:ascii="Times New Roman" w:hAnsi="Times New Roman" w:eastAsia="宋体"/>
                  <w:b w:val="0"/>
                  <w:i w:val="0"/>
                  <w:color w:val="000000"/>
                  <w:sz w:val="19"/>
                </w:rPr>
                <w:delText xml:space="preserve">不以遗址占居期给全部鸡骨赋同一日期</w:delText>
              </w:r>
            </w:del>
            <w:ins w:id="90124" w:author="Kiro" w:date="2026-10-11T00:00:00Z">
              <w:r>
                <w:rPr>
                  <w:rFonts w:ascii="Times New Roman" w:hAnsi="Times New Roman" w:eastAsia="宋体"/>
                  <w:b w:val="0"/>
                  <w:color w:val="000000"/>
                  <w:sz w:val="19"/>
                </w:rPr>
                <w:t xml:space="preserve">未将遗址占居期年代直接套用于全部鸡骨</w:t>
              </w:r>
            </w:ins>
            <w:r>
              <w:rPr>
                <w:rFonts w:ascii="Times New Roman" w:hAnsi="Times New Roman" w:eastAsia="宋体"/>
                <w:b w:val="0"/>
                <w:i w:val="0"/>
                <w:color w:val="000000"/>
                <w:sz w:val="19"/>
              </w:rPr>
              <w:t xml:space="preserve">。</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w:t>
            </w:r>
            <w:del w:id="90125" w:author="Kiro" w:date="2026-10-11T00:00:00Z">
              <w:r>
                <w:rPr>
                  <w:rFonts w:ascii="Times New Roman" w:hAnsi="Times New Roman" w:eastAsia="宋体"/>
                  <w:b w:val="0"/>
                  <w:color w:val="000000"/>
                  <w:sz w:val="19"/>
                </w:rPr>
                <w:delText xml:space="preserve">鴂</w:delText>
              </w:r>
            </w:del>
            <w:ins w:id="90126" w:author="Kiro" w:date="2026-10-11T00:00:00Z">
              <w:r>
                <w:rPr>
                  <w:rFonts w:ascii="Times New Roman" w:hAnsi="Times New Roman" w:eastAsia="宋体"/>
                  <w:b w:val="0"/>
                  <w:color w:val="000000"/>
                  <w:sz w:val="19"/>
                </w:rPr>
                <w:t xml:space="preserve">䳍</w:t>
              </w:r>
            </w:ins>
            <w:r>
              <w:rPr>
                <w:rFonts w:ascii="Times New Roman" w:hAnsi="Times New Roman" w:eastAsia="宋体"/>
                <w:b w:val="0"/>
                <w:color w:val="000000"/>
                <w:sz w:val="19"/>
              </w:rPr>
              <w:t xml:space="preserve">，</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[71,75,76,77]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[50]</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[12,68]</w:t>
      </w:r>
      <w:r>
        <w:t xml:space="preserve">。</w:t>
      </w:r>
    </w:p>
    <w:p>
      <w:pPr>
        <w:keepNext w:val="0"/>
        <w:spacing w:before="0" w:after="100" w:line="276" w:lineRule="auto"/>
        <w:ind w:firstLine="0" w:left="0" w:right="0"/>
      </w:pPr>
      <w:del w:id="90127" w:author="Kiro" w:date="2026-10-11T00:00:00Z">
        <w:r>
          <w:rPr>
            <w:rFonts w:ascii="Times New Roman" w:hAnsi="Times New Roman" w:eastAsia="宋体"/>
            <w:b w:val="0"/>
            <w:i w:val="0"/>
            <w:color w:val="000000"/>
            <w:sz w:val="19"/>
          </w:rPr>
          <w:delText xml:space="preserve">地理编号沿用图2</w:delText>
        </w:r>
      </w:del>
      <w:ins w:id="90128" w:author="Kiro" w:date="2026-10-11T00:00:00Z">
        <w:r>
          <w:rPr>
            <w:rFonts w:ascii="Times New Roman" w:hAnsi="Times New Roman" w:eastAsia="宋体"/>
            <w:b w:val="0"/>
            <w:color w:val="000000"/>
            <w:sz w:val="19"/>
          </w:rPr>
          <w:t xml:space="preserve">编号与图2一致，第15、16项各含两处地点（a/b）</w:t>
        </w:r>
      </w:ins>
      <w:r>
        <w:rPr>
          <w:rFonts w:ascii="Times New Roman" w:hAnsi="Times New Roman" w:eastAsia="宋体"/>
          <w:b w:val="0"/>
          <w:i w:val="0"/>
          <w:color w:val="000000"/>
          <w:sz w:val="19"/>
        </w:rPr>
        <w:t xml:space="preserve">。记录年代用于定位当地已知遗存与利用情境，不直接等同于首次传入时间。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[84]</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[85]</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[86]</w:t>
      </w:r>
      <w:r>
        <w:t xml:space="preserve">。选择扫描和胚胎转录组研究</w:t>
      </w:r>
      <w:del w:id="90129" w:author="Kiro" w:date="2026-10-11T00:00:00Z">
        <w:r>
          <w:delText xml:space="preserve">涉及的功能主要包括</w:delText>
        </w:r>
      </w:del>
      <w:ins w:id="90130" w:author="Kiro" w:date="2026-10-11T00:00:00Z">
        <w:r>
          <w:t xml:space="preserve">检出的候选基因主要涉及</w:t>
        </w:r>
      </w:ins>
      <w:r>
        <w:t xml:space="preserve">氧运输与缺氧应答（</w:t>
      </w:r>
      <w:r>
        <w:rPr>
          <w:i/>
        </w:rPr>
        <w:t xml:space="preserve">HBAD</w:t>
      </w:r>
      <w:r>
        <w:t xml:space="preserve">、</w:t>
      </w:r>
      <w:r>
        <w:rPr>
          <w:i/>
        </w:rPr>
        <w:t xml:space="preserve">ARNT</w:t>
      </w:r>
      <w:r>
        <w:t xml:space="preserve">）</w:t>
      </w:r>
      <w:r>
        <w:rPr>
          <w:vertAlign w:val="superscript"/>
        </w:rPr>
        <w:t xml:space="preserve">[87,88]</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[89]</w:t>
      </w:r>
      <w:r>
        <w:t xml:space="preserve">；肝脏的表达差异还集中</w:t>
      </w:r>
      <w:r>
        <w:t xml:space="preserve">于</w:t>
      </w:r>
      <w:r>
        <w:t xml:space="preserve">脂肪酸代谢、能量生成和谷胱甘肽抗氧化过程</w:t>
      </w:r>
      <w:r>
        <w:rPr>
          <w:vertAlign w:val="superscript"/>
        </w:rPr>
        <w:t xml:space="preserve">[88]</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[90]</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[91]</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[92]</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[93]</w:t>
      </w:r>
      <w:r>
        <w:t xml:space="preserve">。耐热性也能响应人工选择：在40.6℃、75%相对湿度下按存活时间进行4代双向选择后，5周龄白来航高、低耐热系的存活时间分别为86 min和58 min</w:t>
      </w:r>
      <w:r>
        <w:rPr>
          <w:vertAlign w:val="superscript"/>
        </w:rPr>
        <w:t xml:space="preserve">[94]</w:t>
      </w:r>
      <w:r>
        <w:t xml:space="preserve">。减少羽毛覆盖有利于散热</w:t>
      </w:r>
      <w:r>
        <w:t xml:space="preserve">：</w:t>
      </w:r>
      <w:r>
        <w:t xml:space="preserve">在35℃试验中，无羽鸡维持了接近25℃时的生长，而裸颈鸡的生长优势较小</w:t>
      </w:r>
      <w:r>
        <w:rPr>
          <w:vertAlign w:val="superscript"/>
        </w:rPr>
        <w:t xml:space="preserve">[95]</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[96]</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[96]</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[97]</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[98]</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[99]</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[100]</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[101]</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[102]</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[103]</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[104]</w:t>
      </w:r>
      <w:r>
        <w:t xml:space="preserve">。</w:t>
      </w:r>
    </w:p>
    <w:p>
      <w:pPr>
        <w:jc w:val="both"/>
      </w:pPr>
      <w:del w:id="90131" w:author="Kiro" w:date="2026-10-11T00:00:00Z">
        <w:r>
          <w:delText xml:space="preserve">地方鸡的大群体感染试验</w:delText>
        </w:r>
      </w:del>
      <w:ins w:id="90132" w:author="Kiro" w:date="2026-10-11T00:00:00Z">
        <w:r>
          <w:t xml:space="preserve">大群体感染试验和品系比较</w:t>
        </w:r>
      </w:ins>
      <w:r>
        <w:t xml:space="preserve">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[105,106]</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[107]</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[108]</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[109]</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[110]</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[111]</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[112]</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[113]</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[114]</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[115]</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[116]</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[117]</w:t>
      </w:r>
      <w:r>
        <w:t xml:space="preserve">。</w:t>
      </w:r>
      <w:r>
        <w:t xml:space="preserve">斯洛文尼亚Prelux-bro品系34代双向选择中，模型估计高体重系约在6～8代达到总选择响应的一半，低体重系则需20～28代</w:t>
      </w:r>
      <w:r>
        <w:rPr>
          <w:vertAlign w:val="superscript"/>
        </w:rPr>
        <w:t xml:space="preserve">[118]</w:t>
      </w:r>
      <w:r>
        <w:t xml:space="preserve">；中国肉鸡经13代剩余采食量选择，低剩余采食量系在降低采食量和料重比的同时维持了生长表现</w:t>
      </w:r>
      <w:r>
        <w:rPr>
          <w:vertAlign w:val="superscript"/>
        </w:rPr>
        <w:t xml:space="preserve">[119]</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[120]</w:t>
      </w:r>
      <w:r>
        <w:t xml:space="preserve">、孵抱行为相关基因座</w:t>
      </w:r>
      <w:r>
        <w:rPr>
          <w:vertAlign w:val="superscript"/>
        </w:rPr>
        <w:t xml:space="preserve">[121]</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[122]</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[120,121]</w:t>
      </w:r>
      <w:r>
        <w:t xml:space="preserve">。</w:t>
      </w:r>
      <w:r>
        <w:t xml:space="preserve">对埃塞俄比亚、沙特阿拉伯和斯里兰卡地方鸡的选择扫描</w:t>
      </w:r>
      <w:del w:id="90135" w:author="Kiro" w:date="2026-10-11T00:00:00Z">
        <w:r>
          <w:delText xml:space="preserve">也显示，所有地方鸡共有的候选区域中只有一处含注释基因，即</w:delText>
        </w:r>
        <w:r>
          <w:rPr>
            <w:i/>
          </w:rPr>
          <w:delText xml:space="preserve">TSHR</w:delText>
        </w:r>
        <w:r>
          <w:delText xml:space="preserve">和</w:delText>
        </w:r>
        <w:r>
          <w:rPr>
            <w:i/>
          </w:rPr>
          <w:delText xml:space="preserve">GTF2A1</w:delText>
        </w:r>
      </w:del>
      <w:ins w:id="90136" w:author="Kiro" w:date="2026-10-11T00:00:00Z">
        <w:r>
          <w:t xml:space="preserve">检出4个为所有地方鸡共有的候选区域，其中只有一处含注释基因（</w:t>
        </w:r>
        <w:r>
          <w:rPr>
            <w:i/>
          </w:rPr>
          <w:t xml:space="preserve">TSHR</w:t>
        </w:r>
        <w:r>
          <w:t xml:space="preserve">和</w:t>
        </w:r>
        <w:r>
          <w:rPr>
            <w:i/>
          </w:rPr>
          <w:t xml:space="preserve">GTF2A1</w:t>
        </w:r>
        <w:r>
          <w:t xml:space="preserve">）</w:t>
        </w:r>
      </w:ins>
      <w:r>
        <w:rPr>
          <w:vertAlign w:val="superscript"/>
        </w:rPr>
        <w:t xml:space="preserve">[123]</w:t>
      </w:r>
      <w:r>
        <w:t xml:space="preserve">。</w:t>
      </w:r>
      <w:r>
        <w:t xml:space="preserve">欧洲古鸡的时间序列显示，</w:t>
      </w:r>
      <w:r>
        <w:rPr>
          <w:i/>
        </w:rPr>
        <w:t xml:space="preserve">TSHR</w:t>
      </w:r>
      <w:r>
        <w:t xml:space="preserve">派生等位基因直到中世纪才受到强选择</w:t>
      </w:r>
      <w:r>
        <w:rPr>
          <w:vertAlign w:val="superscript"/>
        </w:rPr>
        <w:t xml:space="preserve">[18,19]</w:t>
      </w:r>
      <w:r>
        <w:t xml:space="preserve">；</w:t>
      </w:r>
      <w:del w:id="90137" w:author="Kiro" w:date="2026-10-11T00:00:00Z">
        <w:r>
          <w:delText xml:space="preserve">同时估计选择与基因迁移时间和强度的贝叶斯方法也已应用于</w:delText>
        </w:r>
      </w:del>
      <w:ins w:id="90138" w:author="Kiro" w:date="2026-10-11T00:00:00Z">
        <w:r>
          <w:t xml:space="preserve">能够联合估计选择与基因迁移的时间和强度、并考虑群体结构的贝叶斯方法，也已用于分析</w:t>
        </w:r>
      </w:ins>
      <w:r>
        <w:t xml:space="preserve">古鸡样本</w:t>
      </w:r>
      <w:r>
        <w:rPr>
          <w:vertAlign w:val="superscript"/>
        </w:rPr>
        <w:t xml:space="preserve">[124]</w:t>
      </w:r>
      <w:r>
        <w:t xml:space="preserve">。</w:t>
      </w:r>
      <w:r>
        <w:t xml:space="preserve">古DNA还显示，</w:t>
      </w:r>
      <w:del w:id="90139" w:author="Kiro" w:date="2026-10-11T00:00:00Z">
        <w:r>
          <w:delText xml:space="preserve">驯化相关等位基因的频率在家鸡传播后仍在变化</w:delText>
        </w:r>
      </w:del>
      <w:ins w:id="90140" w:author="Kiro" w:date="2026-10-11T00:00:00Z">
        <w:r>
          <w:t xml:space="preserve">家鸡传播到各地后，驯化相关等位基因的频率在地区之间仍有差异</w:t>
        </w:r>
      </w:ins>
      <w:r>
        <w:t xml:space="preserve">：</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[83]</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[125]</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[126]</w:t>
      </w:r>
      <w:r>
        <w:t xml:space="preserve">。</w:t>
      </w:r>
      <w:r>
        <w:t xml:space="preserve">在</w:t>
      </w:r>
      <w:r>
        <w:t xml:space="preserve">地方鸡长期选择资料中，开产日龄与产蛋量的遗传相关因品系和代次而异</w:t>
      </w:r>
      <w:r>
        <w:rPr>
          <w:vertAlign w:val="superscript"/>
        </w:rPr>
        <w:t xml:space="preserve">[127]</w:t>
      </w:r>
      <w:r>
        <w:t xml:space="preserve">；</w:t>
      </w:r>
      <w:r>
        <w:t xml:space="preserve">在</w:t>
      </w:r>
      <w:r>
        <w:t xml:space="preserve">弗吉尼亚</w:t>
      </w:r>
      <w:del w:id="90133" w:author="Kiro" w:date="2026-10-11T00:00:00Z">
        <w:r>
          <w:delText xml:space="preserve">鸡</w:delText>
        </w:r>
      </w:del>
      <w:ins w:id="90134" w:author="Kiro" w:date="2026-10-11T00:00:00Z">
        <w:r>
          <w:t xml:space="preserve">长期选择系</w:t>
        </w:r>
      </w:ins>
      <w:r>
        <w:t xml:space="preserve">54代8周龄体重双向选择中，低体重选择系的性成熟延迟更明显</w:t>
      </w:r>
      <w:r>
        <w:rPr>
          <w:vertAlign w:val="superscript"/>
        </w:rPr>
        <w:t xml:space="preserve">[128]</w:t>
      </w:r>
      <w:r>
        <w:t xml:space="preserve">。雄鸡的精子运动能力具有遗传基础，并影响雌体储精后的受精效率</w:t>
      </w:r>
      <w:r>
        <w:rPr>
          <w:vertAlign w:val="superscript"/>
        </w:rPr>
        <w:t xml:space="preserve">[129]</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[130,131]</w:t>
      </w:r>
      <w:r>
        <w:t xml:space="preserve">、</w:t>
      </w:r>
      <w:r>
        <w:t xml:space="preserve">真皮与结缔组织黑色素沉着（</w:t>
      </w:r>
      <w:r>
        <w:rPr>
          <w:i/>
        </w:rPr>
        <w:t xml:space="preserve">EDN3</w:t>
      </w:r>
      <w:r>
        <w:t xml:space="preserve">）</w:t>
      </w:r>
      <w:r>
        <w:rPr>
          <w:vertAlign w:val="superscript"/>
        </w:rPr>
        <w:t xml:space="preserve">[132]</w:t>
      </w:r>
      <w:r>
        <w:t xml:space="preserve">、</w:t>
      </w:r>
      <w:r>
        <w:t xml:space="preserve">羽毛结构（</w:t>
      </w:r>
      <w:r>
        <w:rPr>
          <w:i/>
        </w:rPr>
        <w:t xml:space="preserve">PDSS2</w:t>
      </w:r>
      <w:r>
        <w:t xml:space="preserve">及角蛋白相关基因）</w:t>
      </w:r>
      <w:r>
        <w:rPr>
          <w:vertAlign w:val="superscript"/>
        </w:rPr>
        <w:t xml:space="preserve">[133,134,135]</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[136,137]</w:t>
      </w:r>
      <w:r>
        <w:t xml:space="preserve">以及鸡冠发育（</w:t>
      </w:r>
      <w:r>
        <w:rPr>
          <w:i/>
        </w:rPr>
        <w:t xml:space="preserve">SOX5</w:t>
      </w:r>
      <w:r>
        <w:t xml:space="preserve">、</w:t>
      </w:r>
      <w:r>
        <w:rPr>
          <w:i/>
        </w:rPr>
        <w:t xml:space="preserve">MNR2</w:t>
      </w:r>
      <w:r>
        <w:t xml:space="preserve">）</w:t>
      </w:r>
      <w:r>
        <w:rPr>
          <w:vertAlign w:val="superscript"/>
        </w:rPr>
        <w:t xml:space="preserve">[138,139]</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[130,133,136]</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[134,135]</w:t>
      </w:r>
      <w:r>
        <w:t xml:space="preserve">。44个群体的517只纤维黑色素沉着鸡共享</w:t>
      </w:r>
      <w:r>
        <w:rPr>
          <w:i/>
        </w:rPr>
        <w:t xml:space="preserve">EDN3</w:t>
      </w:r>
      <w:r>
        <w:t xml:space="preserve">区域的复杂重排</w:t>
      </w:r>
      <w:r>
        <w:rPr>
          <w:vertAlign w:val="superscript"/>
        </w:rPr>
        <w:t xml:space="preserve">[132,140]</w:t>
      </w:r>
      <w:r>
        <w:t xml:space="preserve">。玫瑰冠R1等位型的结构重排改变鸡冠形态，并与R1纯合雄鸡精子运动能力下降相关</w:t>
      </w:r>
      <w:r>
        <w:rPr>
          <w:vertAlign w:val="superscript"/>
        </w:rPr>
        <w:t xml:space="preserve">[139]</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[141]</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[142]</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[143]</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[144]</w:t>
      </w:r>
      <w:r>
        <w:t xml:space="preserve">。不同地区</w:t>
      </w:r>
      <w:r>
        <w:t xml:space="preserve">的斗鸡之间</w:t>
      </w:r>
      <w:r>
        <w:t xml:space="preserve">存在遗传分化，其基因组还保留了与其他家鸡及野生原鸡交流的信号</w:t>
      </w:r>
      <w:r>
        <w:rPr>
          <w:vertAlign w:val="superscript"/>
        </w:rPr>
        <w:t xml:space="preserve">[39]</w:t>
      </w:r>
      <w:r>
        <w:t xml:space="preserve">。</w:t>
      </w:r>
    </w:p>
    <w:p>
      <w:pPr>
        <w:jc w:val="both"/>
      </w:pPr>
      <w:del w:id="90141" w:author="Kiro" w:date="2026-10-11T00:00:00Z">
        <w:r>
          <w:delText xml:space="preserve">总之，近代定向选择显著改变了生长和繁殖性状</w:delText>
        </w:r>
        <w:r>
          <w:delText xml:space="preserve">。</w:delText>
        </w:r>
        <w:r>
          <w:delText xml:space="preserve">选择响应既来自多个原有遗传变异的共同作用，也涉及调控变异和结构变异，如</w:delText>
        </w:r>
        <w:r>
          <w:rPr>
            <w:i/>
          </w:rPr>
          <w:delText xml:space="preserve">IGF2BP1</w:delText>
        </w:r>
        <w:r>
          <w:delText xml:space="preserve">上游缺失、rs734209466和玫瑰冠R1重排</w:delText>
        </w:r>
        <w:r>
          <w:rPr>
            <w:vertAlign w:val="superscript"/>
          </w:rPr>
          <w:delText xml:space="preserve">[112,114,115</w:delText>
        </w:r>
      </w:del>
      <w:ins w:id="90142" w:author="Kiro" w:date="2026-10-11T00:00:00Z">
        <w:r>
          <w:t xml:space="preserve">可见，近代定向选择显著改变了生长和繁殖性状，其选择响应来自多个原有遗传变异的共同作用</w:t>
        </w:r>
        <w:r>
          <w:rPr>
            <w:vertAlign w:val="superscript"/>
          </w:rPr>
          <w:t xml:space="preserve">[115]</w:t>
        </w:r>
        <w:r>
          <w:t xml:space="preserve">；性状差异的遗传基础还涉及调控变异和结构变异，如</w:t>
        </w:r>
        <w:r>
          <w:rPr>
            <w:i/>
          </w:rPr>
          <w:t xml:space="preserve">IGF2BP1</w:t>
        </w:r>
        <w:r>
          <w:t xml:space="preserve">上游缺失、rs734209466插入缺失和玫瑰冠R1重排</w:t>
        </w:r>
        <w:r>
          <w:rPr>
            <w:vertAlign w:val="superscript"/>
          </w:rPr>
          <w:t xml:space="preserve">[112,114</w:t>
        </w:r>
      </w:ins>
      <w:r>
        <w:rPr>
          <w:vertAlign w:val="superscript"/>
        </w:rPr>
        <w:t xml:space="preserve">,139]</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w:t>
      </w:r>
      <w:del w:id="90143" w:author="Kiro" w:date="2026-10-11T00:00:00Z">
        <w:r>
          <w:delText xml:space="preserve">家鸡与逸生群体</w:delText>
        </w:r>
      </w:del>
      <w:ins w:id="90144" w:author="Kiro" w:date="2026-10-11T00:00:00Z">
        <w:r>
          <w:t xml:space="preserve">逸生群体与家鸡、原鸡</w:t>
        </w:r>
      </w:ins>
      <w:r>
        <w:t xml:space="preserve">之间（图3）。这些交流一方面塑造了现代鸡群的遗传组成，</w:t>
      </w:r>
      <w:del w:id="90145" w:author="Kiro" w:date="2026-10-11T00:00:00Z">
        <w:r>
          <w:delText xml:space="preserve">使驯化成为</w:delText>
        </w:r>
      </w:del>
      <w:ins w:id="90146" w:author="Kiro" w:date="2026-10-11T00:00:00Z">
        <w:r>
          <w:t xml:space="preserve">表明驯化是</w:t>
        </w:r>
      </w:ins>
      <w:r>
        <w:t xml:space="preserve">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w:t>
      </w:r>
      <w:del w:id="90147" w:author="Kiro" w:date="2026-10-11T00:00:00Z">
        <w:r>
          <w:rPr>
            <w:rFonts w:ascii="Times New Roman" w:hAnsi="Times New Roman" w:eastAsia="宋体"/>
            <w:b/>
            <w:i w:val="0"/>
            <w:color w:val="000000"/>
            <w:sz w:val="21"/>
          </w:rPr>
          <w:delText xml:space="preserve">和</w:delText>
        </w:r>
      </w:del>
      <w:ins w:id="90148" w:author="Kiro" w:date="2026-10-11T00:00:00Z">
        <w:r>
          <w:rPr>
            <w:rFonts w:ascii="Times New Roman" w:hAnsi="Times New Roman" w:eastAsia="宋体"/>
            <w:b/>
            <w:color w:val="000000"/>
            <w:sz w:val="21"/>
          </w:rPr>
          <w:t xml:space="preserve">、</w:t>
        </w:r>
      </w:ins>
      <w:r>
        <w:rPr>
          <w:rFonts w:ascii="Times New Roman" w:hAnsi="Times New Roman" w:eastAsia="宋体"/>
          <w:b/>
          <w:i w:val="0"/>
          <w:color w:val="000000"/>
          <w:sz w:val="21"/>
        </w:rPr>
        <w:t xml:space="preserve">商业鸡之间的基因交流示意</w:t>
      </w:r>
    </w:p>
    <w:p>
      <w:pPr>
        <w:keepNext w:val="0"/>
        <w:spacing w:before="0" w:after="100" w:line="276" w:lineRule="auto"/>
        <w:ind w:firstLine="0" w:left="0" w:right="0"/>
      </w:pPr>
      <w:r>
        <w:t xml:space="preserve">红色、棕色和蓝色箭头分别表示红原鸡、地方与传统家鸡</w:t>
      </w:r>
      <w:del w:id="90149" w:author="Kiro" w:date="2026-10-11T00:00:00Z">
        <w:r>
          <w:delText xml:space="preserve">和</w:delText>
        </w:r>
      </w:del>
      <w:ins w:id="90150" w:author="Kiro" w:date="2026-10-11T00:00:00Z">
        <w:r>
          <w:t xml:space="preserve">、</w:t>
        </w:r>
      </w:ins>
      <w:r>
        <w:t xml:space="preserve">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ins w:id="90151" w:author="Kiro" w:date="2026-10-11T00:00:00Z">
        <w:r>
          <w:t xml:space="preserve">（商业鸡中的红原鸡亚种祖源可能经地方鸡间接获得）</w:t>
        </w:r>
      </w:ins>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del w:id="90152" w:author="Kiro" w:date="2026-10-11T00:00:00Z">
        <w:r>
          <w:delText xml:space="preserve">在地方尺度上，</w:delText>
        </w:r>
      </w:del>
      <w:ins w:id="90153" w:author="Kiro" w:date="2026-10-11T00:00:00Z">
        <w:r>
          <w:t xml:space="preserve">红原鸡向家鸡的输入在地方和跨地区尺度上都有报道。</w:t>
        </w:r>
      </w:ins>
      <w:r>
        <w:t xml:space="preserve">越南河江省1082只地方鸡的微卫星分析显示，当地鸡群遗传多样性高，并与野生红原鸡聚为一类，支持</w:t>
      </w:r>
      <w:del w:id="90154" w:author="Kiro" w:date="2026-10-11T00:00:00Z">
        <w:r>
          <w:delText xml:space="preserve">当地红原鸡向</w:delText>
        </w:r>
      </w:del>
      <w:ins w:id="90155" w:author="Kiro" w:date="2026-10-11T00:00:00Z">
        <w:r>
          <w:t xml:space="preserve">红原鸡向当地</w:t>
        </w:r>
      </w:ins>
      <w:r>
        <w:t xml:space="preserve">家鸡输入了遗传成分</w:t>
      </w:r>
      <w:r>
        <w:rPr>
          <w:vertAlign w:val="superscript"/>
        </w:rPr>
        <w:t xml:space="preserve">[145]</w:t>
      </w:r>
      <w:r>
        <w:t xml:space="preserve">；涵盖863个基因组的跨地区分析也</w:t>
      </w:r>
      <w:del w:id="90156" w:author="Kiro" w:date="2026-10-11T00:00:00Z">
        <w:r>
          <w:delText xml:space="preserve">支持这一点</w:delText>
        </w:r>
      </w:del>
      <w:ins w:id="90157" w:author="Kiro" w:date="2026-10-11T00:00:00Z">
        <w:r>
          <w:t xml:space="preserve">显示，各地红原鸡亚种曾向当地家鸡输入遗传成分</w:t>
        </w:r>
      </w:ins>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[34,146]</w:t>
      </w:r>
      <w:r>
        <w:t xml:space="preserve">；而在越南中南部，212只野生红原鸡</w:t>
      </w:r>
      <w:ins w:id="90158" w:author="Kiro" w:date="2026-10-11T00:00:00Z">
        <w:r>
          <w:t xml:space="preserve">的AFLP分析显示其</w:t>
        </w:r>
      </w:ins>
      <w:r>
        <w:t xml:space="preserve">形成多个小而隔离的群体，空间遗传结构明显，</w:t>
      </w:r>
      <w:del w:id="90159" w:author="Kiro" w:date="2026-10-11T00:00:00Z">
        <w:r>
          <w:delText xml:space="preserve">作者此前对MHC B位点的分析也未检出家鸡等位基因渗</w:delText>
        </w:r>
      </w:del>
      <w:ins w:id="90160" w:author="Kiro" w:date="2026-10-11T00:00:00Z">
        <w:r>
          <w:t xml:space="preserve">据作者介绍，其此前基于MHC B位点的研究未检出野生与家鸡之间的等位基因渗入，但单一位点的结果不足以排除全基因组水平的家鸡输</w:t>
        </w:r>
      </w:ins>
      <w:r>
        <w:t xml:space="preserve">入</w:t>
      </w:r>
      <w:r>
        <w:rPr>
          <w:vertAlign w:val="superscript"/>
        </w:rPr>
        <w:t xml:space="preserve">[147]</w:t>
      </w:r>
      <w:r>
        <w:t xml:space="preserve">。以历史标本为参照，对51只家鸡与63只红原鸡的基因组比较显示，近百年来家鸡输入增加，多数现代红原鸡的全局家鸡祖源估计约占20%～50%</w:t>
      </w:r>
      <w:r>
        <w:rPr>
          <w:vertAlign w:val="superscript"/>
        </w:rPr>
        <w:t xml:space="preserve">[20]</w:t>
      </w:r>
      <w:r>
        <w:t xml:space="preserve">。30个核内含子的分析还支持家鸡向绿原鸡的输入</w:t>
      </w:r>
      <w:r>
        <w:rPr>
          <w:vertAlign w:val="superscript"/>
        </w:rPr>
        <w:t xml:space="preserve">[31]</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[148]</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[149]</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[150]</w:t>
      </w:r>
      <w:r>
        <w:t xml:space="preserve">。再次，原鸡属部分谱系之间还存在较古老的种间渗入</w:t>
      </w:r>
      <w:r>
        <w:rPr>
          <w:vertAlign w:val="superscript"/>
        </w:rPr>
        <w:t xml:space="preserve">[151]</w:t>
      </w:r>
      <w:r>
        <w:t xml:space="preserve">，需要与近期的家鸡输入区分开来。</w:t>
      </w:r>
    </w:p>
    <w:p>
      <w:pPr>
        <w:jc w:val="both"/>
      </w:pPr>
      <w:r>
        <w:t xml:space="preserve">商业鸡与野生</w:t>
      </w:r>
      <w:ins w:id="90161" w:author="Kiro" w:date="2026-10-11T00:00:00Z">
        <w:r>
          <w:t xml:space="preserve">红</w:t>
        </w:r>
      </w:ins>
      <w:r>
        <w:t xml:space="preserve">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[20,146]</w:t>
      </w:r>
      <w:r>
        <w:t xml:space="preserve">；但以商业鸡为参照检出的信号，并不能说明供体就是商业鸡。菲律宾红原鸡与商业鸡共享线粒体单倍型</w:t>
      </w:r>
      <w:r>
        <w:rPr>
          <w:vertAlign w:val="superscript"/>
        </w:rPr>
        <w:t xml:space="preserve">[152]</w:t>
      </w:r>
      <w:r>
        <w:t xml:space="preserve">，而共享单倍型既不能指示交流方向，也不能区分近期渗入与祖先变异的保留。贵州鸡群的迁移模型检出由其他鸡群指向红原鸡参照群体的迁移边</w:t>
      </w:r>
      <w:r>
        <w:rPr>
          <w:vertAlign w:val="superscript"/>
        </w:rPr>
        <w:t xml:space="preserve">[153]</w:t>
      </w:r>
      <w:r>
        <w:t xml:space="preserve">，动物园圈养红原鸡的分析则检出由圈养红原鸡指向白来航的迁移边</w:t>
      </w:r>
      <w:r>
        <w:rPr>
          <w:vertAlign w:val="superscript"/>
        </w:rPr>
        <w:t xml:space="preserve">[150]</w:t>
      </w:r>
      <w:r>
        <w:t xml:space="preserve">；前者未明确供体，后者涉及的是圈养个体。因此，</w:t>
      </w:r>
      <w:del w:id="90162" w:author="Kiro" w:date="2026-10-11T00:00:00Z">
        <w:r>
          <w:delText xml:space="preserve">向野生原鸡输入基因的具体商业供体及其传播路径</w:delText>
        </w:r>
      </w:del>
      <w:ins w:id="90163" w:author="Kiro" w:date="2026-10-11T00:00:00Z">
        <w:r>
          <w:t xml:space="preserve">商业鸡是否直接向野生红原鸡输入基因、经由何种途径输入，目前</w:t>
        </w:r>
      </w:ins>
      <w:r>
        <w:t xml:space="preserve">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[154,155]</w:t>
      </w:r>
      <w:del w:id="90164" w:author="Kiro" w:date="2026-10-11T00:00:00Z">
        <w:r>
          <w:delText xml:space="preserve">；基于49个群体的SNP芯片分析，有研究提出了蛋用、肉用和兼用品种形成的演化模型</w:delText>
        </w:r>
        <w:r>
          <w:rPr>
            <w:vertAlign w:val="superscript"/>
          </w:rPr>
          <w:delText xml:space="preserve">[156]</w:delText>
        </w:r>
        <w:r>
          <w:delText xml:space="preserve">。迁移模型还支持</w:delText>
        </w:r>
      </w:del>
      <w:ins w:id="90165" w:author="Kiro" w:date="2026-10-11T00:00:00Z">
        <w:r>
          <w:t xml:space="preserve">。此外，基于49个群体SNP芯片的分析，有研究提出了包括蛋用、肉用、兼用及类型不明品种在内的品种形成演化模型</w:t>
        </w:r>
        <w:r>
          <w:rPr>
            <w:vertAlign w:val="superscript"/>
          </w:rPr>
          <w:t xml:space="preserve">[156]</w:t>
        </w:r>
        <w:r>
          <w:t xml:space="preserve">。迁移模型还提示</w:t>
        </w:r>
      </w:ins>
      <w:r>
        <w:t xml:space="preserve">中国斗鸡向商业洛岛红鸡</w:t>
      </w:r>
      <w:r>
        <w:rPr>
          <w:vertAlign w:val="superscript"/>
        </w:rPr>
        <w:t xml:space="preserve">[157]</w:t>
      </w:r>
      <w:r>
        <w:t xml:space="preserve">、沙栏鸡向商业麻黄鸡</w:t>
      </w:r>
      <w:r>
        <w:rPr>
          <w:vertAlign w:val="superscript"/>
        </w:rPr>
        <w:t xml:space="preserve">[158]</w:t>
      </w:r>
      <w:r>
        <w:t xml:space="preserve">的基因交流。</w:t>
      </w:r>
    </w:p>
    <w:p>
      <w:pPr>
        <w:jc w:val="both"/>
      </w:pPr>
      <w:r>
        <w:t xml:space="preserve">商业</w:t>
      </w:r>
      <w:del w:id="90166" w:author="Kiro" w:date="2026-10-11T00:00:00Z">
        <w:r>
          <w:delText xml:space="preserve">种源又反过来向地方群体</w:delText>
        </w:r>
      </w:del>
      <w:ins w:id="90167" w:author="Kiro" w:date="2026-10-11T00:00:00Z">
        <w:r>
          <w:t xml:space="preserve">鸡反过来又向地方鸡</w:t>
        </w:r>
      </w:ins>
      <w:r>
        <w:t xml:space="preserve">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[159]</w:t>
      </w:r>
      <w:r>
        <w:t xml:space="preserve">；迁移模型也</w:t>
      </w:r>
      <w:del w:id="90168" w:author="Kiro" w:date="2026-10-11T00:00:00Z">
        <w:r>
          <w:delText xml:space="preserve">支持</w:delText>
        </w:r>
      </w:del>
      <w:ins w:id="90169" w:author="Kiro" w:date="2026-10-11T00:00:00Z">
        <w:r>
          <w:t xml:space="preserve">提示</w:t>
        </w:r>
      </w:ins>
      <w:r>
        <w:t xml:space="preserve">商业小白鸡向阳山鸡和惠阳胡须鸡的基因交流</w:t>
      </w:r>
      <w:r>
        <w:rPr>
          <w:vertAlign w:val="superscript"/>
        </w:rPr>
        <w:t xml:space="preserve">[158]</w:t>
      </w:r>
      <w:r>
        <w:t xml:space="preserve">。一项针对1187只鸡的基因组芯片分析以白洛克肉鸡为参照，在8个中国地方品种中识别出商业相关的候选渗入区段</w:t>
      </w:r>
      <w:r>
        <w:rPr>
          <w:vertAlign w:val="superscript"/>
        </w:rPr>
        <w:t xml:space="preserve">[35]</w:t>
      </w:r>
      <w:r>
        <w:t xml:space="preserve">。此外，部分藏鸡带有白来航相关成分</w:t>
      </w:r>
      <w:r>
        <w:rPr>
          <w:vertAlign w:val="superscript"/>
        </w:rPr>
        <w:t xml:space="preserve">[160]</w:t>
      </w:r>
      <w:r>
        <w:t xml:space="preserve">，贵州部分地方品种显示出上海新杨蛋鸡相关输入</w:t>
      </w:r>
      <w:r>
        <w:rPr>
          <w:vertAlign w:val="superscript"/>
        </w:rPr>
        <w:t xml:space="preserve">[153]</w:t>
      </w:r>
      <w:r>
        <w:t xml:space="preserve">，江西部分品种检出欧洲商业鸡的混合信号</w:t>
      </w:r>
      <w:r>
        <w:rPr>
          <w:vertAlign w:val="superscript"/>
        </w:rPr>
        <w:t xml:space="preserve">[161]</w:t>
      </w:r>
      <w:r>
        <w:t xml:space="preserve">；白羽文昌鸡的局部单倍型和结构变异支持白羽蛋鸡成分的输入，拜城油鸡也检出白来航相关的候选渗入区段</w:t>
      </w:r>
      <w:r>
        <w:rPr>
          <w:vertAlign w:val="superscript"/>
        </w:rPr>
        <w:t xml:space="preserve">[162,163]</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[164]</w:t>
      </w:r>
      <w:r>
        <w:t xml:space="preserve">。阿尔及利亚西部地方鸡在遗传上与部分商业品系最为接近</w:t>
      </w:r>
      <w:r>
        <w:rPr>
          <w:vertAlign w:val="superscript"/>
        </w:rPr>
        <w:t xml:space="preserve">[165]</w:t>
      </w:r>
      <w:r>
        <w:t xml:space="preserve">。在东非657只村落鸡中，仅10只对商业鸡簇的归属系数高于0.2，商业输入不足以解释该区域主要的遗传结构</w:t>
      </w:r>
      <w:r>
        <w:rPr>
          <w:vertAlign w:val="superscript"/>
        </w:rPr>
        <w:t xml:space="preserve">[166]</w:t>
      </w:r>
      <w:r>
        <w:t xml:space="preserve">。卢旺达部分地方鸡表现出与商业品系SASSO的混合特征，南美多个地方群体则带有现代蛋鸡相关祖源</w:t>
      </w:r>
      <w:r>
        <w:rPr>
          <w:vertAlign w:val="superscript"/>
        </w:rPr>
        <w:t xml:space="preserve">[167,168]</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[169]</w:t>
      </w:r>
      <w:r>
        <w:t xml:space="preserve">。</w:t>
      </w:r>
    </w:p>
    <w:p>
      <w:pPr>
        <w:pStyle w:val="Heading2"/>
      </w:pPr>
      <w:r>
        <w:t xml:space="preserve">7.3 逸生群体的混合与选择</w:t>
      </w:r>
    </w:p>
    <w:p>
      <w:pPr>
        <w:jc w:val="both"/>
      </w:pPr>
      <w:r>
        <w:t xml:space="preserve">逸生群体</w:t>
      </w:r>
      <w:del w:id="90170" w:author="Kiro" w:date="2026-10-11T00:00:00Z">
        <w:r>
          <w:delText xml:space="preserve">是家鸡与原鸡型谱系混合的</w:delText>
        </w:r>
      </w:del>
      <w:ins w:id="90171" w:author="Kiro" w:date="2026-10-11T00:00:00Z">
        <w:r>
          <w:t xml:space="preserve">为观察不同来源家鸡谱系之间的混合提供了</w:t>
        </w:r>
      </w:ins>
      <w:r>
        <w:t xml:space="preserve">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[170,171]</w:t>
      </w:r>
      <w:r>
        <w:t xml:space="preserve">。</w:t>
      </w:r>
      <w:del w:id="90172" w:author="Kiro" w:date="2026-10-11T00:00:00Z">
        <w:r>
          <w:delText xml:space="preserve">这一早期谱系与</w:delText>
        </w:r>
        <w:r>
          <w:delText xml:space="preserve">鸡随波利尼西亚人进入太平洋的过程相联系。</w:delText>
        </w:r>
      </w:del>
      <w:r>
        <w:t xml:space="preserve">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[172]</w:t>
      </w:r>
      <w:r>
        <w:t xml:space="preserve">；考艾岛与百慕大两个独立形成的逸生群体还共享三个经多种方法支持的候选选择区段，提示两地的逸生适应有部分共同的遗传基础</w:t>
      </w:r>
      <w:r>
        <w:rPr>
          <w:vertAlign w:val="superscript"/>
        </w:rPr>
        <w:t xml:space="preserve">[173]</w:t>
      </w:r>
      <w:r>
        <w:t xml:space="preserve">。</w:t>
      </w:r>
      <w:r>
        <w:t xml:space="preserve">在亚洲，</w:t>
      </w:r>
      <w:del w:id="90173" w:author="Kiro" w:date="2026-10-11T00:00:00Z">
        <w:r>
          <w:delText xml:space="preserve">位于华莱士线以东的苏拉威西</w:delText>
        </w:r>
      </w:del>
      <w:ins w:id="90174" w:author="Kiro" w:date="2026-10-11T00:00:00Z">
        <w:r>
          <w:t xml:space="preserve">对华莱士线以东苏拉威西2只逸生鸡的基因组分析显示，当地</w:t>
        </w:r>
      </w:ins>
      <w:r>
        <w:t xml:space="preserve">逸生家鸡也接受了来自</w:t>
      </w:r>
      <w:r>
        <w:rPr>
          <w:i/>
        </w:rPr>
        <w:t xml:space="preserve">G. g. gallus</w:t>
      </w:r>
      <w:r>
        <w:t xml:space="preserve">的基因流</w:t>
      </w:r>
      <w:r>
        <w:rPr>
          <w:vertAlign w:val="superscript"/>
        </w:rPr>
        <w:t xml:space="preserve">[174]</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[20]</w:t>
      </w:r>
      <w:r>
        <w:t xml:space="preserve">；圈养个体也存在混合或瓶颈问题</w:t>
      </w:r>
      <w:r>
        <w:rPr>
          <w:vertAlign w:val="superscript"/>
        </w:rPr>
        <w:t xml:space="preserve">[149,150]</w:t>
      </w:r>
      <w:r>
        <w:t xml:space="preserve">。其二，商业渗入改变了地方鸡的遗传组成，并可能干扰适应信号的识别</w:t>
      </w:r>
      <w:r>
        <w:rPr>
          <w:vertAlign w:val="superscript"/>
        </w:rPr>
        <w:t xml:space="preserve">[35,169]</w:t>
      </w:r>
      <w:r>
        <w:t xml:space="preserve">。因此，利用红原鸡和地方鸡研究驯化与适应时，需要先评估近期混合的影响。其三，家鸡成分的持续输入正在侵蚀野生红原鸡的遗传完整性</w:t>
      </w:r>
      <w:r>
        <w:rPr>
          <w:vertAlign w:val="superscript"/>
        </w:rPr>
        <w:t xml:space="preserve">[20,146]</w:t>
      </w:r>
      <w:r>
        <w:t xml:space="preserve">，菲律宾的研究</w:t>
      </w:r>
      <w:del w:id="90175" w:author="Kiro" w:date="2026-10-11T00:00:00Z">
        <w:r>
          <w:delText xml:space="preserve">也据此提出了保护当地红原鸡的必要</w:delText>
        </w:r>
      </w:del>
      <w:ins w:id="90176" w:author="Kiro" w:date="2026-10-11T00:00:00Z">
        <w:r>
          <w:t xml:space="preserve">则依据当地红原鸡与商业鸡共享线粒体单倍型，提出了制定红原鸡保护计划的必要性</w:t>
        </w:r>
      </w:ins>
      <w:r>
        <w:rPr>
          <w:vertAlign w:val="superscript"/>
        </w:rPr>
        <w:t xml:space="preserve">[152]</w:t>
      </w:r>
      <w:r>
        <w:t xml:space="preserve">，家鸡逸生</w:t>
      </w:r>
      <w:del w:id="90177" w:author="Kiro" w:date="2026-10-11T00:00:00Z">
        <w:r>
          <w:delText xml:space="preserve">则</w:delText>
        </w:r>
      </w:del>
      <w:ins w:id="90178" w:author="Kiro" w:date="2026-10-11T00:00:00Z">
        <w:r>
          <w:t xml:space="preserve">也</w:t>
        </w:r>
      </w:ins>
      <w:r>
        <w:t xml:space="preserve">使红原鸡的保护和管理更加复杂</w:t>
      </w:r>
      <w:r>
        <w:rPr>
          <w:vertAlign w:val="superscript"/>
        </w:rPr>
        <w:t xml:space="preserve">[174]</w:t>
      </w:r>
      <w:r>
        <w:t xml:space="preserve">；商业渗入则可能削弱地方品种的遗传独特性</w:t>
      </w:r>
      <w:r>
        <w:rPr>
          <w:vertAlign w:val="superscript"/>
        </w:rPr>
        <w:t xml:space="preserve">[35]</w:t>
      </w:r>
      <w:r>
        <w:t xml:space="preserve">。对圈养红原鸡的基因组评估表明，基因组方法可用于追溯祖源和评估遗传健康，为保种和育种管理提供依据</w:t>
      </w:r>
      <w:r>
        <w:rPr>
          <w:vertAlign w:val="superscript"/>
        </w:rPr>
        <w:t xml:space="preserve">[150]</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w:t>
      </w:r>
      <w:del w:id="90179" w:author="Kiro" w:date="2026-10-11T00:00:00Z">
        <w:r>
          <w:delText xml:space="preserve">最早的明确记录约在公元前2千纪中期</w:delText>
        </w:r>
      </w:del>
      <w:ins w:id="90180" w:author="Kiro" w:date="2026-10-11T00:00:00Z">
        <w:r>
          <w:t xml:space="preserve">全球综合评估认定的最早明确记录约在公元前2千纪中期，但其家养属性尚未完全确定</w:t>
        </w:r>
      </w:ins>
      <w:r>
        <w:t xml:space="preserve">。初始驯化可能始于稻、粟农业带来的共栖关系，再逐步发展为持续饲养。</w:t>
      </w:r>
    </w:p>
    <w:p>
      <w:pPr>
        <w:jc w:val="both"/>
      </w:pPr>
      <w:r>
        <w:t xml:space="preserve">家鸡离开源区后</w:t>
      </w:r>
      <w:ins w:id="90181" w:author="Kiro" w:date="2026-10-11T00:00:00Z">
        <w:r>
          <w:t xml:space="preserve">可能</w:t>
        </w:r>
      </w:ins>
      <w:r>
        <w:t xml:space="preserve">扩散较快，公元前2千纪后期到达中国中部、南亚和美索不达米亚，公元前1千纪进入地中海欧洲、非洲之角和太平洋西南部。直接测年</w:t>
      </w:r>
      <w:del w:id="90182" w:author="Kiro" w:date="2026-10-11T00:00:00Z">
        <w:r>
          <w:delText xml:space="preserve">和古DNA复核</w:delText>
        </w:r>
      </w:del>
      <w:ins w:id="90183" w:author="Kiro" w:date="2026-10-11T00:00:00Z">
        <w:r>
          <w:t xml:space="preserve">、古DNA复核和遗骸重鉴</w:t>
        </w:r>
      </w:ins>
      <w:r>
        <w:t xml:space="preserve">修正了许多早期年代和跨洋路线，鸡在各地的出现与集中的蛋肉利用也并不同步。传播之后，环境适应和人工选择造成了各地鸡群的性状分化，</w:t>
      </w:r>
      <w:del w:id="90184" w:author="Kiro" w:date="2026-10-11T00:00:00Z">
        <w:r>
          <w:delText xml:space="preserve">一些在现代家鸡中普遍存在的</w:delText>
        </w:r>
      </w:del>
      <w:ins w:id="90185" w:author="Kiro" w:date="2026-10-11T00:00:00Z">
        <w:r>
          <w:t xml:space="preserve">以</w:t>
        </w:r>
        <w:r>
          <w:rPr>
            <w:i/>
          </w:rPr>
          <w:t xml:space="preserve">TSHR</w:t>
        </w:r>
        <w:r>
          <w:t xml:space="preserve">为代表的部分</w:t>
        </w:r>
      </w:ins>
      <w:r>
        <w:t xml:space="preserve">驯化相关变异直到传播后才大幅升频，近代定向选择又显著改变了生长和繁殖性状。家鸡</w:t>
      </w:r>
      <w:del w:id="90186" w:author="Kiro" w:date="2026-10-11T00:00:00Z">
        <w:r>
          <w:delText xml:space="preserve">、原鸡、商业鸡和逸生群体之间的基因交流至今仍在持续，现代红原鸡和地方鸡因此已不宜直接作为驯化研究的参照，野生和地方遗传资源也面临侵蚀</w:delText>
        </w:r>
      </w:del>
      <w:ins w:id="90187" w:author="Kiro" w:date="2026-10-11T00:00:00Z">
        <w:r>
          <w:t xml:space="preserve">与原鸡之间、地方鸡与商业鸡之间以及逸生群体中的基因交流至今仍在持续；现代红原鸡因此已不宜直接作为驯化研究的野生参照，利用地方鸡时也需先评估近期商业渗入的影响；野生红原鸡的遗传完整性正受到侵蚀，地方品种的遗传独特性也可能被削弱</w:t>
        </w:r>
      </w:ins>
      <w:r>
        <w:t xml:space="preserve">。</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Eda, M. Origin of the domestic chicken from modern biological and zooarchaeological approaches. Animal Frontiers 2021, 11, 52–61. DOI: 10.1093/af/vfab016.</w:t>
      </w:r>
    </w:p>
    <w:p>
      <w:pPr>
        <w:keepLines/>
        <w:spacing w:line="269" w:lineRule="auto" w:after="100"/>
        <w:ind w:hanging="340" w:left="340"/>
      </w:pPr>
      <w:r>
        <w:rPr>
          <w:rFonts w:ascii="Times New Roman" w:hAnsi="Times New Roman" w:eastAsia="宋体"/>
          <w:color w:val="000000"/>
          <w:sz w:val="20"/>
        </w:rPr>
        <w:t xml:space="preserve">[16]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[17]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[18]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[19]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[20]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[21]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[22]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[23]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[24]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[25]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[26]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[27]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[28]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[29]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[30]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[31]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[32]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[33]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[34]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[35]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[36]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[37]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[38]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[39]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[40]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[41]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[42]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[43]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[44]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[45]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[46]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[47]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[48]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[49]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[50]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[51]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[52]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[53]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[58] Guerrero-Bosagna, C.; Pértille, F.; Moradinour, Z.; Katajama, R.; Martin Cerezo, M.L.; Henriksen, R.; et al. Selection for tameness in red junglefowl recapitulates genetic loci associated with domestication-related brain composition. Molecular Ecology 2025, 34, e17788. DOI: 10.1111/mec.17788.</w:t>
      </w:r>
    </w:p>
    <w:p>
      <w:pPr>
        <w:keepLines/>
        <w:spacing w:line="269" w:lineRule="auto" w:after="100"/>
        <w:ind w:hanging="340" w:left="340"/>
      </w:pPr>
      <w:r>
        <w:rPr>
          <w:rFonts w:ascii="Times New Roman" w:hAnsi="Times New Roman" w:eastAsia="宋体"/>
          <w:color w:val="000000"/>
          <w:sz w:val="20"/>
        </w:rPr>
        <w:t xml:space="preserve">[59] Wang, M.S.; Zhang, J.J.; Guo, X.; Li, M.; Meyer, R.; Ashari, H.; et al. Large-scale genomic analysis reveals the genetic cost of chicken domestication. BMC Biology 2021, 19, 118. DOI: 10.1186/s12915-021-01052-x.</w:t>
      </w:r>
    </w:p>
    <w:p>
      <w:pPr>
        <w:keepLines/>
        <w:spacing w:line="269" w:lineRule="auto" w:after="100"/>
        <w:ind w:hanging="340" w:left="340"/>
      </w:pPr>
      <w:r>
        <w:rPr>
          <w:rFonts w:ascii="Times New Roman" w:hAnsi="Times New Roman" w:eastAsia="宋体"/>
          <w:color w:val="000000"/>
          <w:sz w:val="20"/>
        </w:rPr>
        <w:t xml:space="preserve">[60]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[61]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[62]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[63]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[64]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[65] Al-Jumaili, A.S.; Boudali, S.F.; Kebede, A.; Al-Bayatti, S.A.; Essa, A.A.; Ahbara, A.; et al. The maternal origin of indigenous domestic chicken from the Middle East, the north and the horn of Africa. BMC Genetics 2020, 21, 30. DOI: 10.1186/s12863-020-0830-0.</w:t>
      </w:r>
    </w:p>
    <w:p>
      <w:pPr>
        <w:keepLines/>
        <w:spacing w:line="269" w:lineRule="auto" w:after="100"/>
        <w:ind w:hanging="340" w:left="340"/>
      </w:pPr>
      <w:r>
        <w:rPr>
          <w:rFonts w:ascii="Times New Roman" w:hAnsi="Times New Roman" w:eastAsia="宋体"/>
          <w:color w:val="000000"/>
          <w:sz w:val="20"/>
        </w:rPr>
        <w:t xml:space="preserve">[66]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[67]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[68]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[69]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[70]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[71]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[72]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[73]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[75]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[76]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[77]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[78]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[79]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[80]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[81]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[82]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[83]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[84]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[85]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[86]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[87]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[88]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[89]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[90]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[91]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[92]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[93]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[94]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[95]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[96]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[97]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[98]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[99]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[100]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[101]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[102]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[103]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[104]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[105]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[106]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[107]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[108]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[109]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[110]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[111]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[112]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[113]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[114]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[115]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[116]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[117]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[118]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[119]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[120]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[121]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[122]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color w:val="000000"/>
          <w:sz w:val="20"/>
        </w:rPr>
        <w:t xml:space="preserve">[123] Lawal, R.A.; Al-Atiyat, R.M.; Aljumaah, R.S.; Silva, P.; Mwacharo, J.M.; Hanotte, O. Whole-genome resequencing of red junglefowl and indigenous village chicken reveal new insights on the genome dynamics of the species. Frontiers in Genetics 2018, 9, 264. DOI: 10.3389/fgene.2018.00264.</w:t>
      </w:r>
    </w:p>
    <w:p>
      <w:pPr>
        <w:keepLines/>
        <w:spacing w:line="269" w:lineRule="auto" w:after="100"/>
        <w:ind w:hanging="340" w:left="340"/>
      </w:pPr>
      <w:r>
        <w:rPr>
          <w:rFonts w:ascii="Times New Roman" w:hAnsi="Times New Roman" w:eastAsia="宋体"/>
          <w:color w:val="000000"/>
          <w:sz w:val="20"/>
        </w:rPr>
        <w:t xml:space="preserve">[124] Lyu, W.; Dai, X.; Beaumont, M.; Yu, F.; He, Z. Inferring the timing and strength of natural selection and gene migration in the evolution of chicken from ancient DNA data. Molecular Ecology Resources 2022, 22, 1362–1379. DOI: 10.1111/1755-0998.13553.</w:t>
      </w:r>
    </w:p>
    <w:p>
      <w:pPr>
        <w:keepLines/>
        <w:spacing w:line="269" w:lineRule="auto" w:after="100"/>
        <w:ind w:hanging="340" w:left="340"/>
      </w:pPr>
      <w:r>
        <w:rPr>
          <w:rFonts w:ascii="Times New Roman" w:hAnsi="Times New Roman" w:eastAsia="宋体"/>
          <w:b w:val="0"/>
          <w:i w:val="0"/>
          <w:color w:val="000000"/>
          <w:sz w:val="20"/>
        </w:rPr>
        <w:t xml:space="preserve">[125]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[126]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[127]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[128]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[129]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[130]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[131]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[132]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[133]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[134]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[135]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[136]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[137]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[138]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[139]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[140]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[141]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[142]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[143]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[144]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[145]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[146]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color w:val="000000"/>
          <w:sz w:val="20"/>
        </w:rPr>
        <w:t xml:space="preserve">[147] Nguyen-Phuc, H.; Berres, M.E. Genetic structure in Red Junglefowl (Gallus gallus) populations: Strong spatial patterns in the wild ancestors of domestic chickens in a core distribution range. Ecology and Evolution 2018, 8, 6575–6588. DOI: 10.1002/ece3.4139.</w:t>
      </w:r>
    </w:p>
    <w:p>
      <w:pPr>
        <w:keepLines/>
        <w:spacing w:line="269" w:lineRule="auto" w:after="100"/>
        <w:ind w:hanging="340" w:left="340"/>
      </w:pPr>
      <w:r>
        <w:rPr>
          <w:rFonts w:ascii="Times New Roman" w:hAnsi="Times New Roman" w:eastAsia="宋体"/>
          <w:b w:val="0"/>
          <w:i w:val="0"/>
          <w:color w:val="000000"/>
          <w:sz w:val="20"/>
        </w:rPr>
        <w:t xml:space="preserve">[148]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[149]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[150]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[151]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[152]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[153]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[154]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[155]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color w:val="000000"/>
          <w:sz w:val="20"/>
        </w:rPr>
        <w:t xml:space="preserve">[156] Dementieva, N.V.; Shcherbakov, Y.S.; Stanishevskaya, O.I.; Vakhrameev, A.B.; Larkina, T.A.; et al. Large-scale genome-wide SNP analysis reveals the rugged (and ragged) landscape of global ancestry, phylogeny, and demographic history in chicken breeds. Journal of Zhejiang University-SCIENCE B 2024, 25, 324–340. DOI: 10.1631/jzus.B2300443.</w:t>
      </w:r>
    </w:p>
    <w:p>
      <w:pPr>
        <w:keepLines/>
        <w:spacing w:line="269" w:lineRule="auto" w:after="100"/>
        <w:ind w:hanging="340" w:left="340"/>
      </w:pPr>
      <w:r>
        <w:rPr>
          <w:rFonts w:ascii="Times New Roman" w:hAnsi="Times New Roman" w:eastAsia="宋体"/>
          <w:b w:val="0"/>
          <w:i w:val="0"/>
          <w:color w:val="000000"/>
          <w:sz w:val="20"/>
        </w:rPr>
        <w:t xml:space="preserve">[157]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[158]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[159]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[160]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[161]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[162]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[163]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[164]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[165]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[166]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[167]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[168]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[169]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[170]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[171]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[172]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[173] Gering, E.; Johnsson, M.; Theunissen, D.; Martin Cerezo, M.L.; Steep, A.; Getty, T.; Henriksen, R.; Wright, D. Signals of selection and ancestry in independently feral Gallus gallus populations. Molecular Ecology 2024, 33, e17336. DOI: 10.1111/mec.17336.</w:t>
      </w:r>
    </w:p>
    <w:p>
      <w:pPr>
        <w:keepLines/>
        <w:spacing w:line="269" w:lineRule="auto" w:after="100"/>
        <w:ind w:hanging="340" w:left="340"/>
      </w:pPr>
      <w:r>
        <w:rPr>
          <w:rFonts w:ascii="Times New Roman" w:hAnsi="Times New Roman" w:eastAsia="宋体"/>
          <w:color w:val="000000"/>
          <w:sz w:val="20"/>
        </w:rPr>
        <w:t xml:space="preserve">[174] Ashari, H.; Liu, L.S.; Dagong, M.I.A.; Cai, Z.F.; Xie, G.L.; Yin, T.T.; et al. Genome sequencing and assembly of feral chickens in the wild of Sulawesi, Indonesia. Animal Genetics 2025, 56, e13497. DOI: 10.1111/age.13497.</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