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a8"/>
        <w:suppressAutoHyphens/>
        <w:jc w:val="center"/>
      </w:pPr>
      <w:r>
        <w:rPr>
          <w:b/>
          <w:sz w:val="32"/>
          <w:lang w:eastAsia="zh-CN"/>
        </w:rPr>
        <w:t>家鸡的起源、驯化、传播与持续演化（第3–7节整合稿）</w:t>
      </w:r>
    </w:p>
    <w:p>
      <w:pPr>
        <w:pStyle w:val="1"/>
        <w:suppressAutoHyphens/>
      </w:pPr>
      <w:r>
        <w:rPr>
          <w:lang w:eastAsia="zh-CN"/>
        </w:rPr>
        <w:t xml:space="preserve">3 </w:t>
      </w:r>
      <w:r>
        <w:rPr>
          <w:lang w:eastAsia="zh-CN"/>
        </w:rPr>
        <w:t>家鸡的祖先来源</w:t>
      </w:r>
    </w:p>
    <w:p>
      <w:pPr>
        <w:suppressAutoHyphens/>
        <w:jc w:val="both"/>
      </w:pPr>
      <w:r>
        <w:t xml:space="preserve">家鸡的祖先问题包含三个层次：祖先属于哪个原鸡物种；在该物种内部主要来自哪个亚种或群体，经历了几次驯化；其他原鸡物种是否也作出了遗传贡献。其中，驯化次数的判断取决于能否区分两种情景：一是某地野生红原鸡被直接纳入饲养并形成家鸡，本文称为独立驯化；二是外来家鸡传入后与当地野生红原鸡杂交，吸收了当地的遗传变异。两种情景都会使当地家鸡与当地红原鸡共享遗传变异，区分它们需要考察共享片段的长度和形成时间、是否存在不依赖后期杂交的当地祖源，并与考古记录相互对照。本文以“原鸡”泛指原鸡属（</w:t>
      </w:r>
      <w:r>
        <w:rPr>
          <w:i/>
          <w:iCs/>
        </w:rPr>
        <w:t xml:space="preserve">Gallus</w:t>
      </w:r>
      <w:r>
        <w:t xml:space="preserve">）野生物种，以“渗入”指外来片段经杂交进入并保留在受体基因组中，以“混合”指群体层面的祖源组成。第3.1和3.2节分别评价母系与核遗传证据</w:t>
      </w:r>
      <w:ins w:id="9001" w:author="Kiro" w:date="2026-10-09T07:42:19Z">
        <w:r>
          <w:t xml:space="preserve">（主要研究汇总于表1）</w:t>
        </w:r>
      </w:ins>
      <w:r>
        <w:t xml:space="preserve">，第3.3节讨论其他原鸡物种的贡献。</w:t>
      </w:r>
    </w:p>
    <w:p>
      <w:pPr>
        <w:pStyle w:val="2"/>
        <w:suppressAutoHyphens/>
      </w:pPr>
      <w:r>
        <w:rPr>
          <w:sz w:val="24"/>
          <w:lang w:eastAsia="zh-CN"/>
        </w:rPr>
        <w:t>3.1 线粒体研究与家鸡的母系来源</w:t>
      </w:r>
    </w:p>
    <w:p>
      <w:pPr>
        <w:suppressAutoHyphens/>
        <w:jc w:val="both"/>
      </w:pPr>
      <w:r>
        <w:t xml:space="preserve">线粒体DNA通常由母亲传给后代，记录的是母系历史。早期对家鸡祖先的判断主要依据形态比较和杂交结果：Darwin（1868）认为红原鸡（</w:t>
      </w:r>
      <w:r>
        <w:rPr>
          <w:i/>
          <w:iCs/>
        </w:rPr>
        <w:t xml:space="preserve">Gallus gallus</w:t>
      </w:r>
      <w:r>
        <w:t xml:space="preserve">）是家鸡的祖先，Hutt（1949）则考虑多个原鸡物种都有贡献</w:t>
      </w:r>
      <w:r>
        <w:rPr>
          <w:vertAlign w:val="superscript"/>
        </w:rPr>
        <w:t xml:space="preserve">[1,2]</w:t>
      </w:r>
      <w:r>
        <w:t xml:space="preserve">。线粒体DNA比较随后为母系来源提供了分子证据，也引出了关于驯化次数的长期争论：早期研究支持</w:t>
      </w:r>
      <w:r>
        <w:t xml:space="preserve">一次驯化</w:t>
      </w:r>
      <w:r>
        <w:rPr>
          <w:vertAlign w:val="superscript"/>
        </w:rPr>
        <w:t xml:space="preserve">[3]</w:t>
      </w:r>
      <w:r>
        <w:t xml:space="preserve">，扩大取样后则出现了多地起源的观点</w:t>
      </w:r>
      <w:r>
        <w:rPr>
          <w:vertAlign w:val="superscript"/>
        </w:rPr>
        <w:t xml:space="preserve">[</w:t>
      </w:r>
      <w:r>
        <w:rPr>
          <w:vertAlign w:val="superscript"/>
        </w:rPr>
        <w:t xml:space="preserve">4</w:t>
      </w:r>
      <w:r>
        <w:rPr>
          <w:vertAlign w:val="superscript"/>
        </w:rPr>
        <w:t xml:space="preserve">]</w:t>
      </w:r>
      <w:r>
        <w:t xml:space="preserve">。争论的焦点在于：现今家鸡中多个具有地域差异的母系分支，是否足以证明各地分别驯化过红原鸡。</w:t>
      </w:r>
    </w:p>
    <w:p>
      <w:pPr>
        <w:suppressAutoHyphens/>
        <w:jc w:val="both"/>
        <w:rPr>
          <w:ins w:id="9131" w:author="Kiro" w:date="2026-10-09T07:42:19Z"/>
        </w:rPr>
      </w:pPr>
      <w:r>
        <w:t xml:space="preserve">Fumihito等（1994）比较线粒体控制区的限制性片段长度多态性（RFLP）和部分序列，发现所分析家鸡品种与2只泰国</w:t>
      </w:r>
      <w:r>
        <w:rPr>
          <w:i/>
          <w:iCs/>
        </w:rPr>
        <w:t xml:space="preserve">G. g. gallus</w:t>
      </w:r>
      <w:r>
        <w:t xml:space="preserve">仅相差0.5%～3.0%，据此提出该亚种足以作为所有家鸡品种的共同母系祖先，并推测家鸡源于该亚种分布区内的一次驯化。值得注意的是，作者同时指出，除主要贡献者RFLP V型外，其他RFLP类型的母系也参与了这一驯化事件</w:t>
      </w:r>
      <w:r>
        <w:rPr>
          <w:vertAlign w:val="superscript"/>
        </w:rPr>
        <w:t xml:space="preserve">[3]</w:t>
      </w:r>
      <w:r>
        <w:t xml:space="preserve">；也就是说，即使在一次驯化的解释中，家鸡也带有多个母系。</w:t>
      </w:r>
    </w:p>
    <w:p>
      <w:pPr>
        <w:suppressAutoHyphens/>
        <w:jc w:val="both"/>
      </w:pPr>
      <w:r>
        <w:t xml:space="preserve">Fumihito等（1996）的后续研究覆盖原鸡属全部4个物种和红原鸡的3个亚种：家鸡与大陆</w:t>
      </w:r>
      <w:r>
        <w:rPr>
          <w:i/>
          <w:iCs/>
        </w:rPr>
        <w:t xml:space="preserve">G. g. gallus</w:t>
      </w:r>
      <w:r>
        <w:t xml:space="preserve">、</w:t>
      </w:r>
      <w:r>
        <w:rPr>
          <w:i/>
          <w:iCs/>
        </w:rPr>
        <w:t xml:space="preserve">G. g. spadiceus</w:t>
      </w:r>
      <w:r>
        <w:t xml:space="preserve">聚为一簇，</w:t>
      </w:r>
      <w:r>
        <w:rPr>
          <w:i/>
          <w:iCs/>
        </w:rPr>
        <w:t xml:space="preserve">G. g. bankiva</w:t>
      </w:r>
      <w:r>
        <w:t xml:space="preserve">自成一支；苏门答腊的</w:t>
      </w:r>
      <w:r>
        <w:rPr>
          <w:i/>
          <w:iCs/>
        </w:rPr>
        <w:t xml:space="preserve">G. g. gallus</w:t>
      </w:r>
      <w:r>
        <w:t xml:space="preserve">与大陆群体分开，当地家鸡却归入大陆簇，作者据此认为印度尼西亚地方鸡由泰国及邻近地区传入</w:t>
      </w:r>
      <w:r>
        <w:rPr>
          <w:vertAlign w:val="superscript"/>
        </w:rPr>
        <w:t xml:space="preserve">[5]</w:t>
      </w:r>
      <w:r>
        <w:t xml:space="preserve">。不过，作者继续以大陆</w:t>
      </w:r>
      <w:r>
        <w:rPr>
          <w:i/>
          <w:iCs/>
        </w:rPr>
        <w:t xml:space="preserve">G. g. gallus</w:t>
      </w:r>
      <w:r>
        <w:t xml:space="preserve">为母系祖先，而所用序列并未清楚区分</w:t>
      </w:r>
      <w:r>
        <w:rPr>
          <w:i/>
          <w:iCs/>
        </w:rPr>
        <w:t xml:space="preserve">gallus</w:t>
      </w:r>
      <w:r>
        <w:t xml:space="preserve">与</w:t>
      </w:r>
      <w:r>
        <w:rPr>
          <w:i/>
          <w:iCs/>
        </w:rPr>
        <w:t xml:space="preserve">spadiceus</w:t>
      </w:r>
      <w:r>
        <w:t xml:space="preserve">，野生参照也未覆盖红原鸡全部亚种，红原鸡与家鸡样本合计仅21只。这些研究确立了家鸡与大陆红原鸡的母系联系，但不足以确定具体亚种，这为后来核基因组研究识别</w:t>
      </w:r>
      <w:r>
        <w:rPr>
          <w:i/>
          <w:iCs/>
        </w:rPr>
        <w:t xml:space="preserve">spadiceus</w:t>
      </w:r>
      <w:r>
        <w:t xml:space="preserve">为主要祖源留下了空间（见第3.2节）。</w:t>
      </w:r>
    </w:p>
    <w:p>
      <w:pPr>
        <w:suppressAutoHyphens/>
        <w:jc w:val="both"/>
      </w:pPr>
      <w:r>
        <w:t xml:space="preserve">Liu等（2006）认为，早期的单一起源结论可能受到取样不足的影响。他们分析834只欧亚家鸡和66只红原鸡的控制区序列，识别出A—I共9个母系分支，其中7个同时包含家鸡和红原鸡；A、B、E广布欧亚，C主要见于日本和中国东南部，F、G除四川、河南各一只样本外均见于云南。作者结合分支分布、地区特有单倍型及群体扩张信号，主张南亚和东南亚存在多个起源地，并讨论了贸易、迁移及杂交对现今分布的影响</w:t>
      </w:r>
      <w:r>
        <w:rPr>
          <w:vertAlign w:val="superscript"/>
        </w:rPr>
        <w:t xml:space="preserve">[4]</w:t>
      </w:r>
      <w:r>
        <w:t xml:space="preserve">。</w:t>
      </w:r>
    </w:p>
    <w:p>
      <w:pPr>
        <w:suppressAutoHyphens/>
        <w:jc w:val="both"/>
      </w:pPr>
      <w:r>
        <w:t xml:space="preserve">更长的线粒体序列提高</w:t>
      </w:r>
      <w:r>
        <w:t xml:space="preserve">了</w:t>
      </w:r>
      <w:r>
        <w:t xml:space="preserve">母系分支的分辨率。早期研究多用控制区短片段，信息量有限，部分位点的反复突变还会干扰分支归类</w:t>
      </w:r>
      <w:r>
        <w:rPr>
          <w:vertAlign w:val="superscript"/>
        </w:rPr>
        <w:t xml:space="preserve">[</w:t>
      </w:r>
      <w:r>
        <w:rPr>
          <w:vertAlign w:val="superscript"/>
        </w:rPr>
        <w:t xml:space="preserve">6</w:t>
      </w:r>
      <w:r>
        <w:rPr>
          <w:vertAlign w:val="superscript"/>
        </w:rPr>
        <w:t xml:space="preserve">]</w:t>
      </w:r>
      <w:r>
        <w:t xml:space="preserve">。Miao等（2013）整合了来自4732只家鸡和206只红原鸡的控制区序列，并结合61份完整线粒体基因组重建母系亲缘关系。完整序列支持A—G等主要分支，并修正了部分仅凭控制区作出的归类。大范围地理比较还发现</w:t>
      </w:r>
      <w:r>
        <w:t xml:space="preserve">了分布较局限的分支：</w:t>
      </w:r>
      <w:r>
        <w:t xml:space="preserve">E2、E3主要见于南亚，少见的I分支仅见于印度东北部，H分支主要见于中国西南</w:t>
      </w:r>
      <w:r>
        <w:t xml:space="preserve">。作者据这些分支的地域分布</w:t>
      </w:r>
      <w:r>
        <w:t xml:space="preserve">，提出南亚、中国西南及邻近东南亚可能发生过局部独立驯化</w:t>
      </w:r>
      <w:r>
        <w:t xml:space="preserve">；</w:t>
      </w:r>
      <w:r>
        <w:t xml:space="preserve">对于家鸡与红原鸡共享的常见分支，作者</w:t>
      </w:r>
      <w:r>
        <w:t xml:space="preserve">又</w:t>
      </w:r>
      <w:r>
        <w:t xml:space="preserve">提出两种可以并存的解释：驯化前</w:t>
      </w:r>
      <w:r>
        <w:t xml:space="preserve">红原鸡已有的</w:t>
      </w:r>
      <w:r>
        <w:t xml:space="preserve">母系变异在家鸡中保留下来</w:t>
      </w:r>
      <w:r>
        <w:t xml:space="preserve">，或</w:t>
      </w:r>
      <w:r>
        <w:t xml:space="preserve">家鸡形成后与野生红原鸡</w:t>
      </w:r>
      <w:r>
        <w:t xml:space="preserve">杂交</w:t>
      </w:r>
      <w:r>
        <w:rPr>
          <w:vertAlign w:val="superscript"/>
        </w:rPr>
        <w:t xml:space="preserve">[6]</w:t>
      </w:r>
      <w:r>
        <w:t xml:space="preserve">。同一组资料既被用来支持局部独立驯化，又可以用祖先多态性和后期杂交解释，这说明仅凭母系分支的分布，难以区分独立驯化与传入后杂交两种情景。</w:t>
      </w:r>
    </w:p>
    <w:p>
      <w:pPr>
        <w:suppressAutoHyphens/>
        <w:jc w:val="both"/>
      </w:pPr>
      <w:r>
        <w:t xml:space="preserve">分类分辨率和驯化后的人为活动，同样影响对母系分支来源的判断</w:t>
      </w:r>
      <w:r>
        <w:t xml:space="preserve">。Huang等（2018）发现，C1和A</w:t>
      </w:r>
      <w:r>
        <w:t xml:space="preserve">分支</w:t>
      </w:r>
      <w:r>
        <w:t xml:space="preserve">在黄淮流域多样性较高，并在东亚斗鸡中富集，提出这些分支较晚的扩张可能与斗鸡育种及传播有关</w:t>
      </w:r>
      <w:r>
        <w:rPr>
          <w:vertAlign w:val="superscript"/>
        </w:rPr>
        <w:t xml:space="preserve">[</w:t>
      </w:r>
      <w:r>
        <w:rPr>
          <w:vertAlign w:val="superscript"/>
        </w:rPr>
        <w:t xml:space="preserve">7]</w:t>
      </w:r>
      <w:r>
        <w:t xml:space="preserve">。这一例子说明，现代分支的多样性中心可能形成于驯化以后，不能直接等同于起源地</w:t>
      </w:r>
      <w:r>
        <w:t xml:space="preserve">。Yonezawa等（2022）将一份日本德地地鸡的D分支完整序列归入D2，而所分析东南亚岛屿和太平洋的D分支样本归入D1</w:t>
      </w:r>
      <w:r>
        <w:t xml:space="preserve">，</w:t>
      </w:r>
      <w:r>
        <w:t xml:space="preserve">作者由此把日本这一母系与中国北方及邻近地区相联系</w:t>
      </w:r>
      <w:r>
        <w:rPr>
          <w:vertAlign w:val="superscript"/>
        </w:rPr>
        <w:t xml:space="preserve">[8]</w:t>
      </w:r>
      <w:r>
        <w:t xml:space="preserve">。更细的分类可以改变对来源的判断，但结论仍受参照样本数量的限制：该研究的</w:t>
      </w:r>
      <w:r>
        <w:t xml:space="preserve">D2资料当时仅含日本和新疆两个个体</w:t>
      </w:r>
      <w:r>
        <w:rPr>
          <w:vertAlign w:val="superscript"/>
        </w:rPr>
        <w:t xml:space="preserve">[</w:t>
      </w:r>
      <w:r>
        <w:rPr>
          <w:vertAlign w:val="superscript"/>
        </w:rPr>
        <w:t xml:space="preserve">8]</w:t>
      </w:r>
      <w:r>
        <w:t xml:space="preserve">。</w:t>
      </w:r>
    </w:p>
    <w:p>
      <w:pPr>
        <w:suppressAutoHyphens/>
        <w:jc w:val="both"/>
      </w:pPr>
      <w:r>
        <w:t xml:space="preserve">印度是母系研究中反复提出的候选独立驯化地区。Kanginakudru等（2008）比较印度</w:t>
      </w:r>
      <w:r>
        <w:rPr>
          <w:i/>
          <w:iCs/>
        </w:rPr>
        <w:t xml:space="preserve">G. g. murghi</w:t>
      </w:r>
      <w:r>
        <w:t xml:space="preserve">与当地家鸡，跨地区线粒体比较发现印度家鸡与不同红原鸡群体共享单倍型，作者据此提出印度家鸡由</w:t>
      </w:r>
      <w:r>
        <w:rPr>
          <w:i/>
          <w:iCs/>
        </w:rPr>
        <w:t xml:space="preserve">murghi</w:t>
      </w:r>
      <w:r>
        <w:t xml:space="preserve">以及</w:t>
      </w:r>
      <w:r>
        <w:rPr>
          <w:i/>
          <w:iCs/>
        </w:rPr>
        <w:t xml:space="preserve">spadiceus</w:t>
      </w:r>
      <w:r>
        <w:t xml:space="preserve">、</w:t>
      </w:r>
      <w:r>
        <w:rPr>
          <w:i/>
          <w:iCs/>
        </w:rPr>
        <w:t xml:space="preserve">gallus</w:t>
      </w:r>
      <w:r>
        <w:t xml:space="preserve">等多个来源驯化而成。同一研究的两类标记给出的关系并不一致：微卫星系统树中</w:t>
      </w:r>
      <w:r>
        <w:rPr>
          <w:i/>
          <w:iCs/>
        </w:rPr>
        <w:t xml:space="preserve">murghi</w:t>
      </w:r>
      <w:r>
        <w:t xml:space="preserve">与家鸡明显分开，线粒体的群体间分化则较低；作者以前者为据，认为受检</w:t>
      </w:r>
      <w:r>
        <w:rPr>
          <w:i/>
          <w:iCs/>
        </w:rPr>
        <w:t xml:space="preserve">murghi</w:t>
      </w:r>
      <w:r>
        <w:t xml:space="preserve">近期未与家鸡发生明显杂交</w:t>
      </w:r>
      <w:r>
        <w:rPr>
          <w:vertAlign w:val="superscript"/>
        </w:rPr>
        <w:t xml:space="preserve">[9]</w:t>
      </w:r>
      <w:r>
        <w:t xml:space="preserve">。Kanakachari等（2023）比较印度六个地方品种及圈养红原鸡的完整线粒体序列，并结合其他亚洲鸡的序列，同样根据母系亲缘关系提出印度独立驯化</w:t>
      </w:r>
      <w:r>
        <w:rPr>
          <w:vertAlign w:val="superscript"/>
        </w:rPr>
        <w:t xml:space="preserve">[10]</w:t>
      </w:r>
      <w:r>
        <w:t xml:space="preserve">。该研究将每个群体5只个体的血样混合后测序，七个群体共得到8个单倍型，基本上每个群体只代表一条序列，无法反映群体内部的单倍型多样性</w:t>
      </w:r>
      <w:r>
        <w:rPr>
          <w:vertAlign w:val="superscript"/>
        </w:rPr>
        <w:t xml:space="preserve">[10]</w:t>
      </w:r>
      <w:r>
        <w:t xml:space="preserve">。</w:t>
      </w:r>
      <w:r>
        <w:t xml:space="preserve">两项研究都没有对独立驯化与家鸡传入后杂交</w:t>
      </w:r>
      <w:r>
        <w:t xml:space="preserve">作模型比较；</w:t>
      </w:r>
      <w:r>
        <w:t xml:space="preserve">第3.2节</w:t>
      </w:r>
      <w:r>
        <w:t xml:space="preserve">的核基因组研究</w:t>
      </w:r>
      <w:r>
        <w:t xml:space="preserve">进一步比较了这两种情景</w:t>
      </w:r>
      <w:r>
        <w:t xml:space="preserve">。</w:t>
      </w:r>
    </w:p>
    <w:p>
      <w:pPr>
        <w:suppressAutoHyphens/>
        <w:jc w:val="both"/>
      </w:pPr>
      <w:r>
        <w:t xml:space="preserve">线粒体研究确立了红原鸡与家鸡的主要母系联系，也揭示了多</w:t>
      </w:r>
      <w:r>
        <w:t xml:space="preserve">个</w:t>
      </w:r>
      <w:r>
        <w:t xml:space="preserve">具有地域差异的母系分支。</w:t>
      </w:r>
      <w:r>
        <w:t xml:space="preserve">但多个母系分支不等于多次驯化。一个野生祖先群体本身就含有多种母系，一次驯化即可将它们带入家鸡，Fumihito等的早期研究已注意到这一点；家鸡形成后与各地红原鸡的杂交，也会不断增加两者共享的母系类型。此外，</w:t>
      </w:r>
      <w:r>
        <w:t xml:space="preserve">杂交、选择和性别偏向的</w:t>
      </w:r>
      <w:r>
        <w:t xml:space="preserve">基因交流，可能使线粒体</w:t>
      </w:r>
      <w:r>
        <w:t xml:space="preserve">与核遗传资料呈现不同的群体关系</w:t>
      </w:r>
      <w:r>
        <w:rPr>
          <w:vertAlign w:val="superscript"/>
        </w:rPr>
        <w:t xml:space="preserve">[11,12]</w:t>
      </w:r>
      <w:r>
        <w:t xml:space="preserve">。</w:t>
      </w:r>
      <w:r>
        <w:t xml:space="preserve">因此，母系资料可以提示候选地区，但要区分独立驯化与传入后杂交，还需要依靠核遗传资料。</w:t>
      </w:r>
    </w:p>
    <w:p>
      <w:pPr>
        <w:pStyle w:val="2"/>
        <w:suppressAutoHyphens/>
      </w:pPr>
      <w:r>
        <w:rPr>
          <w:sz w:val="24"/>
          <w:lang w:eastAsia="zh-CN"/>
        </w:rPr>
        <w:t xml:space="preserve">3.2 </w:t>
      </w:r>
      <w:r>
        <w:rPr>
          <w:sz w:val="24"/>
          <w:lang w:eastAsia="zh-CN"/>
        </w:rPr>
        <w:t>核遗传证据与主要祖先群体</w:t>
      </w:r>
    </w:p>
    <w:p>
      <w:pPr>
        <w:suppressAutoHyphens/>
        <w:jc w:val="both"/>
      </w:pPr>
      <w:r>
        <w:t xml:space="preserve">核DNA由父母双方传递，通过比较多个遗传区域，可以追踪母系以外的祖先信息。判断家鸡的主要来源，需要</w:t>
      </w:r>
      <w:r>
        <w:t xml:space="preserve">区分两类共享变异：</w:t>
      </w:r>
      <w:r>
        <w:t xml:space="preserve">共同祖先留下的变异</w:t>
      </w:r>
      <w:r>
        <w:t xml:space="preserve">，以及家鸡形成后</w:t>
      </w:r>
      <w:r>
        <w:t xml:space="preserve">基因交流</w:t>
      </w:r>
      <w:r>
        <w:t xml:space="preserve">带来的变异。以下按这一标准评价各项研究。</w:t>
      </w:r>
    </w:p>
    <w:p>
      <w:pPr>
        <w:suppressAutoHyphens/>
        <w:jc w:val="both"/>
      </w:pPr>
      <w:r>
        <w:t xml:space="preserve">Bao等（2008）用29个微卫星位点比较14个中国地方鸡品种、中国的</w:t>
      </w:r>
      <w:r>
        <w:rPr>
          <w:i/>
          <w:iCs/>
        </w:rPr>
        <w:t xml:space="preserve">G. g. spadiceus</w:t>
      </w:r>
      <w:r>
        <w:t xml:space="preserve">和泰国的</w:t>
      </w:r>
      <w:r>
        <w:rPr>
          <w:i/>
          <w:iCs/>
        </w:rPr>
        <w:t xml:space="preserve">G. g. gallus</w:t>
      </w:r>
      <w:r>
        <w:t xml:space="preserve">，共568个个体，发现中国地方鸡与</w:t>
      </w:r>
      <w:r>
        <w:rPr>
          <w:i/>
          <w:iCs/>
        </w:rPr>
        <w:t xml:space="preserve">spadiceus</w:t>
      </w:r>
      <w:r>
        <w:t xml:space="preserve">更近，并提出中国家鸡独立起源的假说</w:t>
      </w:r>
      <w:r>
        <w:rPr>
          <w:vertAlign w:val="superscript"/>
        </w:rPr>
        <w:t xml:space="preserve">[13]</w:t>
      </w:r>
      <w:r>
        <w:t xml:space="preserve">。这项比较</w:t>
      </w:r>
      <w:r>
        <w:t xml:space="preserve">的</w:t>
      </w:r>
      <w:r>
        <w:t xml:space="preserve">取样局限于两个红原鸡亚种和中国地方鸡</w:t>
      </w:r>
      <w:r>
        <w:t xml:space="preserve">，而且同一结果至少有三种解释：中国家鸡由当地</w:t>
      </w:r>
      <w:r>
        <w:rPr>
          <w:i/>
          <w:iCs/>
        </w:rPr>
        <w:t xml:space="preserve">spadiceus</w:t>
      </w:r>
      <w:r>
        <w:t xml:space="preserve">独立驯化；家鸡整体主要源自</w:t>
      </w:r>
      <w:r>
        <w:rPr>
          <w:i/>
          <w:iCs/>
        </w:rPr>
        <w:t xml:space="preserve">spadiceus</w:t>
      </w:r>
      <w:r>
        <w:t xml:space="preserve">；</w:t>
      </w:r>
      <w:r>
        <w:t xml:space="preserve">当地家鸡与</w:t>
      </w:r>
      <w:r>
        <w:rPr>
          <w:i/>
          <w:iCs/>
        </w:rPr>
        <w:t xml:space="preserve">spadiceus</w:t>
      </w:r>
      <w:r>
        <w:t xml:space="preserve">发生过后期杂交。其中第二种解释与后来的全基因组结果一致（见下文）</w:t>
      </w:r>
      <w:r>
        <w:t xml:space="preserve">。</w:t>
      </w:r>
    </w:p>
    <w:p>
      <w:pPr>
        <w:suppressAutoHyphens/>
        <w:jc w:val="both"/>
      </w:pPr>
      <w:r>
        <w:t xml:space="preserve">区分这两类</w:t>
      </w:r>
      <w:r>
        <w:t xml:space="preserve">共享变异</w:t>
      </w:r>
      <w:r>
        <w:t xml:space="preserve">，需要比较多个位点</w:t>
      </w:r>
      <w:r>
        <w:t xml:space="preserve">。Sawai等（2010）研究25个核基因座的30个内含子，认为家鸡与红原鸡共享的单倍型</w:t>
      </w:r>
      <w:r>
        <w:t xml:space="preserve">有两个来源：部分是</w:t>
      </w:r>
      <w:r>
        <w:t xml:space="preserve">家鸡形成前</w:t>
      </w:r>
      <w:r>
        <w:t xml:space="preserve">祖先群体中</w:t>
      </w:r>
      <w:r>
        <w:t xml:space="preserve">已有的多态性，部分来自后来的渗入</w:t>
      </w:r>
      <w:r>
        <w:rPr>
          <w:vertAlign w:val="superscript"/>
        </w:rPr>
        <w:t xml:space="preserve">[14]</w:t>
      </w:r>
      <w:r>
        <w:t xml:space="preserve">。这项研究</w:t>
      </w:r>
      <w:r>
        <w:t xml:space="preserve">在全基因组研究之前就表明，两类来源的共享变异同时存在于家鸡核基因组中</w:t>
      </w:r>
      <w:r>
        <w:t xml:space="preserve">。</w:t>
      </w:r>
    </w:p>
    <w:p>
      <w:pPr>
        <w:suppressAutoHyphens/>
        <w:jc w:val="both"/>
      </w:pPr>
      <w:r>
        <w:t xml:space="preserve">Wang等（2020）分析863个基因组，覆盖原鸡属全部4个野生物种和红原鸡全部5个亚种，并结合全基因组系统发育、群体混合图（TreeMix）</w:t>
      </w:r>
      <w:r>
        <w:rPr>
          <w:vertAlign w:val="superscript"/>
        </w:rPr>
        <w:t xml:space="preserve">[15]</w:t>
      </w:r>
      <w:r>
        <w:t xml:space="preserve">及群体历史模型研究家鸡来源。结果显示，696只家鸡中除2只外均与部分</w:t>
      </w:r>
      <w:r>
        <w:rPr>
          <w:i/>
          <w:iCs/>
        </w:rPr>
        <w:t xml:space="preserve">spadiceus</w:t>
      </w:r>
      <w:r>
        <w:t xml:space="preserve">样本同属一个单系群，群体结构和等位基因共享分析也支持</w:t>
      </w:r>
      <w:r>
        <w:rPr>
          <w:i/>
          <w:iCs/>
        </w:rPr>
        <w:t xml:space="preserve">spadiceus</w:t>
      </w:r>
      <w:r>
        <w:t xml:space="preserve">为与家鸡最近的现生野生类群。例外样本，即进入这一群的野生</w:t>
      </w:r>
      <w:r>
        <w:rPr>
          <w:i/>
          <w:iCs/>
        </w:rPr>
        <w:t xml:space="preserve">spadiceus</w:t>
      </w:r>
      <w:r>
        <w:t xml:space="preserve">和落在群外的两只家鸡，均采自泰国，作者将其与家鸡和红原鸡的基因交流相联系，并引述了20世纪中期泰国村鸡与野生</w:t>
      </w:r>
      <w:r>
        <w:rPr>
          <w:i/>
          <w:iCs/>
        </w:rPr>
        <w:t xml:space="preserve">spadiceus</w:t>
      </w:r>
      <w:r>
        <w:t xml:space="preserve">杂交、野生原鸡卵交由家鸡孵化的记录</w:t>
      </w:r>
      <w:r>
        <w:rPr>
          <w:vertAlign w:val="superscript"/>
        </w:rPr>
        <w:t xml:space="preserve">[16]</w:t>
      </w:r>
      <w:r>
        <w:t xml:space="preserve">。这一结果也带来一个替代解释：部分</w:t>
      </w:r>
      <w:r>
        <w:rPr>
          <w:i/>
          <w:iCs/>
        </w:rPr>
        <w:t xml:space="preserve">spadiceus</w:t>
      </w:r>
      <w:r>
        <w:t xml:space="preserve">之所以接近家鸡，可能正是因为混入了家鸡成分。作者承认无法保证所用红原鸡谱系完全没有家鸡混合，为此每个亚种从至少三个相距较远的地点取样，以减轻近期混合的干扰</w:t>
      </w:r>
      <w:del w:id="9002" w:author="Kiro" w:date="2026-10-09T07:42:19Z">
        <w:r>
          <w:delText xml:space="preserve">；此外，每个亚种至少有一个个体达到20×测序覆盖度，保证了基因组数据的质量</w:delText>
        </w:r>
      </w:del>
      <w:r>
        <w:rPr>
          <w:vertAlign w:val="superscript"/>
        </w:rPr>
        <w:t xml:space="preserve">[16]</w:t>
      </w:r>
      <w:r>
        <w:t xml:space="preserve">。与前述研究相比，这项研究在样本规模、物种和亚种覆盖以及情景比较上都更完整，证据层次更高；这一替代解释需要不受近期混合影响的样本来检验。</w:t>
      </w:r>
    </w:p>
    <w:p>
      <w:pPr>
        <w:suppressAutoHyphens/>
        <w:jc w:val="both"/>
      </w:pPr>
      <w:r>
        <w:t xml:space="preserve">历史标本为检验这一替代解释提供了依据。Wu等（2023）</w:t>
      </w:r>
      <w:r>
        <w:t xml:space="preserve">将约一个世纪前（1874—1939年采集）的红原鸡标本</w:t>
      </w:r>
      <w:r>
        <w:t xml:space="preserve">与现代样本比较，发现历史</w:t>
      </w:r>
      <w:r>
        <w:rPr>
          <w:i/>
          <w:iCs/>
        </w:rPr>
        <w:t xml:space="preserve">spadiceus</w:t>
      </w:r>
      <w:r>
        <w:t xml:space="preserve">同样较接近家鸡，而现代红原鸡受到的家鸡遗传影响明显增加</w:t>
      </w:r>
      <w:r>
        <w:rPr>
          <w:vertAlign w:val="superscript"/>
        </w:rPr>
        <w:t xml:space="preserve">[17]</w:t>
      </w:r>
      <w:r>
        <w:t xml:space="preserve">。这一结果与Wang等（2020）的判断一致，说明</w:t>
      </w:r>
      <w:r>
        <w:rPr>
          <w:i/>
          <w:iCs/>
        </w:rPr>
        <w:t xml:space="preserve">spadiceus</w:t>
      </w:r>
      <w:r>
        <w:t xml:space="preserve">与家鸡的接近不能仅用20世纪以来的家鸡渗入解释。不过，作者也指出，其分析无法评估约一个世纪前野生红原鸡中已有的家鸡渗入水平</w:t>
      </w:r>
      <w:r>
        <w:rPr>
          <w:vertAlign w:val="superscript"/>
        </w:rPr>
        <w:t xml:space="preserve">[17]</w:t>
      </w:r>
      <w:r>
        <w:t xml:space="preserve">。现代红原鸡的混合历史及其变化详见第</w:t>
      </w:r>
      <w:r>
        <w:t xml:space="preserve">6</w:t>
      </w:r>
      <w:r>
        <w:t xml:space="preserve">.3节。</w:t>
      </w:r>
    </w:p>
    <w:p>
      <w:pPr>
        <w:suppressAutoHyphens/>
        <w:jc w:val="both"/>
      </w:pPr>
      <w:r>
        <w:t xml:space="preserve">Wang等（2020）还直接检验了第3.1节中印度独立驯化的解释，比较了两种情景：</w:t>
      </w:r>
      <w:r>
        <w:rPr>
          <w:i/>
          <w:iCs/>
        </w:rPr>
        <w:t xml:space="preserve">spadiceus</w:t>
      </w:r>
      <w:r>
        <w:t xml:space="preserve">来源的家鸡传入印度后吸收当地</w:t>
      </w:r>
      <w:r>
        <w:rPr>
          <w:i/>
          <w:iCs/>
        </w:rPr>
        <w:t xml:space="preserve">murghi</w:t>
      </w:r>
      <w:r>
        <w:t xml:space="preserve">的遗传变异；或</w:t>
      </w:r>
      <w:r>
        <w:rPr>
          <w:i/>
          <w:iCs/>
        </w:rPr>
        <w:t xml:space="preserve">murghi</w:t>
      </w:r>
      <w:r>
        <w:t xml:space="preserve">先被独立驯化，其后代后来被外来鸡群大量替代。印度鸡与</w:t>
      </w:r>
      <w:r>
        <w:rPr>
          <w:i/>
          <w:iCs/>
        </w:rPr>
        <w:t xml:space="preserve">murghi</w:t>
      </w:r>
      <w:r>
        <w:t xml:space="preserve">共享的单倍型片段明显长于与</w:t>
      </w:r>
      <w:r>
        <w:rPr>
          <w:i/>
          <w:iCs/>
        </w:rPr>
        <w:t xml:space="preserve">spadiceus</w:t>
      </w:r>
      <w:r>
        <w:t xml:space="preserve">共享的片段，更符合</w:t>
      </w:r>
      <w:r>
        <w:rPr>
          <w:i/>
          <w:iCs/>
        </w:rPr>
        <w:t xml:space="preserve">murghi</w:t>
      </w:r>
      <w:r>
        <w:t xml:space="preserve">较近期渗入印度鸡的预期，</w:t>
      </w:r>
      <w:r>
        <w:t xml:space="preserve">群体混合与历史模型也支持前一种情景；母系方面，南亚家鸡最常见的D、E分支在</w:t>
      </w:r>
      <w:r>
        <w:rPr>
          <w:i/>
          <w:iCs/>
        </w:rPr>
        <w:t xml:space="preserve">murghi</w:t>
      </w:r>
      <w:r>
        <w:t xml:space="preserve">中少见</w:t>
      </w:r>
      <w:r>
        <w:rPr>
          <w:vertAlign w:val="superscript"/>
        </w:rPr>
        <w:t xml:space="preserve">[16]</w:t>
      </w:r>
      <w:r>
        <w:t xml:space="preserve">。后期渗入还见于其他鸡群：受检印度尼西亚鸡含</w:t>
      </w:r>
      <w:r>
        <w:rPr>
          <w:i/>
          <w:iCs/>
        </w:rPr>
        <w:t xml:space="preserve">bankiva</w:t>
      </w:r>
      <w:r>
        <w:t xml:space="preserve">和</w:t>
      </w:r>
      <w:r>
        <w:rPr>
          <w:i/>
          <w:iCs/>
        </w:rPr>
        <w:t xml:space="preserve">gallus</w:t>
      </w:r>
      <w:r>
        <w:t xml:space="preserve">相关祖源，中国鸡含</w:t>
      </w:r>
      <w:r>
        <w:rPr>
          <w:i/>
          <w:iCs/>
        </w:rPr>
        <w:t xml:space="preserve">jabouillei</w:t>
      </w:r>
      <w:r>
        <w:t xml:space="preserve">相关祖源；</w:t>
      </w:r>
      <w:r>
        <w:t xml:space="preserve">在伊朗、中国、印度尼西亚、美国和意大利采集的商业白来航中</w:t>
      </w:r>
      <w:r>
        <w:t xml:space="preserve">，约25%的祖源被推断来自</w:t>
      </w:r>
      <w:r>
        <w:rPr>
          <w:i/>
          <w:iCs/>
        </w:rPr>
        <w:t xml:space="preserve">murghi</w:t>
      </w:r>
      <w:r>
        <w:t xml:space="preserve">，显著高于包括南亚鸡在内的其他家鸡群体，片段长度和群体历史分析同样支持较近期的贡献</w:t>
      </w:r>
      <w:r>
        <w:rPr>
          <w:vertAlign w:val="superscript"/>
        </w:rPr>
        <w:t xml:space="preserve">[16]</w:t>
      </w:r>
      <w:r>
        <w:t xml:space="preserve">。</w:t>
      </w:r>
      <w:r>
        <w:t xml:space="preserve">这些结果说明，混合比例并不总与原鸡亚种的地理分布相对应，共同的主要祖源</w:t>
      </w:r>
      <w:r>
        <w:t xml:space="preserve">可以与不同亚种的后期贡献并存，商业品种也包含后期形成的混合（见第</w:t>
      </w:r>
      <w:r>
        <w:t xml:space="preserve">6</w:t>
      </w:r>
      <w:r>
        <w:t xml:space="preserve">节）。</w:t>
      </w:r>
    </w:p>
    <w:p>
      <w:pPr>
        <w:suppressAutoHyphens/>
        <w:jc w:val="both"/>
      </w:pPr>
      <w:r>
        <w:t xml:space="preserve">综合现有核遗传证据，本文将相关认识概括为“</w:t>
      </w:r>
      <w:r>
        <w:rPr>
          <w:i/>
          <w:iCs/>
        </w:rPr>
        <w:t xml:space="preserve">spadiceus</w:t>
      </w:r>
      <w:r>
        <w:t xml:space="preserve">主要祖源模型”：家鸡主要源自该亚种相关群体，其他亚种和其他原鸡物种的遗传贡献参与了部分鸡群的形成。就第3.1节提出的问题而言，核资料支持一个主要祖源；母系上的多个分支，更可能来自祖先多态性的保留和驯化后的杂交，而非</w:t>
      </w:r>
      <w:del w:id="9003" w:author="Kiro" w:date="2026-10-09T07:42:19Z">
        <w:r>
          <w:delText xml:space="preserve">多次独立驯化</w:delText>
        </w:r>
      </w:del>
      <w:ins w:id="9004" w:author="Kiro" w:date="2026-10-09T07:42:19Z">
        <w:r>
          <w:t xml:space="preserve">在其他亚种分布区（如印度的</w:t>
        </w:r>
        <w:r>
          <w:rPr>
            <w:i/>
            <w:iCs/>
          </w:rPr>
          <w:t xml:space="preserve">murghi</w:t>
        </w:r>
        <w:r>
          <w:t xml:space="preserve">）发生的独立驯化；</w:t>
        </w:r>
        <w:r>
          <w:rPr>
            <w:i/>
            <w:iCs/>
          </w:rPr>
          <w:t xml:space="preserve">spadiceus</w:t>
        </w:r>
        <w:r>
          <w:t xml:space="preserve">分布区内是否发生过多次驯化，现有资料尚不能判断（见下文第二点限定）</w:t>
        </w:r>
      </w:ins>
      <w:r>
        <w:t xml:space="preserve">。这一模型仍有三点限定。第一，与家鸡最近的现生类群只是祖先群体的参照：现生</w:t>
      </w:r>
      <w:r>
        <w:rPr>
          <w:i/>
          <w:iCs/>
        </w:rPr>
        <w:t xml:space="preserve">spadiceus</w:t>
      </w:r>
      <w:r>
        <w:t xml:space="preserve">的分布和遗传组成可能已不同于驯化时期，已灭绝或未取样的群体也可能参与过驯化。第二，模型尚未确定有多少</w:t>
      </w:r>
      <w:r>
        <w:rPr>
          <w:i/>
          <w:iCs/>
        </w:rPr>
        <w:t xml:space="preserve">spadiceus</w:t>
      </w:r>
      <w:r>
        <w:t xml:space="preserve">群体参与初始驯化，也不排除其分布区内不同群体在不同地点进入饲养。第三，具体地点与早期管理的建立，需要遗传资料与考古遗存相互对照（见第4节）。</w:t>
      </w:r>
    </w:p>
    <w:p>
      <w:pPr>
        <w:pStyle w:val="af7"/>
        <w:suppressAutoHyphens/>
        <w:spacing w:before="60" w:after="60"/>
        <w:rPr>
          <w:ins w:id="9134" w:author="Kiro" w:date="2026-10-09T07:42:19Z"/>
        </w:rPr>
      </w:pPr>
      <w:ins w:id="9133" w:author="Kiro" w:date="2026-10-09T07:42:19Z">
        <w:r>
          <w:rPr>
            <w:sz w:val="22"/>
            <w:lang w:eastAsia="zh-CN"/>
          </w:rPr>
          <w:t xml:space="preserve">表1 家鸡母系与核遗传来源的主要研究</w:t>
        </w:r>
      </w:ins>
    </w:p>
    <w:tbl>
      <w:tblPr>
        <w:tblW w:w="0" w:type="auto"/>
        <w:jc w:val="center"/>
        <w:tblBorders>
          <w:top w:val="single" w:sz="8" w:space="0" w:color="000000"/>
          <w:left w:val="nil"/>
          <w:bottom w:val="single" w:sz="8" w:space="0" w:color="000000"/>
          <w:right w:val="nil"/>
          <w:insideH w:val="nil"/>
          <w:insideV w:val="nil"/>
        </w:tblBorders>
        <w:tblLayout w:type="fixed"/>
        <w:tblCellMar>
          <w:top w:w="45" w:type="dxa"/>
          <w:left w:w="75" w:type="dxa"/>
          <w:bottom w:w="45" w:type="dxa"/>
          <w:right w:w="75" w:type="dxa"/>
        </w:tblCellMar>
        <w:tblLook w:val="04A0" w:firstRow="1" w:lastRow="0" w:firstColumn="1" w:lastColumn="0" w:noHBand="0" w:noVBand="1"/>
      </w:tblPr>
      <w:tblGrid>
        <w:gridCol w:w="1474"/>
        <w:gridCol w:w="2551"/>
        <w:gridCol w:w="2438"/>
        <w:gridCol w:w="2268"/>
        <w:gridCol w:w="907"/>
      </w:tblGrid>
      <w:tr>
        <w:trPr>
          <w:cantSplit/>
          <w:tblHeader/>
          <w:jc w:val="center"/>
          <w:ins w:id="9135" w:author="Kiro" w:date="2026-10-09T07:42:19Z"/>
        </w:trPr>
        <w:tc>
          <w:tcPr>
            <w:tcW w:w="1474" w:type="dxa"/>
            <w:tcBorders>
              <w:bottom w:val="single" w:sz="6" w:space="0" w:color="000000"/>
            </w:tcBorders>
            <w:vAlign w:val="center"/>
          </w:tcPr>
          <w:p>
            <w:pPr>
              <w:suppressAutoHyphens/>
              <w:spacing w:after="0" w:line="264" w:lineRule="auto"/>
              <w:ind w:firstLine="0"/>
              <w:jc w:val="center"/>
              <w:rPr>
                <w:ins w:id="9137" w:author="Kiro" w:date="2026-10-09T07:42:19Z"/>
              </w:rPr>
            </w:pPr>
            <w:ins w:id="9136" w:author="Kiro" w:date="2026-10-09T07:42:19Z">
              <w:r>
                <w:rPr>
                  <w:b/>
                  <w:color w:val="000000"/>
                  <w:sz w:val="19"/>
                  <w:lang w:eastAsia="zh-CN"/>
                </w:rPr>
                <w:t xml:space="preserve">研究</w:t>
              </w:r>
            </w:ins>
          </w:p>
        </w:tc>
        <w:tc>
          <w:tcPr>
            <w:tcW w:w="2551" w:type="dxa"/>
            <w:tcBorders>
              <w:bottom w:val="single" w:sz="6" w:space="0" w:color="000000"/>
            </w:tcBorders>
            <w:vAlign w:val="center"/>
          </w:tcPr>
          <w:p>
            <w:pPr>
              <w:suppressAutoHyphens/>
              <w:spacing w:after="0" w:line="264" w:lineRule="auto"/>
              <w:ind w:firstLine="0"/>
              <w:jc w:val="center"/>
              <w:rPr>
                <w:ins w:id="9139" w:author="Kiro" w:date="2026-10-09T07:42:19Z"/>
              </w:rPr>
            </w:pPr>
            <w:ins w:id="9138" w:author="Kiro" w:date="2026-10-09T07:42:19Z">
              <w:r>
                <w:rPr>
                  <w:b/>
                  <w:color w:val="000000"/>
                  <w:sz w:val="19"/>
                  <w:lang w:eastAsia="zh-CN"/>
                </w:rPr>
                <w:t xml:space="preserve">资料与样本</w:t>
              </w:r>
            </w:ins>
          </w:p>
        </w:tc>
        <w:tc>
          <w:tcPr>
            <w:tcW w:w="2438" w:type="dxa"/>
            <w:tcBorders>
              <w:bottom w:val="single" w:sz="6" w:space="0" w:color="000000"/>
            </w:tcBorders>
            <w:vAlign w:val="center"/>
          </w:tcPr>
          <w:p>
            <w:pPr>
              <w:suppressAutoHyphens/>
              <w:spacing w:after="0" w:line="264" w:lineRule="auto"/>
              <w:ind w:firstLine="0"/>
              <w:jc w:val="center"/>
              <w:rPr>
                <w:ins w:id="9141" w:author="Kiro" w:date="2026-10-09T07:42:19Z"/>
              </w:rPr>
            </w:pPr>
            <w:ins w:id="9140" w:author="Kiro" w:date="2026-10-09T07:42:19Z">
              <w:r>
                <w:rPr>
                  <w:b/>
                  <w:color w:val="000000"/>
                  <w:sz w:val="19"/>
                  <w:lang w:eastAsia="zh-CN"/>
                </w:rPr>
                <w:t xml:space="preserve">原作者的主要结论</w:t>
              </w:r>
            </w:ins>
          </w:p>
        </w:tc>
        <w:tc>
          <w:tcPr>
            <w:tcW w:w="2268" w:type="dxa"/>
            <w:tcBorders>
              <w:bottom w:val="single" w:sz="6" w:space="0" w:color="000000"/>
            </w:tcBorders>
            <w:vAlign w:val="center"/>
          </w:tcPr>
          <w:p>
            <w:pPr>
              <w:suppressAutoHyphens/>
              <w:spacing w:after="0" w:line="264" w:lineRule="auto"/>
              <w:ind w:firstLine="0"/>
              <w:jc w:val="center"/>
              <w:rPr>
                <w:ins w:id="9143" w:author="Kiro" w:date="2026-10-09T07:42:19Z"/>
              </w:rPr>
            </w:pPr>
            <w:ins w:id="9142" w:author="Kiro" w:date="2026-10-09T07:42:19Z">
              <w:r>
                <w:rPr>
                  <w:b/>
                  <w:color w:val="000000"/>
                  <w:sz w:val="19"/>
                  <w:lang w:eastAsia="zh-CN"/>
                </w:rPr>
                <w:t xml:space="preserve">本文评价</w:t>
              </w:r>
            </w:ins>
          </w:p>
        </w:tc>
        <w:tc>
          <w:tcPr>
            <w:tcW w:w="907" w:type="dxa"/>
            <w:tcBorders>
              <w:bottom w:val="single" w:sz="6" w:space="0" w:color="000000"/>
            </w:tcBorders>
            <w:vAlign w:val="center"/>
          </w:tcPr>
          <w:p>
            <w:pPr>
              <w:suppressAutoHyphens/>
              <w:spacing w:after="0" w:line="264" w:lineRule="auto"/>
              <w:ind w:firstLine="0"/>
              <w:jc w:val="center"/>
              <w:rPr>
                <w:ins w:id="9145" w:author="Kiro" w:date="2026-10-09T07:42:19Z"/>
              </w:rPr>
            </w:pPr>
            <w:ins w:id="9144" w:author="Kiro" w:date="2026-10-09T07:42:19Z">
              <w:r>
                <w:rPr>
                  <w:b/>
                  <w:color w:val="000000"/>
                  <w:sz w:val="19"/>
                  <w:lang w:eastAsia="zh-CN"/>
                </w:rPr>
                <w:t xml:space="preserve">文献</w:t>
              </w:r>
            </w:ins>
          </w:p>
        </w:tc>
      </w:tr>
      <w:tr>
        <w:trPr>
          <w:cantSplit/>
          <w:jc w:val="center"/>
          <w:ins w:id="9146" w:author="Kiro" w:date="2026-10-09T07:42:19Z"/>
        </w:trPr>
        <w:tc>
          <w:tcPr>
            <w:tcW w:w="1474" w:type="dxa"/>
            <w:vAlign w:val="center"/>
          </w:tcPr>
          <w:p>
            <w:pPr>
              <w:suppressAutoHyphens/>
              <w:spacing w:after="0" w:line="264" w:lineRule="auto"/>
              <w:ind w:firstLine="0"/>
              <w:rPr>
                <w:ins w:id="9148" w:author="Kiro" w:date="2026-10-09T07:42:19Z"/>
              </w:rPr>
            </w:pPr>
            <w:ins w:id="9147" w:author="Kiro" w:date="2026-10-09T07:42:19Z">
              <w:r>
                <w:rPr>
                  <w:color w:val="000000"/>
                  <w:sz w:val="19"/>
                  <w:lang w:eastAsia="zh-CN"/>
                </w:rPr>
                <w:t xml:space="preserve">Fumihito等（1994）</w:t>
              </w:r>
            </w:ins>
          </w:p>
        </w:tc>
        <w:tc>
          <w:tcPr>
            <w:tcW w:w="2551" w:type="dxa"/>
            <w:vAlign w:val="center"/>
          </w:tcPr>
          <w:p>
            <w:pPr>
              <w:suppressAutoHyphens/>
              <w:spacing w:after="0" w:line="264" w:lineRule="auto"/>
              <w:ind w:firstLine="0"/>
              <w:rPr>
                <w:ins w:id="9150" w:author="Kiro" w:date="2026-10-09T07:42:19Z"/>
              </w:rPr>
            </w:pPr>
            <w:ins w:id="9149" w:author="Kiro" w:date="2026-10-09T07:42:19Z">
              <w:r>
                <w:rPr>
                  <w:color w:val="000000"/>
                  <w:sz w:val="19"/>
                  <w:lang w:eastAsia="zh-CN"/>
                </w:rPr>
                <w:t xml:space="preserve">线粒体控制区RFLP与部分序列；野生参照为2只泰国</w:t>
              </w:r>
              <w:r>
                <w:rPr>
                  <w:i/>
                  <w:iCs/>
                  <w:color w:val="000000"/>
                  <w:sz w:val="19"/>
                  <w:lang w:eastAsia="zh-CN"/>
                </w:rPr>
                <w:t xml:space="preserve">G. g. gallus</w:t>
              </w:r>
            </w:ins>
          </w:p>
        </w:tc>
        <w:tc>
          <w:tcPr>
            <w:tcW w:w="2438" w:type="dxa"/>
            <w:vAlign w:val="center"/>
          </w:tcPr>
          <w:p>
            <w:pPr>
              <w:suppressAutoHyphens/>
              <w:spacing w:after="0" w:line="264" w:lineRule="auto"/>
              <w:ind w:firstLine="0"/>
              <w:rPr>
                <w:ins w:id="9152" w:author="Kiro" w:date="2026-10-09T07:42:19Z"/>
              </w:rPr>
            </w:pPr>
            <w:ins w:id="9151" w:author="Kiro" w:date="2026-10-09T07:42:19Z">
              <w:r>
                <w:rPr>
                  <w:color w:val="000000"/>
                  <w:sz w:val="19"/>
                  <w:lang w:eastAsia="zh-CN"/>
                </w:rPr>
                <w:t xml:space="preserve">该亚种足以作为所有家鸡品种的共同母系祖先，家鸡源于其分布区内的一次驯化</w:t>
              </w:r>
            </w:ins>
          </w:p>
        </w:tc>
        <w:tc>
          <w:tcPr>
            <w:tcW w:w="2268" w:type="dxa"/>
            <w:vAlign w:val="center"/>
          </w:tcPr>
          <w:p>
            <w:pPr>
              <w:suppressAutoHyphens/>
              <w:spacing w:after="0" w:line="264" w:lineRule="auto"/>
              <w:ind w:firstLine="0"/>
              <w:rPr>
                <w:ins w:id="9154" w:author="Kiro" w:date="2026-10-09T07:42:19Z"/>
              </w:rPr>
            </w:pPr>
            <w:ins w:id="9153" w:author="Kiro" w:date="2026-10-09T07:42:19Z">
              <w:r>
                <w:rPr>
                  <w:color w:val="000000"/>
                  <w:sz w:val="19"/>
                  <w:lang w:eastAsia="zh-CN"/>
                </w:rPr>
                <w:t xml:space="preserve">作者同时指出其他RFLP类型的母系也参与驯化，一次驯化的解释本身包含多个母系</w:t>
              </w:r>
            </w:ins>
          </w:p>
        </w:tc>
        <w:tc>
          <w:tcPr>
            <w:tcW w:w="907" w:type="dxa"/>
            <w:vAlign w:val="center"/>
          </w:tcPr>
          <w:p>
            <w:pPr>
              <w:suppressAutoHyphens/>
              <w:spacing w:after="0" w:line="264" w:lineRule="auto"/>
              <w:ind w:firstLine="0"/>
              <w:jc w:val="center"/>
              <w:rPr>
                <w:ins w:id="9156" w:author="Kiro" w:date="2026-10-09T07:42:19Z"/>
              </w:rPr>
            </w:pPr>
            <w:ins w:id="9155" w:author="Kiro" w:date="2026-10-09T07:42:19Z">
              <w:r>
                <w:rPr>
                  <w:color w:val="000000"/>
                  <w:sz w:val="20"/>
                  <w:vertAlign w:val="superscript"/>
                  <w:lang w:eastAsia="zh-CN"/>
                </w:rPr>
                <w:t xml:space="preserve">[3]</w:t>
              </w:r>
            </w:ins>
          </w:p>
        </w:tc>
      </w:tr>
      <w:tr>
        <w:trPr>
          <w:cantSplit/>
          <w:jc w:val="center"/>
          <w:ins w:id="9157" w:author="Kiro" w:date="2026-10-09T07:42:19Z"/>
        </w:trPr>
        <w:tc>
          <w:tcPr>
            <w:tcW w:w="1474" w:type="dxa"/>
            <w:vAlign w:val="center"/>
          </w:tcPr>
          <w:p>
            <w:pPr>
              <w:suppressAutoHyphens/>
              <w:spacing w:after="0" w:line="264" w:lineRule="auto"/>
              <w:ind w:firstLine="0"/>
              <w:rPr>
                <w:ins w:id="9159" w:author="Kiro" w:date="2026-10-09T07:42:19Z"/>
              </w:rPr>
            </w:pPr>
            <w:ins w:id="9158" w:author="Kiro" w:date="2026-10-09T07:42:19Z">
              <w:r>
                <w:rPr>
                  <w:color w:val="000000"/>
                  <w:sz w:val="19"/>
                  <w:lang w:eastAsia="zh-CN"/>
                </w:rPr>
                <w:t xml:space="preserve">Fumihito等（1996）</w:t>
              </w:r>
            </w:ins>
          </w:p>
        </w:tc>
        <w:tc>
          <w:tcPr>
            <w:tcW w:w="2551" w:type="dxa"/>
            <w:vAlign w:val="center"/>
          </w:tcPr>
          <w:p>
            <w:pPr>
              <w:suppressAutoHyphens/>
              <w:spacing w:after="0" w:line="264" w:lineRule="auto"/>
              <w:ind w:firstLine="0"/>
              <w:rPr>
                <w:ins w:id="9161" w:author="Kiro" w:date="2026-10-09T07:42:19Z"/>
              </w:rPr>
            </w:pPr>
            <w:ins w:id="9160" w:author="Kiro" w:date="2026-10-09T07:42:19Z">
              <w:r>
                <w:rPr>
                  <w:color w:val="000000"/>
                  <w:sz w:val="19"/>
                  <w:lang w:eastAsia="zh-CN"/>
                </w:rPr>
                <w:t xml:space="preserve">线粒体；原鸡属4个物种、红原鸡3个亚种，红原鸡与家鸡合计21只</w:t>
              </w:r>
            </w:ins>
          </w:p>
        </w:tc>
        <w:tc>
          <w:tcPr>
            <w:tcW w:w="2438" w:type="dxa"/>
            <w:vAlign w:val="center"/>
          </w:tcPr>
          <w:p>
            <w:pPr>
              <w:suppressAutoHyphens/>
              <w:spacing w:after="0" w:line="264" w:lineRule="auto"/>
              <w:ind w:firstLine="0"/>
              <w:rPr>
                <w:ins w:id="9163" w:author="Kiro" w:date="2026-10-09T07:42:19Z"/>
              </w:rPr>
            </w:pPr>
            <w:ins w:id="9162" w:author="Kiro" w:date="2026-10-09T07:42:19Z">
              <w:r>
                <w:rPr>
                  <w:color w:val="000000"/>
                  <w:sz w:val="19"/>
                  <w:lang w:eastAsia="zh-CN"/>
                </w:rPr>
                <w:t xml:space="preserve">家鸡与大陆</w:t>
              </w:r>
              <w:r>
                <w:rPr>
                  <w:i/>
                  <w:iCs/>
                  <w:color w:val="000000"/>
                  <w:sz w:val="19"/>
                  <w:lang w:eastAsia="zh-CN"/>
                </w:rPr>
                <w:t xml:space="preserve">G. g. gallus</w:t>
              </w:r>
              <w:r>
                <w:rPr>
                  <w:color w:val="000000"/>
                  <w:sz w:val="19"/>
                  <w:lang w:eastAsia="zh-CN"/>
                </w:rPr>
                <w:t xml:space="preserve">、</w:t>
              </w:r>
              <w:r>
                <w:rPr>
                  <w:i/>
                  <w:iCs/>
                  <w:color w:val="000000"/>
                  <w:sz w:val="19"/>
                  <w:lang w:eastAsia="zh-CN"/>
                </w:rPr>
                <w:t xml:space="preserve">G. g. spadiceus</w:t>
              </w:r>
              <w:r>
                <w:rPr>
                  <w:color w:val="000000"/>
                  <w:sz w:val="19"/>
                  <w:lang w:eastAsia="zh-CN"/>
                </w:rPr>
                <w:t xml:space="preserve">聚为一簇；印度尼西亚地方鸡由泰国及邻近地区传入</w:t>
              </w:r>
            </w:ins>
          </w:p>
        </w:tc>
        <w:tc>
          <w:tcPr>
            <w:tcW w:w="2268" w:type="dxa"/>
            <w:vAlign w:val="center"/>
          </w:tcPr>
          <w:p>
            <w:pPr>
              <w:suppressAutoHyphens/>
              <w:spacing w:after="0" w:line="264" w:lineRule="auto"/>
              <w:ind w:firstLine="0"/>
              <w:rPr>
                <w:ins w:id="9165" w:author="Kiro" w:date="2026-10-09T07:42:19Z"/>
              </w:rPr>
            </w:pPr>
            <w:ins w:id="9164" w:author="Kiro" w:date="2026-10-09T07:42:19Z">
              <w:r>
                <w:rPr>
                  <w:color w:val="000000"/>
                  <w:sz w:val="19"/>
                  <w:lang w:eastAsia="zh-CN"/>
                </w:rPr>
                <w:t xml:space="preserve">序列未清楚区分</w:t>
              </w:r>
              <w:r>
                <w:rPr>
                  <w:i/>
                  <w:iCs/>
                  <w:color w:val="000000"/>
                  <w:sz w:val="19"/>
                  <w:lang w:eastAsia="zh-CN"/>
                </w:rPr>
                <w:t xml:space="preserve">gallus</w:t>
              </w:r>
              <w:r>
                <w:rPr>
                  <w:color w:val="000000"/>
                  <w:sz w:val="19"/>
                  <w:lang w:eastAsia="zh-CN"/>
                </w:rPr>
                <w:t xml:space="preserve">与</w:t>
              </w:r>
              <w:r>
                <w:rPr>
                  <w:i/>
                  <w:iCs/>
                  <w:color w:val="000000"/>
                  <w:sz w:val="19"/>
                  <w:lang w:eastAsia="zh-CN"/>
                </w:rPr>
                <w:t xml:space="preserve">spadiceus</w:t>
              </w:r>
              <w:r>
                <w:rPr>
                  <w:color w:val="000000"/>
                  <w:sz w:val="19"/>
                  <w:lang w:eastAsia="zh-CN"/>
                </w:rPr>
                <w:t xml:space="preserve">，野生参照未覆盖全部亚种，不足以确定具体亚种</w:t>
              </w:r>
            </w:ins>
          </w:p>
        </w:tc>
        <w:tc>
          <w:tcPr>
            <w:tcW w:w="907" w:type="dxa"/>
            <w:vAlign w:val="center"/>
          </w:tcPr>
          <w:p>
            <w:pPr>
              <w:suppressAutoHyphens/>
              <w:spacing w:after="0" w:line="264" w:lineRule="auto"/>
              <w:ind w:firstLine="0"/>
              <w:jc w:val="center"/>
              <w:rPr>
                <w:ins w:id="9167" w:author="Kiro" w:date="2026-10-09T07:42:19Z"/>
              </w:rPr>
            </w:pPr>
            <w:ins w:id="9166" w:author="Kiro" w:date="2026-10-09T07:42:19Z">
              <w:r>
                <w:rPr>
                  <w:color w:val="000000"/>
                  <w:sz w:val="20"/>
                  <w:vertAlign w:val="superscript"/>
                  <w:lang w:eastAsia="zh-CN"/>
                </w:rPr>
                <w:t xml:space="preserve">[5]</w:t>
              </w:r>
            </w:ins>
          </w:p>
        </w:tc>
      </w:tr>
      <w:tr>
        <w:trPr>
          <w:cantSplit/>
          <w:jc w:val="center"/>
          <w:ins w:id="9168" w:author="Kiro" w:date="2026-10-09T07:42:19Z"/>
        </w:trPr>
        <w:tc>
          <w:tcPr>
            <w:tcW w:w="1474" w:type="dxa"/>
            <w:vAlign w:val="center"/>
          </w:tcPr>
          <w:p>
            <w:pPr>
              <w:suppressAutoHyphens/>
              <w:spacing w:after="0" w:line="264" w:lineRule="auto"/>
              <w:ind w:firstLine="0"/>
              <w:rPr>
                <w:ins w:id="9170" w:author="Kiro" w:date="2026-10-09T07:42:19Z"/>
              </w:rPr>
            </w:pPr>
            <w:ins w:id="9169" w:author="Kiro" w:date="2026-10-09T07:42:19Z">
              <w:r>
                <w:rPr>
                  <w:color w:val="000000"/>
                  <w:sz w:val="19"/>
                  <w:lang w:eastAsia="zh-CN"/>
                </w:rPr>
                <w:t xml:space="preserve">Liu等（2006）</w:t>
              </w:r>
            </w:ins>
          </w:p>
        </w:tc>
        <w:tc>
          <w:tcPr>
            <w:tcW w:w="2551" w:type="dxa"/>
            <w:vAlign w:val="center"/>
          </w:tcPr>
          <w:p>
            <w:pPr>
              <w:suppressAutoHyphens/>
              <w:spacing w:after="0" w:line="264" w:lineRule="auto"/>
              <w:ind w:firstLine="0"/>
              <w:rPr>
                <w:ins w:id="9172" w:author="Kiro" w:date="2026-10-09T07:42:19Z"/>
              </w:rPr>
            </w:pPr>
            <w:ins w:id="9171" w:author="Kiro" w:date="2026-10-09T07:42:19Z">
              <w:r>
                <w:rPr>
                  <w:color w:val="000000"/>
                  <w:sz w:val="19"/>
                  <w:lang w:eastAsia="zh-CN"/>
                </w:rPr>
                <w:t xml:space="preserve">线粒体控制区；834只欧亚家鸡、66只红原鸡</w:t>
              </w:r>
            </w:ins>
          </w:p>
        </w:tc>
        <w:tc>
          <w:tcPr>
            <w:tcW w:w="2438" w:type="dxa"/>
            <w:vAlign w:val="center"/>
          </w:tcPr>
          <w:p>
            <w:pPr>
              <w:suppressAutoHyphens/>
              <w:spacing w:after="0" w:line="264" w:lineRule="auto"/>
              <w:ind w:firstLine="0"/>
              <w:rPr>
                <w:ins w:id="9174" w:author="Kiro" w:date="2026-10-09T07:42:19Z"/>
              </w:rPr>
            </w:pPr>
            <w:ins w:id="9173" w:author="Kiro" w:date="2026-10-09T07:42:19Z">
              <w:r>
                <w:rPr>
                  <w:color w:val="000000"/>
                  <w:sz w:val="19"/>
                  <w:lang w:eastAsia="zh-CN"/>
                </w:rPr>
                <w:t xml:space="preserve">识别出A—I共9个母系分支，南亚和东南亚存在多个起源地</w:t>
              </w:r>
            </w:ins>
          </w:p>
        </w:tc>
        <w:tc>
          <w:tcPr>
            <w:tcW w:w="2268" w:type="dxa"/>
            <w:vAlign w:val="center"/>
          </w:tcPr>
          <w:p>
            <w:pPr>
              <w:suppressAutoHyphens/>
              <w:spacing w:after="0" w:line="264" w:lineRule="auto"/>
              <w:ind w:firstLine="0"/>
              <w:rPr>
                <w:ins w:id="9176" w:author="Kiro" w:date="2026-10-09T07:42:19Z"/>
              </w:rPr>
            </w:pPr>
            <w:ins w:id="9175" w:author="Kiro" w:date="2026-10-09T07:42:19Z">
              <w:r>
                <w:rPr>
                  <w:color w:val="000000"/>
                  <w:sz w:val="19"/>
                  <w:lang w:eastAsia="zh-CN"/>
                </w:rPr>
                <w:t xml:space="preserve">依据分支分布、地区特有单倍型和扩张信号，未区分独立驯化与传入后杂交</w:t>
              </w:r>
            </w:ins>
          </w:p>
        </w:tc>
        <w:tc>
          <w:tcPr>
            <w:tcW w:w="907" w:type="dxa"/>
            <w:vAlign w:val="center"/>
          </w:tcPr>
          <w:p>
            <w:pPr>
              <w:suppressAutoHyphens/>
              <w:spacing w:after="0" w:line="264" w:lineRule="auto"/>
              <w:ind w:firstLine="0"/>
              <w:jc w:val="center"/>
              <w:rPr>
                <w:ins w:id="9178" w:author="Kiro" w:date="2026-10-09T07:42:19Z"/>
              </w:rPr>
            </w:pPr>
            <w:ins w:id="9177" w:author="Kiro" w:date="2026-10-09T07:42:19Z">
              <w:r>
                <w:rPr>
                  <w:color w:val="000000"/>
                  <w:sz w:val="20"/>
                  <w:vertAlign w:val="superscript"/>
                  <w:lang w:eastAsia="zh-CN"/>
                </w:rPr>
                <w:t xml:space="preserve">[4]</w:t>
              </w:r>
            </w:ins>
          </w:p>
        </w:tc>
      </w:tr>
      <w:tr>
        <w:trPr>
          <w:cantSplit/>
          <w:jc w:val="center"/>
          <w:ins w:id="9179" w:author="Kiro" w:date="2026-10-09T07:42:19Z"/>
        </w:trPr>
        <w:tc>
          <w:tcPr>
            <w:tcW w:w="1474" w:type="dxa"/>
            <w:vAlign w:val="center"/>
          </w:tcPr>
          <w:p>
            <w:pPr>
              <w:suppressAutoHyphens/>
              <w:spacing w:after="0" w:line="264" w:lineRule="auto"/>
              <w:ind w:firstLine="0"/>
              <w:rPr>
                <w:ins w:id="9181" w:author="Kiro" w:date="2026-10-09T07:42:19Z"/>
              </w:rPr>
            </w:pPr>
            <w:ins w:id="9180" w:author="Kiro" w:date="2026-10-09T07:42:19Z">
              <w:r>
                <w:rPr>
                  <w:color w:val="000000"/>
                  <w:sz w:val="19"/>
                  <w:lang w:eastAsia="zh-CN"/>
                </w:rPr>
                <w:t xml:space="preserve">Miao等（2013）</w:t>
              </w:r>
            </w:ins>
          </w:p>
        </w:tc>
        <w:tc>
          <w:tcPr>
            <w:tcW w:w="2551" w:type="dxa"/>
            <w:vAlign w:val="center"/>
          </w:tcPr>
          <w:p>
            <w:pPr>
              <w:suppressAutoHyphens/>
              <w:spacing w:after="0" w:line="264" w:lineRule="auto"/>
              <w:ind w:firstLine="0"/>
              <w:rPr>
                <w:ins w:id="9183" w:author="Kiro" w:date="2026-10-09T07:42:19Z"/>
              </w:rPr>
            </w:pPr>
            <w:ins w:id="9182" w:author="Kiro" w:date="2026-10-09T07:42:19Z">
              <w:r>
                <w:rPr>
                  <w:color w:val="000000"/>
                  <w:sz w:val="19"/>
                  <w:lang w:eastAsia="zh-CN"/>
                </w:rPr>
                <w:t xml:space="preserve">4732只家鸡和206只红原鸡的控制区序列，61份完整线粒体基因组</w:t>
              </w:r>
            </w:ins>
          </w:p>
        </w:tc>
        <w:tc>
          <w:tcPr>
            <w:tcW w:w="2438" w:type="dxa"/>
            <w:vAlign w:val="center"/>
          </w:tcPr>
          <w:p>
            <w:pPr>
              <w:suppressAutoHyphens/>
              <w:spacing w:after="0" w:line="264" w:lineRule="auto"/>
              <w:ind w:firstLine="0"/>
              <w:rPr>
                <w:ins w:id="9185" w:author="Kiro" w:date="2026-10-09T07:42:19Z"/>
              </w:rPr>
            </w:pPr>
            <w:ins w:id="9184" w:author="Kiro" w:date="2026-10-09T07:42:19Z">
              <w:r>
                <w:rPr>
                  <w:color w:val="000000"/>
                  <w:sz w:val="19"/>
                  <w:lang w:eastAsia="zh-CN"/>
                </w:rPr>
                <w:t xml:space="preserve">修正部分分支归类；南亚、中国西南及邻近东南亚可能发生过局部独立驯化</w:t>
              </w:r>
            </w:ins>
          </w:p>
        </w:tc>
        <w:tc>
          <w:tcPr>
            <w:tcW w:w="2268" w:type="dxa"/>
            <w:vAlign w:val="center"/>
          </w:tcPr>
          <w:p>
            <w:pPr>
              <w:suppressAutoHyphens/>
              <w:spacing w:after="0" w:line="264" w:lineRule="auto"/>
              <w:ind w:firstLine="0"/>
              <w:rPr>
                <w:ins w:id="9187" w:author="Kiro" w:date="2026-10-09T07:42:19Z"/>
              </w:rPr>
            </w:pPr>
            <w:ins w:id="9186" w:author="Kiro" w:date="2026-10-09T07:42:19Z">
              <w:r>
                <w:rPr>
                  <w:color w:val="000000"/>
                  <w:sz w:val="19"/>
                  <w:lang w:eastAsia="zh-CN"/>
                </w:rPr>
                <w:t xml:space="preserve">作者也提出祖先多态性和后期杂交两种解释，仅凭分支分布难以区分两种情景</w:t>
              </w:r>
            </w:ins>
          </w:p>
        </w:tc>
        <w:tc>
          <w:tcPr>
            <w:tcW w:w="907" w:type="dxa"/>
            <w:vAlign w:val="center"/>
          </w:tcPr>
          <w:p>
            <w:pPr>
              <w:suppressAutoHyphens/>
              <w:spacing w:after="0" w:line="264" w:lineRule="auto"/>
              <w:ind w:firstLine="0"/>
              <w:jc w:val="center"/>
              <w:rPr>
                <w:ins w:id="9189" w:author="Kiro" w:date="2026-10-09T07:42:19Z"/>
              </w:rPr>
            </w:pPr>
            <w:ins w:id="9188" w:author="Kiro" w:date="2026-10-09T07:42:19Z">
              <w:r>
                <w:rPr>
                  <w:color w:val="000000"/>
                  <w:sz w:val="20"/>
                  <w:vertAlign w:val="superscript"/>
                  <w:lang w:eastAsia="zh-CN"/>
                </w:rPr>
                <w:t xml:space="preserve">[6]</w:t>
              </w:r>
            </w:ins>
          </w:p>
        </w:tc>
      </w:tr>
      <w:tr>
        <w:trPr>
          <w:cantSplit/>
          <w:jc w:val="center"/>
          <w:ins w:id="9190" w:author="Kiro" w:date="2026-10-09T07:42:19Z"/>
        </w:trPr>
        <w:tc>
          <w:tcPr>
            <w:tcW w:w="1474" w:type="dxa"/>
            <w:vAlign w:val="center"/>
          </w:tcPr>
          <w:p>
            <w:pPr>
              <w:suppressAutoHyphens/>
              <w:spacing w:after="0" w:line="264" w:lineRule="auto"/>
              <w:ind w:firstLine="0"/>
              <w:rPr>
                <w:ins w:id="9192" w:author="Kiro" w:date="2026-10-09T07:42:19Z"/>
              </w:rPr>
            </w:pPr>
            <w:ins w:id="9191" w:author="Kiro" w:date="2026-10-09T07:42:19Z">
              <w:r>
                <w:rPr>
                  <w:color w:val="000000"/>
                  <w:sz w:val="19"/>
                  <w:lang w:eastAsia="zh-CN"/>
                </w:rPr>
                <w:t xml:space="preserve">Kanginakudru等（2008）</w:t>
              </w:r>
            </w:ins>
          </w:p>
        </w:tc>
        <w:tc>
          <w:tcPr>
            <w:tcW w:w="2551" w:type="dxa"/>
            <w:vAlign w:val="center"/>
          </w:tcPr>
          <w:p>
            <w:pPr>
              <w:suppressAutoHyphens/>
              <w:spacing w:after="0" w:line="264" w:lineRule="auto"/>
              <w:ind w:firstLine="0"/>
              <w:rPr>
                <w:ins w:id="9194" w:author="Kiro" w:date="2026-10-09T07:42:19Z"/>
              </w:rPr>
            </w:pPr>
            <w:ins w:id="9193" w:author="Kiro" w:date="2026-10-09T07:42:19Z">
              <w:r>
                <w:rPr>
                  <w:color w:val="000000"/>
                  <w:sz w:val="19"/>
                  <w:lang w:eastAsia="zh-CN"/>
                </w:rPr>
                <w:t xml:space="preserve">微卫星与线粒体；印度</w:t>
              </w:r>
              <w:r>
                <w:rPr>
                  <w:i/>
                  <w:iCs/>
                  <w:color w:val="000000"/>
                  <w:sz w:val="19"/>
                  <w:lang w:eastAsia="zh-CN"/>
                </w:rPr>
                <w:t xml:space="preserve">G. g. murghi</w:t>
              </w:r>
              <w:r>
                <w:rPr>
                  <w:color w:val="000000"/>
                  <w:sz w:val="19"/>
                  <w:lang w:eastAsia="zh-CN"/>
                </w:rPr>
                <w:t xml:space="preserve">与当地家鸡</w:t>
              </w:r>
            </w:ins>
          </w:p>
        </w:tc>
        <w:tc>
          <w:tcPr>
            <w:tcW w:w="2438" w:type="dxa"/>
            <w:vAlign w:val="center"/>
          </w:tcPr>
          <w:p>
            <w:pPr>
              <w:suppressAutoHyphens/>
              <w:spacing w:after="0" w:line="264" w:lineRule="auto"/>
              <w:ind w:firstLine="0"/>
              <w:rPr>
                <w:ins w:id="9196" w:author="Kiro" w:date="2026-10-09T07:42:19Z"/>
              </w:rPr>
            </w:pPr>
            <w:ins w:id="9195" w:author="Kiro" w:date="2026-10-09T07:42:19Z">
              <w:r>
                <w:rPr>
                  <w:color w:val="000000"/>
                  <w:sz w:val="19"/>
                  <w:lang w:eastAsia="zh-CN"/>
                </w:rPr>
                <w:t xml:space="preserve">印度家鸡由</w:t>
              </w:r>
              <w:r>
                <w:rPr>
                  <w:i/>
                  <w:iCs/>
                  <w:color w:val="000000"/>
                  <w:sz w:val="19"/>
                  <w:lang w:eastAsia="zh-CN"/>
                </w:rPr>
                <w:t xml:space="preserve">murghi</w:t>
              </w:r>
              <w:r>
                <w:rPr>
                  <w:color w:val="000000"/>
                  <w:sz w:val="19"/>
                  <w:lang w:eastAsia="zh-CN"/>
                </w:rPr>
                <w:t xml:space="preserve">及</w:t>
              </w:r>
              <w:r>
                <w:rPr>
                  <w:i/>
                  <w:iCs/>
                  <w:color w:val="000000"/>
                  <w:sz w:val="19"/>
                  <w:lang w:eastAsia="zh-CN"/>
                </w:rPr>
                <w:t xml:space="preserve">spadiceus</w:t>
              </w:r>
              <w:r>
                <w:rPr>
                  <w:color w:val="000000"/>
                  <w:sz w:val="19"/>
                  <w:lang w:eastAsia="zh-CN"/>
                </w:rPr>
                <w:t xml:space="preserve">、</w:t>
              </w:r>
              <w:r>
                <w:rPr>
                  <w:i/>
                  <w:iCs/>
                  <w:color w:val="000000"/>
                  <w:sz w:val="19"/>
                  <w:lang w:eastAsia="zh-CN"/>
                </w:rPr>
                <w:t xml:space="preserve">gallus</w:t>
              </w:r>
              <w:r>
                <w:rPr>
                  <w:color w:val="000000"/>
                  <w:sz w:val="19"/>
                  <w:lang w:eastAsia="zh-CN"/>
                </w:rPr>
                <w:t xml:space="preserve">等多个来源驯化而成</w:t>
              </w:r>
            </w:ins>
          </w:p>
        </w:tc>
        <w:tc>
          <w:tcPr>
            <w:tcW w:w="2268" w:type="dxa"/>
            <w:vAlign w:val="center"/>
          </w:tcPr>
          <w:p>
            <w:pPr>
              <w:suppressAutoHyphens/>
              <w:spacing w:after="0" w:line="264" w:lineRule="auto"/>
              <w:ind w:firstLine="0"/>
              <w:rPr>
                <w:ins w:id="9198" w:author="Kiro" w:date="2026-10-09T07:42:19Z"/>
              </w:rPr>
            </w:pPr>
            <w:ins w:id="9197" w:author="Kiro" w:date="2026-10-09T07:42:19Z">
              <w:r>
                <w:rPr>
                  <w:color w:val="000000"/>
                  <w:sz w:val="19"/>
                  <w:lang w:eastAsia="zh-CN"/>
                </w:rPr>
                <w:t xml:space="preserve">两类标记给出的群体关系不一致；未对两种情景作模型比较</w:t>
              </w:r>
            </w:ins>
          </w:p>
        </w:tc>
        <w:tc>
          <w:tcPr>
            <w:tcW w:w="907" w:type="dxa"/>
            <w:vAlign w:val="center"/>
          </w:tcPr>
          <w:p>
            <w:pPr>
              <w:suppressAutoHyphens/>
              <w:spacing w:after="0" w:line="264" w:lineRule="auto"/>
              <w:ind w:firstLine="0"/>
              <w:jc w:val="center"/>
              <w:rPr>
                <w:ins w:id="9200" w:author="Kiro" w:date="2026-10-09T07:42:19Z"/>
              </w:rPr>
            </w:pPr>
            <w:ins w:id="9199" w:author="Kiro" w:date="2026-10-09T07:42:19Z">
              <w:r>
                <w:rPr>
                  <w:color w:val="000000"/>
                  <w:sz w:val="20"/>
                  <w:vertAlign w:val="superscript"/>
                  <w:lang w:eastAsia="zh-CN"/>
                </w:rPr>
                <w:t xml:space="preserve">[9]</w:t>
              </w:r>
            </w:ins>
          </w:p>
        </w:tc>
      </w:tr>
      <w:tr>
        <w:trPr>
          <w:cantSplit/>
          <w:jc w:val="center"/>
          <w:ins w:id="9201" w:author="Kiro" w:date="2026-10-09T07:42:19Z"/>
        </w:trPr>
        <w:tc>
          <w:tcPr>
            <w:tcW w:w="1474" w:type="dxa"/>
            <w:vAlign w:val="center"/>
          </w:tcPr>
          <w:p>
            <w:pPr>
              <w:suppressAutoHyphens/>
              <w:spacing w:after="0" w:line="264" w:lineRule="auto"/>
              <w:ind w:firstLine="0"/>
              <w:rPr>
                <w:ins w:id="9203" w:author="Kiro" w:date="2026-10-09T07:42:19Z"/>
              </w:rPr>
            </w:pPr>
            <w:ins w:id="9202" w:author="Kiro" w:date="2026-10-09T07:42:19Z">
              <w:r>
                <w:rPr>
                  <w:color w:val="000000"/>
                  <w:sz w:val="19"/>
                  <w:lang w:eastAsia="zh-CN"/>
                </w:rPr>
                <w:t xml:space="preserve">Kanakachari等（2023）</w:t>
              </w:r>
            </w:ins>
          </w:p>
        </w:tc>
        <w:tc>
          <w:tcPr>
            <w:tcW w:w="2551" w:type="dxa"/>
            <w:vAlign w:val="center"/>
          </w:tcPr>
          <w:p>
            <w:pPr>
              <w:suppressAutoHyphens/>
              <w:spacing w:after="0" w:line="264" w:lineRule="auto"/>
              <w:ind w:firstLine="0"/>
              <w:rPr>
                <w:ins w:id="9205" w:author="Kiro" w:date="2026-10-09T07:42:19Z"/>
              </w:rPr>
            </w:pPr>
            <w:ins w:id="9204" w:author="Kiro" w:date="2026-10-09T07:42:19Z">
              <w:r>
                <w:rPr>
                  <w:color w:val="000000"/>
                  <w:sz w:val="19"/>
                  <w:lang w:eastAsia="zh-CN"/>
                </w:rPr>
                <w:t xml:space="preserve">完整线粒体序列；印度6个地方品种及圈养红原鸡，每群体5只个体的血样混合测序</w:t>
              </w:r>
            </w:ins>
          </w:p>
        </w:tc>
        <w:tc>
          <w:tcPr>
            <w:tcW w:w="2438" w:type="dxa"/>
            <w:vAlign w:val="center"/>
          </w:tcPr>
          <w:p>
            <w:pPr>
              <w:suppressAutoHyphens/>
              <w:spacing w:after="0" w:line="264" w:lineRule="auto"/>
              <w:ind w:firstLine="0"/>
              <w:rPr>
                <w:ins w:id="9207" w:author="Kiro" w:date="2026-10-09T07:42:19Z"/>
              </w:rPr>
            </w:pPr>
            <w:ins w:id="9206" w:author="Kiro" w:date="2026-10-09T07:42:19Z">
              <w:r>
                <w:rPr>
                  <w:color w:val="000000"/>
                  <w:sz w:val="19"/>
                  <w:lang w:eastAsia="zh-CN"/>
                </w:rPr>
                <w:t xml:space="preserve">支持印度独立驯化</w:t>
              </w:r>
            </w:ins>
          </w:p>
        </w:tc>
        <w:tc>
          <w:tcPr>
            <w:tcW w:w="2268" w:type="dxa"/>
            <w:vAlign w:val="center"/>
          </w:tcPr>
          <w:p>
            <w:pPr>
              <w:suppressAutoHyphens/>
              <w:spacing w:after="0" w:line="264" w:lineRule="auto"/>
              <w:ind w:firstLine="0"/>
              <w:rPr>
                <w:ins w:id="9209" w:author="Kiro" w:date="2026-10-09T07:42:19Z"/>
              </w:rPr>
            </w:pPr>
            <w:ins w:id="9208" w:author="Kiro" w:date="2026-10-09T07:42:19Z">
              <w:r>
                <w:rPr>
                  <w:color w:val="000000"/>
                  <w:sz w:val="19"/>
                  <w:lang w:eastAsia="zh-CN"/>
                </w:rPr>
                <w:t xml:space="preserve">七个群体共得到8个单倍型，无法反映群体内多样性；未对两种情景作模型比较</w:t>
              </w:r>
            </w:ins>
          </w:p>
        </w:tc>
        <w:tc>
          <w:tcPr>
            <w:tcW w:w="907" w:type="dxa"/>
            <w:vAlign w:val="center"/>
          </w:tcPr>
          <w:p>
            <w:pPr>
              <w:suppressAutoHyphens/>
              <w:spacing w:after="0" w:line="264" w:lineRule="auto"/>
              <w:ind w:firstLine="0"/>
              <w:jc w:val="center"/>
              <w:rPr>
                <w:ins w:id="9211" w:author="Kiro" w:date="2026-10-09T07:42:19Z"/>
              </w:rPr>
            </w:pPr>
            <w:ins w:id="9210" w:author="Kiro" w:date="2026-10-09T07:42:19Z">
              <w:r>
                <w:rPr>
                  <w:color w:val="000000"/>
                  <w:sz w:val="20"/>
                  <w:vertAlign w:val="superscript"/>
                  <w:lang w:eastAsia="zh-CN"/>
                </w:rPr>
                <w:t xml:space="preserve">[10]</w:t>
              </w:r>
            </w:ins>
          </w:p>
        </w:tc>
      </w:tr>
      <w:tr>
        <w:trPr>
          <w:cantSplit/>
          <w:jc w:val="center"/>
          <w:ins w:id="9212" w:author="Kiro" w:date="2026-10-09T07:42:19Z"/>
        </w:trPr>
        <w:tc>
          <w:tcPr>
            <w:tcW w:w="1474" w:type="dxa"/>
            <w:vAlign w:val="center"/>
          </w:tcPr>
          <w:p>
            <w:pPr>
              <w:suppressAutoHyphens/>
              <w:spacing w:after="0" w:line="264" w:lineRule="auto"/>
              <w:ind w:firstLine="0"/>
              <w:rPr>
                <w:ins w:id="9214" w:author="Kiro" w:date="2026-10-09T07:42:19Z"/>
              </w:rPr>
            </w:pPr>
            <w:ins w:id="9213" w:author="Kiro" w:date="2026-10-09T07:42:19Z">
              <w:r>
                <w:rPr>
                  <w:color w:val="000000"/>
                  <w:sz w:val="19"/>
                  <w:lang w:eastAsia="zh-CN"/>
                </w:rPr>
                <w:t xml:space="preserve">Bao等（2008）</w:t>
              </w:r>
            </w:ins>
          </w:p>
        </w:tc>
        <w:tc>
          <w:tcPr>
            <w:tcW w:w="2551" w:type="dxa"/>
            <w:vAlign w:val="center"/>
          </w:tcPr>
          <w:p>
            <w:pPr>
              <w:suppressAutoHyphens/>
              <w:spacing w:after="0" w:line="264" w:lineRule="auto"/>
              <w:ind w:firstLine="0"/>
              <w:rPr>
                <w:ins w:id="9216" w:author="Kiro" w:date="2026-10-09T07:42:19Z"/>
              </w:rPr>
            </w:pPr>
            <w:ins w:id="9215" w:author="Kiro" w:date="2026-10-09T07:42:19Z">
              <w:r>
                <w:rPr>
                  <w:color w:val="000000"/>
                  <w:sz w:val="19"/>
                  <w:lang w:eastAsia="zh-CN"/>
                </w:rPr>
                <w:t xml:space="preserve">29个微卫星位点；14个中国地方品种、中国</w:t>
              </w:r>
              <w:r>
                <w:rPr>
                  <w:i/>
                  <w:iCs/>
                  <w:color w:val="000000"/>
                  <w:sz w:val="19"/>
                  <w:lang w:eastAsia="zh-CN"/>
                </w:rPr>
                <w:t xml:space="preserve">G. g. spadiceus</w:t>
              </w:r>
              <w:r>
                <w:rPr>
                  <w:color w:val="000000"/>
                  <w:sz w:val="19"/>
                  <w:lang w:eastAsia="zh-CN"/>
                </w:rPr>
                <w:t xml:space="preserve">和泰国</w:t>
              </w:r>
              <w:r>
                <w:rPr>
                  <w:i/>
                  <w:iCs/>
                  <w:color w:val="000000"/>
                  <w:sz w:val="19"/>
                  <w:lang w:eastAsia="zh-CN"/>
                </w:rPr>
                <w:t xml:space="preserve">G. g. gallus</w:t>
              </w:r>
              <w:r>
                <w:rPr>
                  <w:color w:val="000000"/>
                  <w:sz w:val="19"/>
                  <w:lang w:eastAsia="zh-CN"/>
                </w:rPr>
                <w:t xml:space="preserve">，共568个个体</w:t>
              </w:r>
            </w:ins>
          </w:p>
        </w:tc>
        <w:tc>
          <w:tcPr>
            <w:tcW w:w="2438" w:type="dxa"/>
            <w:vAlign w:val="center"/>
          </w:tcPr>
          <w:p>
            <w:pPr>
              <w:suppressAutoHyphens/>
              <w:spacing w:after="0" w:line="264" w:lineRule="auto"/>
              <w:ind w:firstLine="0"/>
              <w:rPr>
                <w:ins w:id="9218" w:author="Kiro" w:date="2026-10-09T07:42:19Z"/>
              </w:rPr>
            </w:pPr>
            <w:ins w:id="9217" w:author="Kiro" w:date="2026-10-09T07:42:19Z">
              <w:r>
                <w:rPr>
                  <w:color w:val="000000"/>
                  <w:sz w:val="19"/>
                  <w:lang w:eastAsia="zh-CN"/>
                </w:rPr>
                <w:t xml:space="preserve">中国地方鸡与</w:t>
              </w:r>
              <w:r>
                <w:rPr>
                  <w:i/>
                  <w:iCs/>
                  <w:color w:val="000000"/>
                  <w:sz w:val="19"/>
                  <w:lang w:eastAsia="zh-CN"/>
                </w:rPr>
                <w:t xml:space="preserve">spadiceus</w:t>
              </w:r>
              <w:r>
                <w:rPr>
                  <w:color w:val="000000"/>
                  <w:sz w:val="19"/>
                  <w:lang w:eastAsia="zh-CN"/>
                </w:rPr>
                <w:t xml:space="preserve">更近，提出中国家鸡独立起源</w:t>
              </w:r>
            </w:ins>
          </w:p>
        </w:tc>
        <w:tc>
          <w:tcPr>
            <w:tcW w:w="2268" w:type="dxa"/>
            <w:vAlign w:val="center"/>
          </w:tcPr>
          <w:p>
            <w:pPr>
              <w:suppressAutoHyphens/>
              <w:spacing w:after="0" w:line="264" w:lineRule="auto"/>
              <w:ind w:firstLine="0"/>
              <w:rPr>
                <w:ins w:id="9220" w:author="Kiro" w:date="2026-10-09T07:42:19Z"/>
              </w:rPr>
            </w:pPr>
            <w:ins w:id="9219" w:author="Kiro" w:date="2026-10-09T07:42:19Z">
              <w:r>
                <w:rPr>
                  <w:color w:val="000000"/>
                  <w:sz w:val="19"/>
                  <w:lang w:eastAsia="zh-CN"/>
                </w:rPr>
                <w:t xml:space="preserve">取样局限于两个亚种；结果也符合家鸡整体源自</w:t>
              </w:r>
              <w:r>
                <w:rPr>
                  <w:i/>
                  <w:iCs/>
                  <w:color w:val="000000"/>
                  <w:sz w:val="19"/>
                  <w:lang w:eastAsia="zh-CN"/>
                </w:rPr>
                <w:t xml:space="preserve">spadiceus</w:t>
              </w:r>
              <w:r>
                <w:rPr>
                  <w:color w:val="000000"/>
                  <w:sz w:val="19"/>
                  <w:lang w:eastAsia="zh-CN"/>
                </w:rPr>
                <w:t xml:space="preserve">或后期杂交</w:t>
              </w:r>
            </w:ins>
          </w:p>
        </w:tc>
        <w:tc>
          <w:tcPr>
            <w:tcW w:w="907" w:type="dxa"/>
            <w:vAlign w:val="center"/>
          </w:tcPr>
          <w:p>
            <w:pPr>
              <w:suppressAutoHyphens/>
              <w:spacing w:after="0" w:line="264" w:lineRule="auto"/>
              <w:ind w:firstLine="0"/>
              <w:jc w:val="center"/>
              <w:rPr>
                <w:ins w:id="9222" w:author="Kiro" w:date="2026-10-09T07:42:19Z"/>
              </w:rPr>
            </w:pPr>
            <w:ins w:id="9221" w:author="Kiro" w:date="2026-10-09T07:42:19Z">
              <w:r>
                <w:rPr>
                  <w:color w:val="000000"/>
                  <w:sz w:val="20"/>
                  <w:vertAlign w:val="superscript"/>
                  <w:lang w:eastAsia="zh-CN"/>
                </w:rPr>
                <w:t xml:space="preserve">[13]</w:t>
              </w:r>
            </w:ins>
          </w:p>
        </w:tc>
      </w:tr>
      <w:tr>
        <w:trPr>
          <w:cantSplit/>
          <w:jc w:val="center"/>
          <w:ins w:id="9223" w:author="Kiro" w:date="2026-10-09T07:42:19Z"/>
        </w:trPr>
        <w:tc>
          <w:tcPr>
            <w:tcW w:w="1474" w:type="dxa"/>
            <w:vAlign w:val="center"/>
          </w:tcPr>
          <w:p>
            <w:pPr>
              <w:suppressAutoHyphens/>
              <w:spacing w:after="0" w:line="264" w:lineRule="auto"/>
              <w:ind w:firstLine="0"/>
              <w:rPr>
                <w:ins w:id="9225" w:author="Kiro" w:date="2026-10-09T07:42:19Z"/>
              </w:rPr>
            </w:pPr>
            <w:ins w:id="9224" w:author="Kiro" w:date="2026-10-09T07:42:19Z">
              <w:r>
                <w:rPr>
                  <w:color w:val="000000"/>
                  <w:sz w:val="19"/>
                  <w:lang w:eastAsia="zh-CN"/>
                </w:rPr>
                <w:t xml:space="preserve">Sawai等（2010）</w:t>
              </w:r>
            </w:ins>
          </w:p>
        </w:tc>
        <w:tc>
          <w:tcPr>
            <w:tcW w:w="2551" w:type="dxa"/>
            <w:vAlign w:val="center"/>
          </w:tcPr>
          <w:p>
            <w:pPr>
              <w:suppressAutoHyphens/>
              <w:spacing w:after="0" w:line="264" w:lineRule="auto"/>
              <w:ind w:firstLine="0"/>
              <w:rPr>
                <w:ins w:id="9227" w:author="Kiro" w:date="2026-10-09T07:42:19Z"/>
              </w:rPr>
            </w:pPr>
            <w:ins w:id="9226" w:author="Kiro" w:date="2026-10-09T07:42:19Z">
              <w:r>
                <w:rPr>
                  <w:color w:val="000000"/>
                  <w:sz w:val="19"/>
                  <w:lang w:eastAsia="zh-CN"/>
                </w:rPr>
                <w:t xml:space="preserve">25个核基因座的30个内含子</w:t>
              </w:r>
            </w:ins>
          </w:p>
        </w:tc>
        <w:tc>
          <w:tcPr>
            <w:tcW w:w="2438" w:type="dxa"/>
            <w:vAlign w:val="center"/>
          </w:tcPr>
          <w:p>
            <w:pPr>
              <w:suppressAutoHyphens/>
              <w:spacing w:after="0" w:line="264" w:lineRule="auto"/>
              <w:ind w:firstLine="0"/>
              <w:rPr>
                <w:ins w:id="9229" w:author="Kiro" w:date="2026-10-09T07:42:19Z"/>
              </w:rPr>
            </w:pPr>
            <w:ins w:id="9228" w:author="Kiro" w:date="2026-10-09T07:42:19Z">
              <w:r>
                <w:rPr>
                  <w:color w:val="000000"/>
                  <w:sz w:val="19"/>
                  <w:lang w:eastAsia="zh-CN"/>
                </w:rPr>
                <w:t xml:space="preserve">家鸡与红原鸡共享的单倍型部分来自祖先多态性，部分来自后来的渗入</w:t>
              </w:r>
            </w:ins>
          </w:p>
        </w:tc>
        <w:tc>
          <w:tcPr>
            <w:tcW w:w="2268" w:type="dxa"/>
            <w:vAlign w:val="center"/>
          </w:tcPr>
          <w:p>
            <w:pPr>
              <w:suppressAutoHyphens/>
              <w:spacing w:after="0" w:line="264" w:lineRule="auto"/>
              <w:ind w:firstLine="0"/>
              <w:rPr>
                <w:ins w:id="9231" w:author="Kiro" w:date="2026-10-09T07:42:19Z"/>
              </w:rPr>
            </w:pPr>
            <w:ins w:id="9230" w:author="Kiro" w:date="2026-10-09T07:42:19Z">
              <w:r>
                <w:rPr>
                  <w:color w:val="000000"/>
                  <w:sz w:val="19"/>
                  <w:lang w:eastAsia="zh-CN"/>
                </w:rPr>
                <w:t xml:space="preserve">在全基因组研究之前即表明两类来源的共享变异并存</w:t>
              </w:r>
            </w:ins>
          </w:p>
        </w:tc>
        <w:tc>
          <w:tcPr>
            <w:tcW w:w="907" w:type="dxa"/>
            <w:vAlign w:val="center"/>
          </w:tcPr>
          <w:p>
            <w:pPr>
              <w:suppressAutoHyphens/>
              <w:spacing w:after="0" w:line="264" w:lineRule="auto"/>
              <w:ind w:firstLine="0"/>
              <w:jc w:val="center"/>
              <w:rPr>
                <w:ins w:id="9233" w:author="Kiro" w:date="2026-10-09T07:42:19Z"/>
              </w:rPr>
            </w:pPr>
            <w:ins w:id="9232" w:author="Kiro" w:date="2026-10-09T07:42:19Z">
              <w:r>
                <w:rPr>
                  <w:color w:val="000000"/>
                  <w:sz w:val="20"/>
                  <w:vertAlign w:val="superscript"/>
                  <w:lang w:eastAsia="zh-CN"/>
                </w:rPr>
                <w:t xml:space="preserve">[14]</w:t>
              </w:r>
            </w:ins>
          </w:p>
        </w:tc>
      </w:tr>
      <w:tr>
        <w:trPr>
          <w:cantSplit/>
          <w:jc w:val="center"/>
          <w:ins w:id="9234" w:author="Kiro" w:date="2026-10-09T07:42:19Z"/>
        </w:trPr>
        <w:tc>
          <w:tcPr>
            <w:tcW w:w="1474" w:type="dxa"/>
            <w:vAlign w:val="center"/>
          </w:tcPr>
          <w:p>
            <w:pPr>
              <w:suppressAutoHyphens/>
              <w:spacing w:after="0" w:line="264" w:lineRule="auto"/>
              <w:ind w:firstLine="0"/>
              <w:rPr>
                <w:ins w:id="9236" w:author="Kiro" w:date="2026-10-09T07:42:19Z"/>
              </w:rPr>
            </w:pPr>
            <w:ins w:id="9235" w:author="Kiro" w:date="2026-10-09T07:42:19Z">
              <w:r>
                <w:rPr>
                  <w:color w:val="000000"/>
                  <w:sz w:val="19"/>
                  <w:lang w:eastAsia="zh-CN"/>
                </w:rPr>
                <w:t xml:space="preserve">Wang等（2020）</w:t>
              </w:r>
            </w:ins>
          </w:p>
        </w:tc>
        <w:tc>
          <w:tcPr>
            <w:tcW w:w="2551" w:type="dxa"/>
            <w:vAlign w:val="center"/>
          </w:tcPr>
          <w:p>
            <w:pPr>
              <w:suppressAutoHyphens/>
              <w:spacing w:after="0" w:line="264" w:lineRule="auto"/>
              <w:ind w:firstLine="0"/>
              <w:rPr>
                <w:ins w:id="9238" w:author="Kiro" w:date="2026-10-09T07:42:19Z"/>
              </w:rPr>
            </w:pPr>
            <w:ins w:id="9237" w:author="Kiro" w:date="2026-10-09T07:42:19Z">
              <w:r>
                <w:rPr>
                  <w:color w:val="000000"/>
                  <w:sz w:val="19"/>
                  <w:lang w:eastAsia="zh-CN"/>
                </w:rPr>
                <w:t xml:space="preserve">863个基因组，覆盖原鸡属全部4个野生物种和红原鸡全部5个亚种；全基因组系统发育、TreeMix及群体历史模型</w:t>
              </w:r>
            </w:ins>
          </w:p>
        </w:tc>
        <w:tc>
          <w:tcPr>
            <w:tcW w:w="2438" w:type="dxa"/>
            <w:vAlign w:val="center"/>
          </w:tcPr>
          <w:p>
            <w:pPr>
              <w:suppressAutoHyphens/>
              <w:spacing w:after="0" w:line="264" w:lineRule="auto"/>
              <w:ind w:firstLine="0"/>
              <w:rPr>
                <w:ins w:id="9240" w:author="Kiro" w:date="2026-10-09T07:42:19Z"/>
              </w:rPr>
            </w:pPr>
            <w:ins w:id="9239" w:author="Kiro" w:date="2026-10-09T07:42:19Z">
              <w:r>
                <w:rPr>
                  <w:color w:val="000000"/>
                  <w:sz w:val="19"/>
                  <w:lang w:eastAsia="zh-CN"/>
                </w:rPr>
                <w:t xml:space="preserve">家鸡主要源自</w:t>
              </w:r>
              <w:r>
                <w:rPr>
                  <w:i/>
                  <w:iCs/>
                  <w:color w:val="000000"/>
                  <w:sz w:val="19"/>
                  <w:lang w:eastAsia="zh-CN"/>
                </w:rPr>
                <w:t xml:space="preserve">spadiceus</w:t>
              </w:r>
              <w:r>
                <w:rPr>
                  <w:color w:val="000000"/>
                  <w:sz w:val="19"/>
                  <w:lang w:eastAsia="zh-CN"/>
                </w:rPr>
                <w:t xml:space="preserve">相关群体；印度鸡由外来家鸡传入后吸收</w:t>
              </w:r>
              <w:r>
                <w:rPr>
                  <w:i/>
                  <w:iCs/>
                  <w:color w:val="000000"/>
                  <w:sz w:val="19"/>
                  <w:lang w:eastAsia="zh-CN"/>
                </w:rPr>
                <w:t xml:space="preserve">murghi</w:t>
              </w:r>
              <w:r>
                <w:rPr>
                  <w:color w:val="000000"/>
                  <w:sz w:val="19"/>
                  <w:lang w:eastAsia="zh-CN"/>
                </w:rPr>
                <w:t xml:space="preserve">的遗传变异而形成</w:t>
              </w:r>
            </w:ins>
          </w:p>
        </w:tc>
        <w:tc>
          <w:tcPr>
            <w:tcW w:w="2268" w:type="dxa"/>
            <w:vAlign w:val="center"/>
          </w:tcPr>
          <w:p>
            <w:pPr>
              <w:suppressAutoHyphens/>
              <w:spacing w:after="0" w:line="264" w:lineRule="auto"/>
              <w:ind w:firstLine="0"/>
              <w:rPr>
                <w:ins w:id="9242" w:author="Kiro" w:date="2026-10-09T07:42:19Z"/>
              </w:rPr>
            </w:pPr>
            <w:ins w:id="9241" w:author="Kiro" w:date="2026-10-09T07:42:19Z">
              <w:r>
                <w:rPr>
                  <w:color w:val="000000"/>
                  <w:sz w:val="19"/>
                  <w:lang w:eastAsia="zh-CN"/>
                </w:rPr>
                <w:t xml:space="preserve">样本规模、物种和亚种覆盖及情景比较最完整；部分</w:t>
              </w:r>
              <w:r>
                <w:rPr>
                  <w:i/>
                  <w:iCs/>
                  <w:color w:val="000000"/>
                  <w:sz w:val="19"/>
                  <w:lang w:eastAsia="zh-CN"/>
                </w:rPr>
                <w:t xml:space="preserve">spadiceus</w:t>
              </w:r>
              <w:r>
                <w:rPr>
                  <w:color w:val="000000"/>
                  <w:sz w:val="19"/>
                  <w:lang w:eastAsia="zh-CN"/>
                </w:rPr>
                <w:t xml:space="preserve">可能混有家鸡成分</w:t>
              </w:r>
            </w:ins>
          </w:p>
        </w:tc>
        <w:tc>
          <w:tcPr>
            <w:tcW w:w="907" w:type="dxa"/>
            <w:vAlign w:val="center"/>
          </w:tcPr>
          <w:p>
            <w:pPr>
              <w:suppressAutoHyphens/>
              <w:spacing w:after="0" w:line="264" w:lineRule="auto"/>
              <w:ind w:firstLine="0"/>
              <w:jc w:val="center"/>
              <w:rPr>
                <w:ins w:id="9244" w:author="Kiro" w:date="2026-10-09T07:42:19Z"/>
              </w:rPr>
            </w:pPr>
            <w:ins w:id="9243" w:author="Kiro" w:date="2026-10-09T07:42:19Z">
              <w:r>
                <w:rPr>
                  <w:color w:val="000000"/>
                  <w:sz w:val="20"/>
                  <w:vertAlign w:val="superscript"/>
                  <w:lang w:eastAsia="zh-CN"/>
                </w:rPr>
                <w:t xml:space="preserve">[16]</w:t>
              </w:r>
            </w:ins>
          </w:p>
        </w:tc>
      </w:tr>
      <w:tr>
        <w:trPr>
          <w:cantSplit/>
          <w:jc w:val="center"/>
          <w:ins w:id="9245" w:author="Kiro" w:date="2026-10-09T07:42:19Z"/>
        </w:trPr>
        <w:tc>
          <w:tcPr>
            <w:tcW w:w="1474" w:type="dxa"/>
            <w:vAlign w:val="center"/>
          </w:tcPr>
          <w:p>
            <w:pPr>
              <w:suppressAutoHyphens/>
              <w:spacing w:after="0" w:line="264" w:lineRule="auto"/>
              <w:ind w:firstLine="0"/>
              <w:rPr>
                <w:ins w:id="9247" w:author="Kiro" w:date="2026-10-09T07:42:19Z"/>
              </w:rPr>
            </w:pPr>
            <w:ins w:id="9246" w:author="Kiro" w:date="2026-10-09T07:42:19Z">
              <w:r>
                <w:rPr>
                  <w:color w:val="000000"/>
                  <w:sz w:val="19"/>
                  <w:lang w:eastAsia="zh-CN"/>
                </w:rPr>
                <w:t xml:space="preserve">Wu等（2023）</w:t>
              </w:r>
            </w:ins>
          </w:p>
        </w:tc>
        <w:tc>
          <w:tcPr>
            <w:tcW w:w="2551" w:type="dxa"/>
            <w:vAlign w:val="center"/>
          </w:tcPr>
          <w:p>
            <w:pPr>
              <w:suppressAutoHyphens/>
              <w:spacing w:after="0" w:line="264" w:lineRule="auto"/>
              <w:ind w:firstLine="0"/>
              <w:rPr>
                <w:ins w:id="9249" w:author="Kiro" w:date="2026-10-09T07:42:19Z"/>
              </w:rPr>
            </w:pPr>
            <w:ins w:id="9248" w:author="Kiro" w:date="2026-10-09T07:42:19Z">
              <w:r>
                <w:rPr>
                  <w:color w:val="000000"/>
                  <w:sz w:val="19"/>
                  <w:lang w:eastAsia="zh-CN"/>
                </w:rPr>
                <w:t xml:space="preserve">1874—1939年采集的历史红原鸡标本与现代样本</w:t>
              </w:r>
            </w:ins>
          </w:p>
        </w:tc>
        <w:tc>
          <w:tcPr>
            <w:tcW w:w="2438" w:type="dxa"/>
            <w:vAlign w:val="center"/>
          </w:tcPr>
          <w:p>
            <w:pPr>
              <w:suppressAutoHyphens/>
              <w:spacing w:after="0" w:line="264" w:lineRule="auto"/>
              <w:ind w:firstLine="0"/>
              <w:rPr>
                <w:ins w:id="9251" w:author="Kiro" w:date="2026-10-09T07:42:19Z"/>
              </w:rPr>
            </w:pPr>
            <w:ins w:id="9250" w:author="Kiro" w:date="2026-10-09T07:42:19Z">
              <w:r>
                <w:rPr>
                  <w:color w:val="000000"/>
                  <w:sz w:val="19"/>
                  <w:lang w:eastAsia="zh-CN"/>
                </w:rPr>
                <w:t xml:space="preserve">历史</w:t>
              </w:r>
              <w:r>
                <w:rPr>
                  <w:i/>
                  <w:iCs/>
                  <w:color w:val="000000"/>
                  <w:sz w:val="19"/>
                  <w:lang w:eastAsia="zh-CN"/>
                </w:rPr>
                <w:t xml:space="preserve">spadiceus</w:t>
              </w:r>
              <w:r>
                <w:rPr>
                  <w:color w:val="000000"/>
                  <w:sz w:val="19"/>
                  <w:lang w:eastAsia="zh-CN"/>
                </w:rPr>
                <w:t xml:space="preserve">同样较接近家鸡；现代红原鸡所含家鸡成分明显增加</w:t>
              </w:r>
            </w:ins>
          </w:p>
        </w:tc>
        <w:tc>
          <w:tcPr>
            <w:tcW w:w="2268" w:type="dxa"/>
            <w:vAlign w:val="center"/>
          </w:tcPr>
          <w:p>
            <w:pPr>
              <w:suppressAutoHyphens/>
              <w:spacing w:after="0" w:line="264" w:lineRule="auto"/>
              <w:ind w:firstLine="0"/>
              <w:rPr>
                <w:ins w:id="9253" w:author="Kiro" w:date="2026-10-09T07:42:19Z"/>
              </w:rPr>
            </w:pPr>
            <w:ins w:id="9252" w:author="Kiro" w:date="2026-10-09T07:42:19Z">
              <w:r>
                <w:rPr>
                  <w:color w:val="000000"/>
                  <w:sz w:val="19"/>
                  <w:lang w:eastAsia="zh-CN"/>
                </w:rPr>
                <w:t xml:space="preserve">表明</w:t>
              </w:r>
              <w:r>
                <w:rPr>
                  <w:i/>
                  <w:iCs/>
                  <w:color w:val="000000"/>
                  <w:sz w:val="19"/>
                  <w:lang w:eastAsia="zh-CN"/>
                </w:rPr>
                <w:t xml:space="preserve">spadiceus</w:t>
              </w:r>
              <w:r>
                <w:rPr>
                  <w:color w:val="000000"/>
                  <w:sz w:val="19"/>
                  <w:lang w:eastAsia="zh-CN"/>
                </w:rPr>
                <w:t xml:space="preserve">与家鸡的接近不能仅以20世纪以来的渗入解释；无法评估百年前已有的渗入水平</w:t>
              </w:r>
            </w:ins>
          </w:p>
        </w:tc>
        <w:tc>
          <w:tcPr>
            <w:tcW w:w="907" w:type="dxa"/>
            <w:vAlign w:val="center"/>
          </w:tcPr>
          <w:p>
            <w:pPr>
              <w:suppressAutoHyphens/>
              <w:spacing w:after="0" w:line="264" w:lineRule="auto"/>
              <w:ind w:firstLine="0"/>
              <w:jc w:val="center"/>
              <w:rPr>
                <w:ins w:id="9255" w:author="Kiro" w:date="2026-10-09T07:42:19Z"/>
              </w:rPr>
            </w:pPr>
            <w:ins w:id="9254" w:author="Kiro" w:date="2026-10-09T07:42:19Z">
              <w:r>
                <w:rPr>
                  <w:color w:val="000000"/>
                  <w:sz w:val="20"/>
                  <w:vertAlign w:val="superscript"/>
                  <w:lang w:eastAsia="zh-CN"/>
                </w:rPr>
                <w:t xml:space="preserve">[17]</w:t>
              </w:r>
            </w:ins>
          </w:p>
        </w:tc>
      </w:tr>
    </w:tbl>
    <w:p>
      <w:pPr>
        <w:pStyle w:val="2"/>
        <w:suppressAutoHyphens/>
      </w:pPr>
      <w:r>
        <w:rPr>
          <w:sz w:val="24"/>
          <w:lang w:eastAsia="zh-CN"/>
        </w:rPr>
        <w:t>3.3 其他原鸡物种的遗传贡献</w:t>
      </w:r>
    </w:p>
    <w:p>
      <w:pPr>
        <w:suppressAutoHyphens/>
        <w:jc w:val="both"/>
      </w:pPr>
      <w:r>
        <w:t xml:space="preserve">其他原鸡物种的贡献，主要通过家鸡基因组中与特定供体接近的片段</w:t>
      </w:r>
      <w:r>
        <w:t xml:space="preserve">来识别。评价这类贡献需要回答五个问题：</w:t>
      </w:r>
      <w:r>
        <w:t xml:space="preserve">供体是谁</w:t>
      </w:r>
      <w:r>
        <w:t xml:space="preserve">，交流方向如何，</w:t>
      </w:r>
      <w:r>
        <w:t xml:space="preserve">片段见于哪些鸡群，</w:t>
      </w:r>
      <w:r>
        <w:t xml:space="preserve">是否影响性状，</w:t>
      </w:r>
      <w:r>
        <w:t xml:space="preserve">以及何时进入家鸡</w:t>
      </w:r>
      <w:r>
        <w:t xml:space="preserve">。</w:t>
      </w:r>
    </w:p>
    <w:p>
      <w:pPr>
        <w:suppressAutoHyphens/>
        <w:jc w:val="both"/>
      </w:pPr>
      <w:r>
        <w:t xml:space="preserve">灰原鸡（</w:t>
      </w:r>
      <w:r>
        <w:rPr>
          <w:i/>
          <w:iCs/>
        </w:rPr>
        <w:t xml:space="preserve">G. sonneratii</w:t>
      </w:r>
      <w:r>
        <w:t xml:space="preserve">）贡献的最清楚实例是黄色皮肤。Eriksson等（2008）通过跨品种比较，将黄色皮肤性状定位到包含</w:t>
      </w:r>
      <w:r>
        <w:rPr>
          <w:i/>
          <w:iCs/>
        </w:rPr>
        <w:t xml:space="preserve">BCO2</w:t>
      </w:r>
      <w:ins w:id="9005" w:author="Kiro" w:date="2026-10-09T07:42:19Z">
        <w:r>
          <w:t xml:space="preserve">（原文称</w:t>
        </w:r>
        <w:r>
          <w:rPr>
            <w:i/>
            <w:iCs/>
          </w:rPr>
          <w:t xml:space="preserve">BCDO2</w:t>
        </w:r>
        <w:r>
          <w:t xml:space="preserve">）</w:t>
        </w:r>
      </w:ins>
      <w:r>
        <w:t xml:space="preserve">的23.8 kb片段：黄皮家鸡的该片段与灰原鸡序列接近，白皮家鸡的对应片段则与红原鸡接近。同批样本的线粒体与红原鸡聚在一起，公开核标记的重分析也主要支持家鸡源于红原鸡。作者据此推断，黄皮相关片段最可能经杂交来自灰原鸡</w:t>
      </w:r>
      <w:r>
        <w:rPr>
          <w:vertAlign w:val="superscript"/>
        </w:rPr>
        <w:t xml:space="preserve">[18]</w:t>
      </w:r>
      <w:r>
        <w:t xml:space="preserve">。这一实例说明，家鸡的主要祖源与个别性状片段的供体可以不同。</w:t>
      </w:r>
    </w:p>
    <w:p>
      <w:pPr>
        <w:suppressAutoHyphens/>
        <w:jc w:val="both"/>
      </w:pPr>
      <w:r>
        <w:t xml:space="preserve">这一</w:t>
      </w:r>
      <w:r>
        <w:t xml:space="preserve">灰原鸡来源的黄皮</w:t>
      </w:r>
      <w:r>
        <w:t xml:space="preserve">等位型还</w:t>
      </w:r>
      <w:r>
        <w:t xml:space="preserve">具有经实验证实的功能效应</w:t>
      </w:r>
      <w:r>
        <w:t xml:space="preserve">。Fallahshahroudi等（2019）通过连续回交，</w:t>
      </w:r>
      <w:r>
        <w:t xml:space="preserve">在白来航背景下比较黄皮型与红原鸡型</w:t>
      </w:r>
      <w:r>
        <w:rPr>
          <w:i/>
          <w:iCs/>
        </w:rPr>
        <w:t xml:space="preserve">BCO2</w:t>
      </w:r>
      <w:r>
        <w:t xml:space="preserve">等位型</w:t>
      </w:r>
      <w:r>
        <w:t xml:space="preserve">，发现</w:t>
      </w:r>
      <w:r>
        <w:t xml:space="preserve">黄皮型鸡</w:t>
      </w:r>
      <w:r>
        <w:t xml:space="preserve">的</w:t>
      </w:r>
      <w:r>
        <w:rPr>
          <w:i/>
          <w:iCs/>
        </w:rPr>
        <w:t xml:space="preserve">BCO2</w:t>
      </w:r>
      <w:r>
        <w:t xml:space="preserve">表达较低，更易</w:t>
      </w:r>
      <w:r>
        <w:t xml:space="preserve">在皮肤、肌肉和脂肪中</w:t>
      </w:r>
      <w:r>
        <w:t xml:space="preserve">积累类胡萝卜素；停止补喂胡萝卜和苜蓿后，</w:t>
      </w:r>
      <w:r>
        <w:t xml:space="preserve">黄皮型</w:t>
      </w:r>
      <w:r>
        <w:t xml:space="preserve">母鸡产蛋初期</w:t>
      </w:r>
      <w:r>
        <w:t xml:space="preserve">的蛋黄叶黄素也</w:t>
      </w:r>
      <w:r>
        <w:t xml:space="preserve">高于红原鸡</w:t>
      </w:r>
      <w:r>
        <w:t xml:space="preserve">型母鸡</w:t>
      </w:r>
      <w:r>
        <w:rPr>
          <w:vertAlign w:val="superscript"/>
        </w:rPr>
        <w:t xml:space="preserve">[19]</w:t>
      </w:r>
      <w:r>
        <w:t xml:space="preserve">。</w:t>
      </w:r>
      <w:r>
        <w:t xml:space="preserve">外来片段</w:t>
      </w:r>
      <w:r>
        <w:t xml:space="preserve">因此可以同时</w:t>
      </w:r>
      <w:r>
        <w:t xml:space="preserve">影响外观</w:t>
      </w:r>
      <w:r>
        <w:t xml:space="preserve">和</w:t>
      </w:r>
      <w:r>
        <w:t xml:space="preserve">营养物质的利用</w:t>
      </w:r>
      <w:r>
        <w:t xml:space="preserve">。</w:t>
      </w:r>
    </w:p>
    <w:p>
      <w:pPr>
        <w:suppressAutoHyphens/>
        <w:jc w:val="both"/>
      </w:pPr>
      <w:r>
        <w:t xml:space="preserve">全基因组研究将灰原鸡的贡献扩展到</w:t>
      </w:r>
      <w:r>
        <w:rPr>
          <w:i/>
          <w:iCs/>
        </w:rPr>
        <w:t xml:space="preserve">BCO2</w:t>
      </w:r>
      <w:r>
        <w:t xml:space="preserve">之外。Lawal等（2020）分析87个基因组，在埃塞俄比亚、沙特、斯里兰卡及印度尼西亚等鸡群中识别出8处灰原鸡来源的候选区域。</w:t>
      </w:r>
      <w:r>
        <w:t xml:space="preserve">判断这类片段，首先要确定交流方向：该研究发现</w:t>
      </w:r>
      <w:r>
        <w:t xml:space="preserve">，一些较大的共享区域实际反映家鸡或红原鸡向灰原鸡</w:t>
      </w:r>
      <w:r>
        <w:t xml:space="preserve">的渗入，因此需要</w:t>
      </w:r>
      <w:r>
        <w:t xml:space="preserve">结合片段亲缘关系、序列差异及局部系统发育关系判断方向。参照群体</w:t>
      </w:r>
      <w:r>
        <w:t xml:space="preserve">本身</w:t>
      </w:r>
      <w:r>
        <w:t xml:space="preserve">的杂交历史</w:t>
      </w:r>
      <w:r>
        <w:t xml:space="preserve">也会影响判断：</w:t>
      </w:r>
      <w:r>
        <w:t xml:space="preserve">早期研究已在部分动物园灰原鸡样本中发现接近家鸡的线粒体类型</w:t>
      </w:r>
      <w:r>
        <w:t xml:space="preserve">，并据此认为动物园中的灰原鸡多不纯</w:t>
      </w:r>
      <w:r>
        <w:rPr>
          <w:vertAlign w:val="superscript"/>
        </w:rPr>
        <w:t xml:space="preserve">[18]</w:t>
      </w:r>
      <w:r>
        <w:t xml:space="preserve">；Lawal等所用的灰原鸡参照仅3只，同样来自圈养繁育群体，其中检出的大片段家鸡或红原鸡渗入被作者视为近期事件</w:t>
      </w:r>
      <w:r>
        <w:rPr>
          <w:vertAlign w:val="superscript"/>
        </w:rPr>
        <w:t xml:space="preserve">[</w:t>
      </w:r>
      <w:r>
        <w:rPr>
          <w:vertAlign w:val="superscript"/>
        </w:rPr>
        <w:t xml:space="preserve">20]</w:t>
      </w:r>
      <w:r>
        <w:t xml:space="preserve">。</w:t>
      </w:r>
      <w:r>
        <w:t xml:space="preserve">参照样本如果已经混入家鸡成分，共享片段的来源和方向就可能被误判。</w:t>
      </w:r>
    </w:p>
    <w:p>
      <w:pPr>
        <w:suppressAutoHyphens/>
        <w:jc w:val="both"/>
      </w:pPr>
      <w:r>
        <w:t xml:space="preserve">后续研究继续追踪这些片段的</w:t>
      </w:r>
      <w:r>
        <w:t xml:space="preserve">分布</w:t>
      </w:r>
      <w:r>
        <w:t xml:space="preserve">和可能作用。Zhao等（2024）在和田鸡及加拿大地方鸡中识别出包含</w:t>
      </w:r>
      <w:r>
        <w:rPr>
          <w:i/>
          <w:iCs/>
        </w:rPr>
        <w:t xml:space="preserve">IGFBP2</w:t>
      </w:r>
      <w:r>
        <w:t xml:space="preserve">、</w:t>
      </w:r>
      <w:r>
        <w:rPr>
          <w:i/>
          <w:iCs/>
        </w:rPr>
        <w:t xml:space="preserve">TKT</w:t>
      </w:r>
      <w:r>
        <w:t xml:space="preserve">等基因的候选区域，为研究生长相关效应提供</w:t>
      </w:r>
      <w:r>
        <w:t xml:space="preserve">了</w:t>
      </w:r>
      <w:r>
        <w:t xml:space="preserve">线索；不同</w:t>
      </w:r>
      <w:r>
        <w:rPr>
          <w:i/>
          <w:iCs/>
        </w:rPr>
        <w:t xml:space="preserve">BCO2</w:t>
      </w:r>
      <w:r>
        <w:t xml:space="preserve">单倍型的亲缘关系还提示</w:t>
      </w:r>
      <w:r>
        <w:t xml:space="preserve">，</w:t>
      </w:r>
      <w:r>
        <w:t xml:space="preserve">灰原鸡与家鸡可能发生过多次交流</w:t>
      </w:r>
      <w:r>
        <w:rPr>
          <w:vertAlign w:val="superscript"/>
        </w:rPr>
        <w:t xml:space="preserve">[21]</w:t>
      </w:r>
      <w:r>
        <w:t xml:space="preserve">。Xu等（2025）在两只北美斗鸡中检出包含</w:t>
      </w:r>
      <w:r>
        <w:rPr>
          <w:i/>
          <w:iCs/>
        </w:rPr>
        <w:t xml:space="preserve">MYBPHL</w:t>
      </w:r>
      <w:r>
        <w:t xml:space="preserve">的灰原鸡来源候选片段，</w:t>
      </w:r>
      <w:r>
        <w:t xml:space="preserve">认为</w:t>
      </w:r>
      <w:r>
        <w:t xml:space="preserve">其可能涉及肌肉相关性状</w:t>
      </w:r>
      <w:r>
        <w:rPr>
          <w:vertAlign w:val="superscript"/>
        </w:rPr>
        <w:t xml:space="preserve">[22]</w:t>
      </w:r>
      <w:r>
        <w:t xml:space="preserve">。这些片段的性状效应尚未</w:t>
      </w:r>
      <w:r>
        <w:t xml:space="preserve">经</w:t>
      </w:r>
      <w:r>
        <w:t xml:space="preserve">功能实验确认，</w:t>
      </w:r>
      <w:r>
        <w:t xml:space="preserve">应与已有实验依据的</w:t>
      </w:r>
      <w:r>
        <w:rPr>
          <w:i/>
          <w:iCs/>
        </w:rPr>
        <w:t xml:space="preserve">BCO2</w:t>
      </w:r>
      <w:r>
        <w:t xml:space="preserve">区别对待</w:t>
      </w:r>
      <w:r>
        <w:t xml:space="preserve">。</w:t>
      </w:r>
    </w:p>
    <w:p>
      <w:pPr>
        <w:suppressAutoHyphens/>
        <w:jc w:val="both"/>
      </w:pPr>
      <w:r>
        <w:t xml:space="preserve">斯里兰卡原鸡（</w:t>
      </w:r>
      <w:r>
        <w:rPr>
          <w:i/>
          <w:iCs/>
        </w:rPr>
        <w:t xml:space="preserve">G. lafayettii</w:t>
      </w:r>
      <w:r>
        <w:t xml:space="preserve">）和绿原鸡（</w:t>
      </w:r>
      <w:r>
        <w:rPr>
          <w:i/>
          <w:iCs/>
        </w:rPr>
        <w:t xml:space="preserve">G. varius</w:t>
      </w:r>
      <w:r>
        <w:t xml:space="preserve">）的</w:t>
      </w:r>
      <w:r>
        <w:t xml:space="preserve">证据则呈现另一种情况。早期母系和</w:t>
      </w:r>
      <w:r>
        <w:t xml:space="preserve">整体亲缘比较</w:t>
      </w:r>
      <w:r>
        <w:t xml:space="preserve">未发现二者的明显贡献：</w:t>
      </w:r>
      <w:r>
        <w:t xml:space="preserve">Silva等（2009）的线粒体研究未显示受检斯里兰卡地方鸡具有斯里兰卡原鸡的母系贡献</w:t>
      </w:r>
      <w:r>
        <w:rPr>
          <w:vertAlign w:val="superscript"/>
        </w:rPr>
        <w:t xml:space="preserve">[23]</w:t>
      </w:r>
      <w:r>
        <w:t xml:space="preserve">；Ulfah等（2016）在印度尼西亚地方鸡及其美国后代的基因组比较中，认为绿原鸡对所采群体的整体贡献很小</w:t>
      </w:r>
      <w:r>
        <w:rPr>
          <w:vertAlign w:val="superscript"/>
        </w:rPr>
        <w:t xml:space="preserve">[24]</w:t>
      </w:r>
      <w:r>
        <w:t xml:space="preserve">。</w:t>
      </w:r>
      <w:r>
        <w:t xml:space="preserve">此外，Sawai等（2010）在核内含子中检出的绿原鸡与家鸡共享单倍型，被归于家鸡向绿原鸡的近期单向渗入，并非绿原鸡对家鸡的贡献</w:t>
      </w:r>
      <w:r>
        <w:rPr>
          <w:vertAlign w:val="superscript"/>
        </w:rPr>
        <w:t xml:space="preserve">[14]</w:t>
      </w:r>
      <w:r>
        <w:t xml:space="preserve">。局部基因组分析则识别出少量候选片段：</w:t>
      </w:r>
      <w:r>
        <w:t xml:space="preserve">Lawal等（2020）</w:t>
      </w:r>
      <w:r>
        <w:t xml:space="preserve">结合片段亲缘及序列差异，在斯里兰卡家鸡中识别出4处斯里兰卡原鸡来源的候选区域，每处</w:t>
      </w:r>
      <w:r>
        <w:t xml:space="preserve">只</w:t>
      </w:r>
      <w:r>
        <w:t xml:space="preserve">涉及一至两</w:t>
      </w:r>
      <w:r>
        <w:t xml:space="preserve">个斯里兰卡家鸡单倍型</w:t>
      </w:r>
      <w:r>
        <w:t xml:space="preserve">；在所采狼山鸡中</w:t>
      </w:r>
      <w:r>
        <w:t xml:space="preserve">则</w:t>
      </w:r>
      <w:r>
        <w:t xml:space="preserve">识别出约100 kb的绿原鸡来源片段</w:t>
      </w:r>
      <w:r>
        <w:rPr>
          <w:vertAlign w:val="superscript"/>
        </w:rPr>
        <w:t xml:space="preserve">[20]</w:t>
      </w:r>
      <w:r>
        <w:t xml:space="preserve">。</w:t>
      </w:r>
      <w:r>
        <w:t xml:space="preserve">两类结果并不矛盾：所占比例很低的局部片段，在母系比较或全基因组平均水平的比较中本来就难以检出。</w:t>
      </w:r>
    </w:p>
    <w:p>
      <w:pPr>
        <w:suppressAutoHyphens/>
        <w:jc w:val="both"/>
      </w:pPr>
      <w:r>
        <w:t xml:space="preserve">总体而言，灰原鸡的贡献已在较多鸡群和基因组区域中得到报道；斯里兰卡原鸡和绿原鸡的信号则局限于少数鸡群，例如斯里兰卡原鸡来源片段仅见于斯里兰卡家鸡。</w:t>
      </w:r>
      <w:r>
        <w:t xml:space="preserve">这些结果</w:t>
      </w:r>
      <w:r>
        <w:t xml:space="preserve">反映的是</w:t>
      </w:r>
      <w:r>
        <w:t xml:space="preserve">已检鸡群中的</w:t>
      </w:r>
      <w:r>
        <w:t xml:space="preserve">情况</w:t>
      </w:r>
      <w:r>
        <w:t xml:space="preserve">。</w:t>
      </w:r>
      <w:r>
        <w:rPr>
          <w:i/>
          <w:iCs/>
        </w:rPr>
        <w:t xml:space="preserve">BCO2</w:t>
      </w:r>
      <w:r>
        <w:t xml:space="preserve">说明，少量外来片段可以产生明确的性状效应；其他候选片段则为研究生长、肌肉等性状提供了线索。对照前述五个问题：供体和分布已有较多证据，方向判断依赖参照群体的质量，性状效应仅</w:t>
      </w:r>
      <w:r>
        <w:rPr>
          <w:i/>
          <w:iCs/>
        </w:rPr>
        <w:t xml:space="preserve">BCO2</w:t>
      </w:r>
      <w:r>
        <w:t xml:space="preserve">得到实验确认，这些片段何时进入家鸡则仍缺少直接证据。现代家鸡的遗传组成由此包含一个主要祖源，以及不同程度的其他来源贡献。</w:t>
      </w:r>
    </w:p>
    <w:p>
      <w:pPr>
        <w:pStyle w:val="1"/>
        <w:suppressAutoHyphens/>
      </w:pPr>
      <w:r>
        <w:rPr>
          <w:lang w:eastAsia="zh-CN"/>
        </w:rPr>
        <w:t xml:space="preserve">4 家鸡的初始驯化</w:t>
      </w:r>
    </w:p>
    <w:p>
      <w:pPr>
        <w:suppressAutoHyphens/>
        <w:jc w:val="both"/>
      </w:pPr>
      <w:r>
        <w:t xml:space="preserve">家鸡的驯化并非一次完成的事件。本文区分两个阶段：初始驯化，指原鸡分布区内的野生红原鸡（主要为</w:t>
      </w:r>
      <w:r>
        <w:rPr>
          <w:i/>
          <w:iCs/>
        </w:rPr>
        <w:t xml:space="preserve">G. g. spadiceus</w:t>
      </w:r>
      <w:r>
        <w:t xml:space="preserve">相关群体，见第3.2节）被纳入持续的人类管理并形成家鸡；传播后的持续</w:t>
      </w:r>
      <w:del w:id="9006" w:author="Kiro" w:date="2026-10-09T07:42:19Z">
        <w:r>
          <w:delText xml:space="preserve">驯</w:delText>
        </w:r>
      </w:del>
      <w:ins w:id="9007" w:author="Kiro" w:date="2026-10-09T07:42:19Z">
        <w:r>
          <w:t xml:space="preserve">演</w:t>
        </w:r>
      </w:ins>
      <w:r>
        <w:t xml:space="preserve">化，指家鸡形成并传入各地以后</w:t>
      </w:r>
      <w:del w:id="9008" w:author="Kiro" w:date="2026-10-09T07:42:19Z">
        <w:r>
          <w:delText xml:space="preserve">，在当地的</w:delText>
        </w:r>
      </w:del>
      <w:ins w:id="9009" w:author="Kiro" w:date="2026-10-09T07:42:19Z">
        <w:r>
          <w:t xml:space="preserve">继续发生的变化，包括当地</w:t>
        </w:r>
      </w:ins>
      <w:r>
        <w:t xml:space="preserve">管理、选择</w:t>
      </w:r>
      <w:del w:id="9010" w:author="Kiro" w:date="2026-10-09T07:42:19Z">
        <w:r>
          <w:delText xml:space="preserve">、与野生原鸡的杂交及环境筛选下继续发生的改变</w:delText>
        </w:r>
      </w:del>
      <w:ins w:id="9011" w:author="Kiro" w:date="2026-10-09T07:42:19Z">
        <w:r>
          <w:t xml:space="preserve">和环境筛选带来的改变，以及家鸡与野生原鸡、不同来源鸡群之间的基因交流</w:t>
        </w:r>
      </w:ins>
      <w:r>
        <w:t xml:space="preserve">。这一区分与Larson和Fuller（2014）对驯化与驯化后改良阶段的划分</w:t>
      </w:r>
      <w:del w:id="9012" w:author="Kiro" w:date="2026-10-09T07:42:19Z">
        <w:r>
          <w:delText xml:space="preserve">相一致</w:delText>
        </w:r>
      </w:del>
      <w:ins w:id="9013" w:author="Kiro" w:date="2026-10-09T07:42:19Z">
        <w:r>
          <w:t xml:space="preserve">大体对应</w:t>
        </w:r>
      </w:ins>
      <w:r>
        <w:t xml:space="preserve">，二人也把产蛋鸡的形成视为驯化以后的次级分化</w:t>
      </w:r>
      <w:r>
        <w:rPr>
          <w:vertAlign w:val="superscript"/>
        </w:rPr>
        <w:t xml:space="preserve">[25]</w:t>
      </w:r>
      <w:ins w:id="9014" w:author="Kiro" w:date="2026-10-09T07:42:19Z">
        <w:r>
          <w:t xml:space="preserve">；不同的是，本文的持续演化还包括家鸡成分进入野生原鸡的过程</w:t>
        </w:r>
      </w:ins>
      <w:r>
        <w:t xml:space="preserve">。两类变化的判定依据不同：属于初始驯化的变化，应</w:t>
      </w:r>
      <w:del w:id="9015" w:author="Kiro" w:date="2026-10-09T07:42:19Z">
        <w:r>
          <w:delText xml:space="preserve">见于各地区、各时期的家鸡而不见于野生祖先；属于持续驯化</w:delText>
        </w:r>
      </w:del>
      <w:ins w:id="9016" w:author="Kiro" w:date="2026-10-09T07:42:19Z">
        <w:r>
          <w:t xml:space="preserve">在各地区的早期家鸡中已普遍出现或明显升频，并在未受家鸡渗入影响的野生参照（如历史标本）中频率明显较低；属于传播后</w:t>
        </w:r>
      </w:ins>
      <w:r>
        <w:t xml:space="preserve">的变化，则因地区和时期而异，或在传入以后才于古代样本中升频。</w:t>
      </w:r>
      <w:ins w:id="9017" w:author="Kiro" w:date="2026-10-09T07:42:19Z">
        <w:r>
          <w:t xml:space="preserve">驯化常表现为祖先已有变异的频率改变，而现代红原鸡又普遍带有家鸡成分（第6.3节），因此这一判定需要古代家鸡样本和历史野生参照。</w:t>
        </w:r>
      </w:ins>
      <w:r>
        <w:t xml:space="preserve">本节讨论初始驯化的地点与时间（4.1）、过程（4.2）及最初的性状变化（4.3）</w:t>
      </w:r>
      <w:ins w:id="9018" w:author="Kiro" w:date="2026-10-09T07:42:19Z">
        <w:r>
          <w:t xml:space="preserve">，两个阶段的关系见图1</w:t>
        </w:r>
      </w:ins>
      <w:r>
        <w:t xml:space="preserve">；鸡离开东南亚以后的传播见第5节，传播后的持续</w:t>
      </w:r>
      <w:del w:id="9019" w:author="Kiro" w:date="2026-10-09T07:42:19Z">
        <w:r>
          <w:delText xml:space="preserve">驯</w:delText>
        </w:r>
      </w:del>
      <w:ins w:id="9020" w:author="Kiro" w:date="2026-10-09T07:42:19Z">
        <w:r>
          <w:t xml:space="preserve">演</w:t>
        </w:r>
      </w:ins>
      <w:r>
        <w:t xml:space="preserve">化见第6节。</w:t>
      </w:r>
    </w:p>
    <w:p>
      <w:pPr>
        <w:pStyle w:val="2"/>
        <w:suppressAutoHyphens/>
      </w:pPr>
      <w:r>
        <w:rPr>
          <w:sz w:val="24"/>
          <w:lang w:eastAsia="zh-CN"/>
        </w:rPr>
        <w:t xml:space="preserve">4.1 驯化的地点与时间</w:t>
      </w:r>
    </w:p>
    <w:p>
      <w:pPr>
        <w:suppressAutoHyphens/>
        <w:jc w:val="both"/>
        <w:rPr>
          <w:ins w:id="9132" w:author="Kiro" w:date="2026-10-09T07:42:19Z"/>
        </w:rPr>
      </w:pPr>
      <w:r>
        <w:t xml:space="preserve">判定早期家鸡记录，需要依次确认遗存的物种身份、年代和人类管理的迹象。其中管理证据最难判定：原鸡属遗存比例高、幼鸟骨较多或含髓质骨，也可能来自对野生原鸡的集中猎捕；出现在野生分布区以外、或骨骼形态偏离野生种群，才更直接地指向持续管理。</w:t>
      </w:r>
    </w:p>
    <w:p>
      <w:pPr>
        <w:suppressAutoHyphens/>
        <w:jc w:val="both"/>
      </w:pPr>
      <w:r>
        <w:t xml:space="preserve">按这些标准重新审视，两个曾被提出的驯化地已失去主要依据。中国北方方面，Xiang等（2014）根据南庄头、磁山等遗址的古线粒体DNA提出距今约1万年的本地驯化</w:t>
      </w:r>
      <w:r>
        <w:rPr>
          <w:vertAlign w:val="superscript"/>
        </w:rPr>
        <w:t xml:space="preserve">[26]</w:t>
      </w:r>
      <w:r>
        <w:t xml:space="preserve">，随后的讨论质疑了序列的可靠性、骨骼鉴定、地层以及当时是否存在适合红原鸡的生境</w:t>
      </w:r>
      <w:r>
        <w:rPr>
          <w:vertAlign w:val="superscript"/>
        </w:rPr>
        <w:t xml:space="preserve">[27–31]</w:t>
      </w:r>
      <w:r>
        <w:t xml:space="preserve">；在形态鉴别标准改进以后</w:t>
      </w:r>
      <w:r>
        <w:rPr>
          <w:vertAlign w:val="superscript"/>
        </w:rPr>
        <w:t xml:space="preserve">[32]</w:t>
      </w:r>
      <w:r>
        <w:t xml:space="preserve">，Eda等（2016）重鉴中国中北部18处遗址的1831件鸟骨，将429件原报鸡骨判为非鸡骨，仅识别出3件候选鸡骨</w:t>
      </w:r>
      <w:r>
        <w:rPr>
          <w:vertAlign w:val="superscript"/>
        </w:rPr>
        <w:t xml:space="preserve">[33]</w:t>
      </w:r>
      <w:r>
        <w:t xml:space="preserve">，大地湾的部分疑似鸡骨也经分子鉴定为摄食谷物的雉鸡</w:t>
      </w:r>
      <w:r>
        <w:rPr>
          <w:vertAlign w:val="superscript"/>
        </w:rPr>
        <w:t xml:space="preserve">[34,35]</w:t>
      </w:r>
      <w:r>
        <w:t xml:space="preserve">。印度河流域方面，Peters等（2022）指出Mohenjo-daro、Harappa等遗址的关键标本或属误鉴，或尺寸偏大、难以确定为史前家鸡，据此将印度次大陆家鸡的出现置于哈拉帕文明之后</w:t>
      </w:r>
      <w:r>
        <w:rPr>
          <w:vertAlign w:val="superscript"/>
        </w:rPr>
        <w:t xml:space="preserve">[36]</w:t>
      </w:r>
      <w:r>
        <w:t xml:space="preserve">；这与第3.2节Wang等的结论一致，即印度鸡由外来家鸡传入后吸收当地</w:t>
      </w:r>
      <w:r>
        <w:rPr>
          <w:i/>
          <w:iCs/>
        </w:rPr>
        <w:t xml:space="preserve">murghi</w:t>
      </w:r>
      <w:r>
        <w:t xml:space="preserve">的遗传变异而形成。</w:t>
      </w:r>
    </w:p>
    <w:p>
      <w:pPr>
        <w:suppressAutoHyphens/>
        <w:jc w:val="both"/>
      </w:pPr>
      <w:r>
        <w:t xml:space="preserve">现有记录中，最受支持的候选区域是东南亚半岛及邻近的中国西南。Peters等（2022）对89个国家约600处遗址的全球重评，将泰国东北部Ban Non Wat约公元前1650～1250年的材料认定为最早的明确家鸡记录，依据是原鸡属占鸟类遗存95%以上、幼鸟比例很高，以及较晚阶段的随葬鸡</w:t>
      </w:r>
      <w:r>
        <w:rPr>
          <w:vertAlign w:val="superscript"/>
        </w:rPr>
        <w:t xml:space="preserve">[36]</w:t>
      </w:r>
      <w:r>
        <w:t xml:space="preserve">。</w:t>
      </w:r>
      <w:del w:id="9021" w:author="Kiro" w:date="2026-10-09T07:42:19Z">
        <w:r>
          <w:delText xml:space="preserve">这一判断仍有</w:delText>
        </w:r>
      </w:del>
      <w:ins w:id="9022" w:author="Kiro" w:date="2026-10-09T07:42:19Z">
        <w:r>
          <w:t xml:space="preserve">按本节开头的判定标准，Ban Non Wat位于红原鸡野生分布区内，原鸡属比例高和幼鸟多本身也可能来自集中猎捕；随葬鸡反映了更密切的人鸡关系，但出自较晚阶段。这一判断还有其他</w:t>
        </w:r>
      </w:ins>
      <w:r>
        <w:t xml:space="preserve">不确定之处：泰国24种雉科鸟类之间尚缺完整的骨骼鉴别标准，最早日期来自新石器1期的遗址定年模型而非鸡骨直接测年，未定种幼鸟骨和含髓质骨的候选股骨分别来自宽泛或较晚的地层</w:t>
      </w:r>
      <w:r>
        <w:rPr>
          <w:vertAlign w:val="superscript"/>
        </w:rPr>
        <w:t xml:space="preserve">[37,38]</w:t>
      </w:r>
      <w:r>
        <w:t xml:space="preserve">；已获得的两件古线粒体序列出自较晚背景，本身也不能区分家鸡与红原鸡</w:t>
      </w:r>
      <w:r>
        <w:rPr>
          <w:vertAlign w:val="superscript"/>
        </w:rPr>
        <w:t xml:space="preserve">[39]</w:t>
      </w:r>
      <w:r>
        <w:t xml:space="preserve">。云南菜园子（约公元前2475～2205年）和大墩子的报告年代更早，Peng等（2022）据此主张把云南纳入初始驯化的讨论</w:t>
      </w:r>
      <w:r>
        <w:rPr>
          <w:vertAlign w:val="superscript"/>
        </w:rPr>
        <w:t xml:space="preserve">[40]</w:t>
      </w:r>
      <w:r>
        <w:t xml:space="preserve">，但这些鸡骨缺少可复核的骨骼描述，鸡形器物的物种和年代也不确定</w:t>
      </w:r>
      <w:r>
        <w:rPr>
          <w:vertAlign w:val="superscript"/>
        </w:rPr>
        <w:t xml:space="preserve">[41]</w:t>
      </w:r>
      <w:r>
        <w:t xml:space="preserve">。Ban Non Wat和云南都位于或邻近</w:t>
      </w:r>
      <w:r>
        <w:rPr>
          <w:i/>
          <w:iCs/>
        </w:rPr>
        <w:t xml:space="preserve">spadiceus</w:t>
      </w:r>
      <w:r>
        <w:t xml:space="preserve">现今的分布区，考古材料与主要祖源模型在地理上相互对应</w:t>
      </w:r>
      <w:r>
        <w:rPr>
          <w:vertAlign w:val="superscript"/>
        </w:rPr>
        <w:t xml:space="preserve">[16]</w:t>
      </w:r>
      <w:r>
        <w:t xml:space="preserve">；由于东南亚早期鸡骨不易保存，Peters等将Ban Non Wat视为家鸡出现年代的下限</w:t>
      </w:r>
      <w:r>
        <w:rPr>
          <w:vertAlign w:val="superscript"/>
        </w:rPr>
        <w:t xml:space="preserve">[36,41]</w:t>
      </w:r>
      <w:r>
        <w:t xml:space="preserve">。</w:t>
      </w:r>
    </w:p>
    <w:p>
      <w:pPr>
        <w:suppressAutoHyphens/>
        <w:jc w:val="both"/>
      </w:pPr>
      <w:r>
        <w:t xml:space="preserve">遗传年代给出的时间更早。Wang等（2020）用多序列顺序马尔可夫溯祖模型（MSMC）估计，家鸡与</w:t>
      </w:r>
      <w:r>
        <w:rPr>
          <w:i/>
          <w:iCs/>
        </w:rPr>
        <w:t xml:space="preserve">spadiceus</w:t>
      </w:r>
      <w:r>
        <w:t xml:space="preserve">约在（9500±3300）年前分化，明显早于最早的考古候选记录；作者以狼和狗的遗传分化早于明确驯化遗存为类比，认为这一节点反映的可能是</w:t>
      </w:r>
      <w:r>
        <w:rPr>
          <w:i/>
          <w:iCs/>
        </w:rPr>
        <w:t xml:space="preserve">spadiceus</w:t>
      </w:r>
      <w:r>
        <w:t xml:space="preserve">内部的谱系分化，其中某些谱系后来才被驯化</w:t>
      </w:r>
      <w:r>
        <w:rPr>
          <w:vertAlign w:val="superscript"/>
        </w:rPr>
        <w:t xml:space="preserve">[16]</w:t>
      </w:r>
      <w:r>
        <w:t xml:space="preserve">。这一估计</w:t>
      </w:r>
      <w:ins w:id="9023" w:author="Kiro" w:date="2026-10-09T07:42:19Z">
        <w:r>
          <w:t xml:space="preserve">基于测序深度高于20×的样本，并</w:t>
        </w:r>
      </w:ins>
      <w:r>
        <w:t xml:space="preserve">以世代时间1年、每代每位点突变率1.91×10⁻⁹为前提</w:t>
      </w:r>
      <w:del w:id="9024" w:author="Kiro" w:date="2026-10-09T07:42:19Z">
        <w:r>
          <w:delText xml:space="preserve">；家系测序已直接估计了鸡的每代突变率，但尚未据此重算这一年代</w:delText>
        </w:r>
        <w:r>
          <w:rPr>
            <w:vertAlign w:val="superscript"/>
          </w:rPr>
          <w:delText xml:space="preserve">[16,42,43]</w:delText>
        </w:r>
      </w:del>
      <w:ins w:id="9025" w:author="Kiro" w:date="2026-10-09T07:42:19Z">
        <w:r>
          <w:rPr>
            <w:vertAlign w:val="superscript"/>
          </w:rPr>
          <w:t xml:space="preserve">[16]</w:t>
        </w:r>
        <w:r>
          <w:t xml:space="preserve">。MSMC换算出的年代与世代时间成正比、与每代突变率成反比；家系测序已直接估计了鸡的每代突变率</w:t>
        </w:r>
        <w:r>
          <w:rPr>
            <w:vertAlign w:val="superscript"/>
          </w:rPr>
          <w:t xml:space="preserve">[42,43]</w:t>
        </w:r>
        <w:r>
          <w:t xml:space="preserve">，若据此重算，或考虑野生红原鸡可能长于1年的世代时间，这一年代都需相应调整</w:t>
        </w:r>
      </w:ins>
      <w:r>
        <w:t xml:space="preserve">。遗传分化年代因此不宜直接等同于驯化开始的年代；</w:t>
      </w:r>
      <w:del w:id="9026" w:author="Kiro" w:date="2026-10-09T07:42:19Z">
        <w:r>
          <w:delText xml:space="preserve">就现有考古记录而言，明确的家鸡不晚于公元前2千纪中期</w:delText>
        </w:r>
      </w:del>
      <w:ins w:id="9027" w:author="Kiro" w:date="2026-10-09T07:42:19Z">
        <w:r>
          <w:t xml:space="preserve">按Peters等（2022）认定的最早记录，家鸡不晚于公元前2千纪后期（约公元前1250年）</w:t>
        </w:r>
      </w:ins>
      <w:r>
        <w:t xml:space="preserve">已出现在东南亚半岛</w:t>
      </w:r>
      <w:ins w:id="9028" w:author="Kiro" w:date="2026-10-09T07:42:19Z">
        <w:r>
          <w:rPr>
            <w:vertAlign w:val="superscript"/>
          </w:rPr>
          <w:t xml:space="preserve">[36]</w:t>
        </w:r>
      </w:ins>
      <w:r>
        <w:t xml:space="preserve">。</w:t>
      </w:r>
    </w:p>
    <w:p>
      <w:pPr>
        <w:pStyle w:val="2"/>
        <w:suppressAutoHyphens/>
      </w:pPr>
      <w:r>
        <w:rPr>
          <w:sz w:val="24"/>
          <w:lang w:eastAsia="zh-CN"/>
        </w:rPr>
        <w:t xml:space="preserve">4.2 从农业共栖到持续饲养</w:t>
      </w:r>
    </w:p>
    <w:p>
      <w:pPr>
        <w:suppressAutoHyphens/>
        <w:jc w:val="both"/>
      </w:pPr>
      <w:r>
        <w:t xml:space="preserve">农业共栖模型解释了红原鸡为何会接近人类聚落（图1）</w:t>
      </w:r>
      <w:ins w:id="9029" w:author="Kiro" w:date="2026-10-09T07:42:19Z">
        <w:r>
          <w:t xml:space="preserve">，对应Larson和Fuller（2014）所述动物驯化的共栖路径</w:t>
        </w:r>
        <w:r>
          <w:rPr>
            <w:vertAlign w:val="superscript"/>
          </w:rPr>
          <w:t xml:space="preserve">[25]</w:t>
        </w:r>
      </w:ins>
      <w:r>
        <w:t xml:space="preserve">。Peters等（2022）发现，红原鸡分布区内鸡的首次出现与稻、粟种植的扩散在时间上相关，据此认为谷物生产和储藏增加了人鸡接触：耕地边缘、休耕地和次生灌丛提供掩蔽，收获和加工留下的谷物提供食物</w:t>
      </w:r>
      <w:r>
        <w:rPr>
          <w:vertAlign w:val="superscript"/>
        </w:rPr>
        <w:t xml:space="preserve">[36]</w:t>
      </w:r>
      <w:r>
        <w:t xml:space="preserve">。现代野外观察记录了相应的条件：Collias和Saichuae（1967）在泰国观察到，红原鸡利用开垦地及其边缘，嗉囊和肌胃中有栽培稻和玉米，有猎捕的地区则在离村较远处更容易遇到红原鸡</w:t>
      </w:r>
      <w:r>
        <w:rPr>
          <w:vertAlign w:val="superscript"/>
        </w:rPr>
        <w:t xml:space="preserve">[44]</w:t>
      </w:r>
      <w:r>
        <w:t xml:space="preserve">；余辰星等（2011）在桂西南发现，红原鸡利用山地中下部的多种灌丛，繁殖季多次在村落周围与放养家鸡交配</w:t>
      </w:r>
      <w:r>
        <w:rPr>
          <w:vertAlign w:val="superscript"/>
        </w:rPr>
        <w:t xml:space="preserve">[45]</w:t>
      </w:r>
      <w:r>
        <w:t xml:space="preserve">。</w:t>
      </w:r>
    </w:p>
    <w:p>
      <w:pPr>
        <w:suppressAutoHyphens/>
        <w:jc w:val="both"/>
      </w:pPr>
      <w:r>
        <w:t xml:space="preserve">共栖条件因地而异。云南白羊村和大墩子均发现稻、粟和黍，白羊村稻遗存较多，大墩子谷粒则以粟黍为主</w:t>
      </w:r>
      <w:r>
        <w:rPr>
          <w:vertAlign w:val="superscript"/>
        </w:rPr>
        <w:t xml:space="preserve">[46,47]</w:t>
      </w:r>
      <w:r>
        <w:t xml:space="preserve">；Peters等推测云南由粟地休耕形成的共栖机会不如东南亚半岛普遍</w:t>
      </w:r>
      <w:r>
        <w:rPr>
          <w:vertAlign w:val="superscript"/>
        </w:rPr>
        <w:t xml:space="preserve">[41]</w:t>
      </w:r>
      <w:r>
        <w:t xml:space="preserve">，但大墩子的谷粒组合说明这一推测未必适用于每个遗址。从接触到持续饲养，还涉及人类利用方式的变化。Barton等（2020）根据大地湾的雉鸡提出，野鸟可以自行摄食聚落和耕地中的谷物，人再利用聚集的鸟群</w:t>
      </w:r>
      <w:r>
        <w:rPr>
          <w:vertAlign w:val="superscript"/>
        </w:rPr>
        <w:t xml:space="preserve">[34]</w:t>
      </w:r>
      <w:r>
        <w:t xml:space="preserve">；对红原鸡而言，持续接触可能为选留对人恐惧较低的个体创造机会，第4.3节的选择实验检验了这类选择的后果。这一过程目前仍缺乏直接的考古证据。</w:t>
      </w:r>
      <w:ins w:id="9030" w:author="Kiro" w:date="2026-10-09T07:42:19Z">
        <w:r>
          <w:t xml:space="preserve">人们开始持续饲养红原鸡的动机同样没有定论，食物、产蛋、斗鸡以及仪式或展示用途都是候选解释；东南亚青铜时代墓葬中的随葬鸡，以及已研究的欧洲地区鸡在传入数个世纪后才成为日常食物（第6.1节），都提示早期的人鸡关系不一定以肉蛋利用为主。</w:t>
        </w:r>
      </w:ins>
    </w:p>
    <w:p>
      <w:pPr>
        <w:keepNext/>
        <w:spacing w:before="140" w:after="60" w:line="240" w:lineRule="auto"/>
        <w:ind w:firstLine="0"/>
        <w:jc w:val="center"/>
      </w:pPr>
      <w:r>
        <w:rPr>
          <w:noProof/>
        </w:rPr>
        <w:drawing>
          <wp:inline distT="0" distB="0" distL="0" distR="0" wp14:anchorId="7D9795FA" wp14:editId="3B6199F9">
            <wp:extent cx="6120000" cy="3442500"/>
            <wp:effectExtent l="0" t="0" r="0" b="0"/>
            <wp:docPr id="103" nam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
                    <a:stretch>
                      <a:fillRect/>
                    </a:stretch>
                  </pic:blipFill>
                  <pic:spPr>
                    <a:xfrm>
                      <a:off x="0" y="0"/>
                      <a:ext cx="6120000" cy="3442500"/>
                    </a:xfrm>
                    <a:prstGeom prst="rect">
                      <a:avLst/>
                    </a:prstGeom>
                  </pic:spPr>
                </pic:pic>
              </a:graphicData>
            </a:graphic>
          </wp:inline>
        </w:drawing>
      </w:r>
    </w:p>
    <w:p>
      <w:pPr>
        <w:pStyle w:val="af7"/>
        <w:suppressAutoHyphens/>
        <w:spacing w:before="60" w:after="60"/>
      </w:pPr>
      <w:r>
        <w:rPr>
          <w:sz w:val="22"/>
          <w:lang w:eastAsia="zh-CN"/>
        </w:rPr>
        <w:t xml:space="preserve">图1 家鸡的初始驯化与传播后的持续</w:t>
      </w:r>
      <w:del w:id="9031" w:author="Kiro" w:date="2026-10-09T07:42:19Z">
        <w:r>
          <w:rPr>
            <w:sz w:val="22"/>
            <w:lang w:eastAsia="zh-CN"/>
          </w:rPr>
          <w:delText xml:space="preserve">驯</w:delText>
        </w:r>
      </w:del>
      <w:ins w:id="9032" w:author="Kiro" w:date="2026-10-09T07:42:19Z">
        <w:r>
          <w:rPr>
            <w:sz w:val="22"/>
            <w:lang w:eastAsia="zh-CN"/>
          </w:rPr>
          <w:t xml:space="preserve">演</w:t>
        </w:r>
      </w:ins>
      <w:r>
        <w:rPr>
          <w:sz w:val="22"/>
          <w:lang w:eastAsia="zh-CN"/>
        </w:rPr>
        <w:t xml:space="preserve">化</w:t>
      </w:r>
    </w:p>
    <w:p>
      <w:pPr>
        <w:suppressAutoHyphens/>
        <w:spacing w:after="80" w:line="276" w:lineRule="auto"/>
        <w:ind w:firstLine="0"/>
      </w:pPr>
      <w:r>
        <w:t xml:space="preserve">01—02部分对应初始驯化（第4节）：农业改变食物和生境，使红原鸡接近聚落（01）；持续饲养和繁殖使其适应人类环境（02）。03—04部分对应传播及传播后的持续</w:t>
      </w:r>
      <w:del w:id="9033" w:author="Kiro" w:date="2026-10-09T07:42:19Z">
        <w:r>
          <w:delText xml:space="preserve">驯</w:delText>
        </w:r>
      </w:del>
      <w:ins w:id="9034" w:author="Kiro" w:date="2026-10-09T07:42:19Z">
        <w:r>
          <w:t xml:space="preserve">演</w:t>
        </w:r>
      </w:ins>
      <w:r>
        <w:t xml:space="preserve">化（第5、6节）：迁徙、贸易和引种使鸡传入各地，并与当地野生原鸡杂交、在当地分化（03）；反复引种、基因交流和品种形成继续改变家鸡（04）。图底部的选择与漂变线自02部分起标示，表示人类管理介入后，人工选择与自然选择、遗传漂变共同作用；自然选择和遗传漂变也作用于此前的野生群体。家鸡主要核祖源与</w:t>
      </w:r>
      <w:r>
        <w:rPr>
          <w:i/>
          <w:iCs/>
        </w:rPr>
        <w:t xml:space="preserve">G. g. spadiceus</w:t>
      </w:r>
      <w:r>
        <w:t xml:space="preserve">相关，其他原鸡的局部贡献增加了部分家鸡群体的遗传来源</w:t>
      </w:r>
      <w:r>
        <w:rPr>
          <w:vertAlign w:val="superscript"/>
        </w:rPr>
        <w:t xml:space="preserve">[16,20]</w:t>
      </w:r>
      <w:r>
        <w:t xml:space="preserve">；家鸡成分也可进入野生红原鸡群体</w:t>
      </w:r>
      <w:r>
        <w:rPr>
          <w:vertAlign w:val="superscript"/>
        </w:rPr>
        <w:t xml:space="preserve">[17]</w:t>
      </w:r>
      <w:r>
        <w:t xml:space="preserve">，图中03部分只示意了野生原鸡向家鸡的渗入方向。全球传播以后，引种、混合和选育继续改变性状与群体组成</w:t>
      </w:r>
      <w:r>
        <w:rPr>
          <w:vertAlign w:val="superscript"/>
        </w:rPr>
        <w:t xml:space="preserve">[48–51]</w:t>
      </w:r>
      <w:r>
        <w:t xml:space="preserve">。</w:t>
      </w:r>
    </w:p>
    <w:p>
      <w:pPr>
        <w:pStyle w:val="2"/>
        <w:suppressAutoHyphens/>
      </w:pPr>
      <w:r>
        <w:rPr>
          <w:sz w:val="24"/>
          <w:lang w:eastAsia="zh-CN"/>
        </w:rPr>
        <w:t xml:space="preserve">4.3 初始驯化中的性状变化</w:t>
      </w:r>
    </w:p>
    <w:p>
      <w:pPr>
        <w:suppressAutoHyphens/>
        <w:jc w:val="both"/>
      </w:pPr>
      <w:ins w:id="9035" w:author="Kiro" w:date="2026-10-09T07:42:19Z">
        <w:r>
          <w:t xml:space="preserve">一种假说认为，</w:t>
        </w:r>
      </w:ins>
      <w:r>
        <w:t xml:space="preserve">初始驯化最先作用</w:t>
      </w:r>
      <w:del w:id="9036" w:author="Kiro" w:date="2026-10-09T07:42:19Z">
        <w:r>
          <w:delText xml:space="preserve">的，很可能是</w:delText>
        </w:r>
      </w:del>
      <w:ins w:id="9037" w:author="Kiro" w:date="2026-10-09T07:42:19Z">
        <w:r>
          <w:t xml:space="preserve">于</w:t>
        </w:r>
      </w:ins>
      <w:r>
        <w:t xml:space="preserve">红原鸡对人的恐惧</w:t>
      </w:r>
      <w:ins w:id="9038" w:author="Kiro" w:date="2026-10-09T07:42:19Z">
        <w:r>
          <w:rPr>
            <w:vertAlign w:val="superscript"/>
          </w:rPr>
          <w:t xml:space="preserve">[52]</w:t>
        </w:r>
      </w:ins>
      <w:r>
        <w:t xml:space="preserve">。以对人恐惧作为留种标准的红原鸡选择实验，检验了只选留较温顺的个体能否连带改变其他性状</w:t>
      </w:r>
      <w:del w:id="9039" w:author="Kiro" w:date="2026-10-09T07:42:19Z">
        <w:r>
          <w:delText xml:space="preserve">，这一思路源于对狐狸的类似实验</w:delText>
        </w:r>
        <w:r>
          <w:rPr>
            <w:vertAlign w:val="superscript"/>
          </w:rPr>
          <w:delText xml:space="preserve">[52]</w:delText>
        </w:r>
      </w:del>
      <w:r>
        <w:t xml:space="preserve">。Agnvall等（2012）</w:t>
      </w:r>
      <w:ins w:id="9040" w:author="Kiro" w:date="2026-10-09T07:42:19Z">
        <w:r>
          <w:t xml:space="preserve">借鉴狐狸驯化实验的思路，</w:t>
        </w:r>
      </w:ins>
      <w:r>
        <w:t xml:space="preserve">用来自两个圈养种群的红原鸡建立高、低恐惧选择线，发现对人恐惧具有遗传基础，并与部分觅食和探索行为相关</w:t>
      </w:r>
      <w:r>
        <w:rPr>
          <w:vertAlign w:val="superscript"/>
        </w:rPr>
        <w:t xml:space="preserve">[52]</w:t>
      </w:r>
      <w:r>
        <w:t xml:space="preserve">。随后几代中，低恐惧线表现出较高体重、更大的蛋和初生后代，社会支配测试中攻击行为较多</w:t>
      </w:r>
      <w:r>
        <w:rPr>
          <w:vertAlign w:val="superscript"/>
        </w:rPr>
        <w:t xml:space="preserve">[53]</w:t>
      </w:r>
      <w:r>
        <w:t xml:space="preserve">；其基础代谢和饲料利用效率较高，在新异物体试验中更大胆</w:t>
      </w:r>
      <w:r>
        <w:rPr>
          <w:vertAlign w:val="superscript"/>
        </w:rPr>
        <w:t xml:space="preserve">[54]</w:t>
      </w:r>
      <w:r>
        <w:t xml:space="preserve">；绝对及相对脑重较低，小脑占全脑的比例较高</w:t>
      </w:r>
      <w:r>
        <w:rPr>
          <w:vertAlign w:val="superscript"/>
        </w:rPr>
        <w:t xml:space="preserve">[55]</w:t>
      </w:r>
      <w:r>
        <w:t xml:space="preserve">。经三代互交建立的F3群体中，较低恐惧仍与较快的幼期生长相关</w:t>
      </w:r>
      <w:r>
        <w:rPr>
          <w:vertAlign w:val="superscript"/>
        </w:rPr>
        <w:t xml:space="preserve">[56]</w:t>
      </w:r>
      <w:r>
        <w:t xml:space="preserve">；低恐惧线的同类冲突及雄鸡鸣叫也较多</w:t>
      </w:r>
      <w:r>
        <w:rPr>
          <w:vertAlign w:val="superscript"/>
        </w:rPr>
        <w:t xml:space="preserve">[57]</w:t>
      </w:r>
      <w:r>
        <w:t xml:space="preserve">。这一系列研究没有重复选择线，起始个体也来自长期圈养的种群，漂变和创始群体组成是解释线间差异时需要考虑的因素</w:t>
      </w:r>
      <w:r>
        <w:rPr>
          <w:vertAlign w:val="superscript"/>
        </w:rPr>
        <w:t xml:space="preserve">[53]</w:t>
      </w:r>
      <w:r>
        <w:t xml:space="preserve">。尽管如此，它们表明，仅以温顺性为留种标准，几代之内就可连带改变体型、繁殖投入、代谢、脑与器官比例及社会行为，为初始驯化中的关联变化提供了</w:t>
      </w:r>
      <w:del w:id="9041" w:author="Kiro" w:date="2026-10-09T07:42:19Z">
        <w:r>
          <w:delText xml:space="preserve">实验依据</w:delText>
        </w:r>
      </w:del>
      <w:ins w:id="9042" w:author="Kiro" w:date="2026-10-09T07:42:19Z">
        <w:r>
          <w:t xml:space="preserve">一种可行机制；早期家鸡是否确实经历过这类选择，仍需其他证据检验</w:t>
        </w:r>
      </w:ins>
      <w:r>
        <w:t xml:space="preserve">。</w:t>
      </w:r>
    </w:p>
    <w:p>
      <w:pPr>
        <w:suppressAutoHyphens/>
        <w:jc w:val="both"/>
      </w:pPr>
      <w:r>
        <w:t xml:space="preserve">红原鸡与白来航的比较可以与这些实验相互对照。Henriksen等（2016）发现，白来航体重比红原鸡高约85%，绝对脑重高约15%，脑重占体重的比例却较低，差异主要涉及小脑</w:t>
      </w:r>
      <w:r>
        <w:rPr>
          <w:vertAlign w:val="superscript"/>
        </w:rPr>
        <w:t xml:space="preserve">[58]</w:t>
      </w:r>
      <w:r>
        <w:t xml:space="preserve">；Racicot等（2021）又发现，白来航小脑具有更多折叠及更多、更大的颗粒细胞</w:t>
      </w:r>
      <w:r>
        <w:rPr>
          <w:vertAlign w:val="superscript"/>
        </w:rPr>
        <w:t xml:space="preserve">[59]</w:t>
      </w:r>
      <w:r>
        <w:t xml:space="preserve">。</w:t>
      </w:r>
      <w:del w:id="9043" w:author="Kiro" w:date="2026-10-09T07:42:19Z">
        <w:r>
          <w:delText xml:space="preserve">这一</w:delText>
        </w:r>
      </w:del>
      <w:ins w:id="9044" w:author="Kiro" w:date="2026-10-09T07:42:19Z">
        <w:r>
          <w:t xml:space="preserve">其中相对脑重降低的</w:t>
        </w:r>
      </w:ins>
      <w:r>
        <w:t xml:space="preserve">方向与低恐惧线一致，</w:t>
      </w:r>
      <w:ins w:id="9045" w:author="Kiro" w:date="2026-10-09T07:42:19Z">
        <w:r>
          <w:t xml:space="preserve">小脑也是两类比较中差异集中的部位，但绝对脑重的变化方向相反，可能与白来航体型大幅增大有关；</w:t>
        </w:r>
      </w:ins>
      <w:r>
        <w:t xml:space="preserve">低恐惧线F3互交与红原鸡×家鸡互交（下称野家互交）的部分脑组成位点也相互共定位</w:t>
      </w:r>
      <w:r>
        <w:rPr>
          <w:vertAlign w:val="superscript"/>
        </w:rPr>
        <w:t xml:space="preserve">[60]</w:t>
      </w:r>
      <w:r>
        <w:t xml:space="preserve">。野家互交中，部分恐惧行为位点与生长或蛋重位点重叠，多种行为、形态和生活史性状的位点集中在紧密相连的区域</w:t>
      </w:r>
      <w:r>
        <w:rPr>
          <w:vertAlign w:val="superscript"/>
        </w:rPr>
        <w:t xml:space="preserve">[61,62]</w:t>
      </w:r>
      <w:r>
        <w:t xml:space="preserve">，可以解释温顺性选择为何会连带改变生长和繁殖。但并非所有差异都随温顺性选择出现：白来航束缚应激后的皮质酮反应较弱，肾上腺中多个调控相关基因的表达也与红原鸡不同</w:t>
      </w:r>
      <w:r>
        <w:rPr>
          <w:vertAlign w:val="superscript"/>
        </w:rPr>
        <w:t xml:space="preserve">[63]</w:t>
      </w:r>
      <w:r>
        <w:t xml:space="preserve">，两条选择线的这一反应却没有差异</w:t>
      </w:r>
      <w:r>
        <w:rPr>
          <w:vertAlign w:val="superscript"/>
        </w:rPr>
        <w:t xml:space="preserve">[54]</w:t>
      </w:r>
      <w:r>
        <w:t xml:space="preserve">。白来航还经历了近代商业选育（第6.2节），这类比较只能提示、不能单独确定哪些差异属于初始驯化。</w:t>
      </w:r>
    </w:p>
    <w:p>
      <w:pPr>
        <w:suppressAutoHyphens/>
        <w:jc w:val="both"/>
      </w:pPr>
      <w:r>
        <w:t xml:space="preserve">识别初始驯化的基因组痕迹，需要不受近期家鸡渗入影响的野生参照，并纳入多类家鸡以减少品种形成的信号。Wu等（2023）以约一个世纪前的红原鸡标本为参照，比较从农场品种到村鸡的多类家鸡，在家鸡与历史红原鸡高度分化的区域中识别出8个呈现选择信号的基因，功能涉及视觉（</w:t>
      </w:r>
      <w:r>
        <w:rPr>
          <w:i/>
          <w:iCs/>
        </w:rPr>
        <w:t xml:space="preserve">CERKL</w:t>
      </w:r>
      <w:r>
        <w:t xml:space="preserve">）、繁殖（</w:t>
      </w:r>
      <w:r>
        <w:rPr>
          <w:i/>
          <w:iCs/>
        </w:rPr>
        <w:t xml:space="preserve">CFAP97</w:t>
      </w:r>
      <w:r>
        <w:t xml:space="preserve">、</w:t>
      </w:r>
      <w:r>
        <w:rPr>
          <w:i/>
          <w:iCs/>
        </w:rPr>
        <w:t xml:space="preserve">MUS81</w:t>
      </w:r>
      <w:r>
        <w:t xml:space="preserve">）、代谢（</w:t>
      </w:r>
      <w:r>
        <w:rPr>
          <w:i/>
          <w:iCs/>
        </w:rPr>
        <w:t xml:space="preserve">C2CD5</w:t>
      </w:r>
      <w:r>
        <w:t xml:space="preserve">）、神经信号（</w:t>
      </w:r>
      <w:r>
        <w:rPr>
          <w:i/>
          <w:iCs/>
        </w:rPr>
        <w:t xml:space="preserve">CAPS2</w:t>
      </w:r>
      <w:r>
        <w:t xml:space="preserve">）及发育（</w:t>
      </w:r>
      <w:r>
        <w:rPr>
          <w:i/>
          <w:iCs/>
        </w:rPr>
        <w:t xml:space="preserve">DYNC2H1</w:t>
      </w:r>
      <w:r>
        <w:t xml:space="preserve">、</w:t>
      </w:r>
      <w:r>
        <w:rPr>
          <w:i/>
          <w:iCs/>
        </w:rPr>
        <w:t xml:space="preserve">SLTM</w:t>
      </w:r>
      <w:r>
        <w:t xml:space="preserve">、</w:t>
      </w:r>
      <w:r>
        <w:rPr>
          <w:i/>
          <w:iCs/>
        </w:rPr>
        <w:t xml:space="preserve">GPATCH8</w:t>
      </w:r>
      <w:r>
        <w:t xml:space="preserve">）</w:t>
      </w:r>
      <w:r>
        <w:rPr>
          <w:vertAlign w:val="superscript"/>
        </w:rPr>
        <w:t xml:space="preserve">[17]</w:t>
      </w:r>
      <w:r>
        <w:t xml:space="preserve">。这些在各类家鸡中共有的差异，是目前最接近初始驯化的基因组证据；它们何时受到选择、与哪些性状相联系，仍需古代样本和功能研究确认。第6.1节将说明，曾被视为驯化基因的</w:t>
      </w:r>
      <w:r>
        <w:rPr>
          <w:i/>
          <w:iCs/>
        </w:rPr>
        <w:t xml:space="preserve">TSHR</w:t>
      </w:r>
      <w:r>
        <w:t xml:space="preserve">变异，在古代样本中要到传播以后才普遍升频。</w:t>
      </w:r>
    </w:p>
    <w:p>
      <w:pPr>
        <w:suppressAutoHyphens/>
        <w:jc w:val="both"/>
      </w:pPr>
      <w:r>
        <w:t xml:space="preserve">综上，初始驯化最可能发生在东南亚半岛及邻近的中国西南，主要祖先为</w:t>
      </w:r>
      <w:r>
        <w:rPr>
          <w:i/>
          <w:iCs/>
        </w:rPr>
        <w:t xml:space="preserve">spadiceus</w:t>
      </w:r>
      <w:r>
        <w:t xml:space="preserve">相关群体；农业共栖为红原鸡接近聚落提供了</w:t>
      </w:r>
      <w:ins w:id="9046" w:author="Kiro" w:date="2026-10-09T07:42:19Z">
        <w:r>
          <w:t xml:space="preserve">可能的</w:t>
        </w:r>
      </w:ins>
      <w:r>
        <w:t xml:space="preserve">生态机制。温顺性选择</w:t>
      </w:r>
      <w:del w:id="9047" w:author="Kiro" w:date="2026-10-09T07:42:19Z">
        <w:r>
          <w:delText xml:space="preserve">及其连带效应，以及</w:delText>
        </w:r>
      </w:del>
      <w:ins w:id="9048" w:author="Kiro" w:date="2026-10-09T07:42:19Z">
        <w:r>
          <w:t xml:space="preserve">实验表明，仅选择对人恐惧即可在数代内连带改变多种性状，为这一阶段的关联变化提供了可行机制；</w:t>
        </w:r>
      </w:ins>
      <w:r>
        <w:t xml:space="preserve">以历史红原鸡为参照识别的</w:t>
      </w:r>
      <w:ins w:id="9049" w:author="Kiro" w:date="2026-10-09T07:42:19Z">
        <w:r>
          <w:t xml:space="preserve">、</w:t>
        </w:r>
      </w:ins>
      <w:r>
        <w:t xml:space="preserve">各类家鸡共有的基因组分化，是目前</w:t>
      </w:r>
      <w:del w:id="9050" w:author="Kiro" w:date="2026-10-09T07:42:19Z">
        <w:r>
          <w:delText xml:space="preserve">可较有把握归于这一阶段的变化</w:delText>
        </w:r>
      </w:del>
      <w:ins w:id="9051" w:author="Kiro" w:date="2026-10-09T07:42:19Z">
        <w:r>
          <w:t xml:space="preserve">最接近这一阶段的基因组证据。二者能否确定归于初始驯化，仍需古代样本检验</w:t>
        </w:r>
      </w:ins>
      <w:r>
        <w:t xml:space="preserve">。</w:t>
      </w:r>
    </w:p>
    <w:p>
      <w:pPr>
        <w:pStyle w:val="1"/>
        <w:suppressAutoHyphens/>
      </w:pPr>
      <w:r>
        <w:rPr>
          <w:lang w:eastAsia="zh-CN"/>
        </w:rPr>
        <w:t xml:space="preserve">5 家鸡的传播</w:t>
      </w:r>
    </w:p>
    <w:p>
      <w:pPr>
        <w:suppressAutoHyphens/>
        <w:jc w:val="both"/>
      </w:pPr>
      <w:r>
        <w:t xml:space="preserve">鸡离开初始驯化区域后的传播，Peters等（2022）已依据约600处遗址的重评建立了全球时空框架</w:t>
      </w:r>
      <w:r>
        <w:rPr>
          <w:vertAlign w:val="superscript"/>
        </w:rPr>
        <w:t xml:space="preserve">[36]</w:t>
      </w:r>
      <w:r>
        <w:t xml:space="preserve">。本节</w:t>
      </w:r>
      <w:del w:id="9052" w:author="Kiro" w:date="2026-10-09T07:42:19Z">
        <w:r>
          <w:delText xml:space="preserve">不再逐一复述遗址，各地</w:delText>
        </w:r>
      </w:del>
      <w:ins w:id="9053" w:author="Kiro" w:date="2026-10-09T07:42:19Z">
        <w:r>
          <w:t xml:space="preserve">按区域概括主要时间节点，各遗址</w:t>
        </w:r>
      </w:ins>
      <w:r>
        <w:t xml:space="preserve">的年代和证据</w:t>
      </w:r>
      <w:del w:id="9054" w:author="Kiro" w:date="2026-10-09T07:42:19Z">
        <w:r>
          <w:delText xml:space="preserve">见表1</w:delText>
        </w:r>
      </w:del>
      <w:ins w:id="9055" w:author="Kiro" w:date="2026-10-09T07:42:19Z">
        <w:r>
          <w:t xml:space="preserve">细节见表2</w:t>
        </w:r>
      </w:ins>
      <w:r>
        <w:t xml:space="preserve">和图2，</w:t>
      </w:r>
      <w:del w:id="9056" w:author="Kiro" w:date="2026-10-09T07:42:19Z">
        <w:r>
          <w:delText xml:space="preserve">以下仅概括主要时间节点，并补充这一框架以后</w:delText>
        </w:r>
      </w:del>
      <w:ins w:id="9057" w:author="Kiro" w:date="2026-10-09T07:42:19Z">
        <w:r>
          <w:t xml:space="preserve">并补充</w:t>
        </w:r>
      </w:ins>
      <w:r>
        <w:t xml:space="preserve">直接测年和古DNA研究</w:t>
      </w:r>
      <w:del w:id="9058" w:author="Kiro" w:date="2026-10-09T07:42:19Z">
        <w:r>
          <w:delText xml:space="preserve">带来</w:delText>
        </w:r>
      </w:del>
      <w:ins w:id="9059" w:author="Kiro" w:date="2026-10-09T07:42:19Z">
        <w:r>
          <w:t xml:space="preserve">对局部结论</w:t>
        </w:r>
      </w:ins>
      <w:r>
        <w:t xml:space="preserve">的修正。</w:t>
      </w:r>
    </w:p>
    <w:p>
      <w:pPr>
        <w:suppressAutoHyphens/>
        <w:jc w:val="both"/>
      </w:pPr>
      <w:r>
        <w:t xml:space="preserve">按这一框架，鸡于公元前2千纪后期见于中</w:t>
      </w:r>
      <w:del w:id="9060" w:author="Kiro" w:date="2026-10-09T07:42:19Z">
        <w:r>
          <w:delText xml:space="preserve">国中部（殷墟和大司空村</w:delText>
        </w:r>
      </w:del>
      <w:ins w:id="9061" w:author="Kiro" w:date="2026-10-09T07:42:19Z">
        <w:r>
          <w:t xml:space="preserve">原（殷墟</w:t>
        </w:r>
      </w:ins>
      <w:r>
        <w:t xml:space="preserve">）、南亚和美索不达米亚，约公元前800年见于地中海欧洲和埃塞俄比亚北部</w:t>
      </w:r>
      <w:r>
        <w:rPr>
          <w:vertAlign w:val="superscript"/>
        </w:rPr>
        <w:t xml:space="preserve">[36]</w:t>
      </w:r>
      <w:r>
        <w:t xml:space="preserve">。印度Daimabad的层位序列显示，鸡较晚才加入已有农业与家畜饲养的聚落</w:t>
      </w:r>
      <w:r>
        <w:rPr>
          <w:vertAlign w:val="superscript"/>
        </w:rPr>
        <w:t xml:space="preserve">[36]</w:t>
      </w:r>
      <w:r>
        <w:t xml:space="preserve">。向西的传播依托海陆贸易网络：Peters等认为希腊和腓尼基的海上贸易促进了鸡在地中海的传播，随后的区域交换又推动其向上莱茵河和多瑙河流域扩展</w:t>
      </w:r>
      <w:r>
        <w:rPr>
          <w:vertAlign w:val="superscript"/>
        </w:rPr>
        <w:t xml:space="preserve">[36]</w:t>
      </w:r>
      <w:r>
        <w:t xml:space="preserve">；中亚多个聚落自</w:t>
      </w:r>
      <w:ins w:id="9062" w:author="Kiro" w:date="2026-10-09T07:42:19Z">
        <w:r>
          <w:t xml:space="preserve">约</w:t>
        </w:r>
      </w:ins>
      <w:r>
        <w:t xml:space="preserve">公元前4</w:t>
      </w:r>
      <w:del w:id="9063" w:author="Kiro" w:date="2026-10-09T07:42:19Z">
        <w:r>
          <w:delText xml:space="preserve">世纪</w:delText>
        </w:r>
      </w:del>
      <w:ins w:id="9064" w:author="Kiro" w:date="2026-10-09T07:42:19Z">
        <w:r>
          <w:t xml:space="preserve">00年</w:t>
        </w:r>
      </w:ins>
      <w:r>
        <w:t xml:space="preserve">起反复出土鸡蛋壳，提示鸡沿丝绸之路一带传播</w:t>
      </w:r>
      <w:r>
        <w:rPr>
          <w:vertAlign w:val="superscript"/>
        </w:rPr>
        <w:t xml:space="preserve">[64]</w:t>
      </w:r>
      <w:r>
        <w:t xml:space="preserve">。非洲方面，埃塞俄比亚北部Mezber的鸡骨直接测年为公元前820～595年，作者提出鸡可能经南阿拉伯与红海的交流传入</w:t>
      </w:r>
      <w:r>
        <w:rPr>
          <w:vertAlign w:val="superscript"/>
        </w:rPr>
        <w:t xml:space="preserve">[65]</w:t>
      </w:r>
      <w:r>
        <w:t xml:space="preserve">；下埃及较早的鸡遗存属阿契美尼德时期，尼罗河三角洲的发掘报告没有增加可确证的更早记录</w:t>
      </w:r>
      <w:r>
        <w:rPr>
          <w:vertAlign w:val="superscript"/>
        </w:rPr>
        <w:t xml:space="preserve">[36,66,67]</w:t>
      </w:r>
      <w:r>
        <w:t xml:space="preserve">；西非Jenne-jeno</w:t>
      </w:r>
      <w:ins w:id="9065" w:author="Kiro" w:date="2026-10-09T07:42:19Z">
        <w:r>
          <w:t xml:space="preserve">的鸡见于</w:t>
        </w:r>
      </w:ins>
      <w:r>
        <w:t xml:space="preserve">公元1千纪</w:t>
      </w:r>
      <w:del w:id="9066" w:author="Kiro" w:date="2026-10-09T07:42:19Z">
        <w:r>
          <w:delText xml:space="preserve">的材料经与珠鸡和大型鹧鸪比较后确认为鸡</w:delText>
        </w:r>
      </w:del>
      <w:r>
        <w:rPr>
          <w:vertAlign w:val="superscript"/>
        </w:rPr>
        <w:t xml:space="preserve">[68]</w:t>
      </w:r>
      <w:r>
        <w:t xml:space="preserve">；东非沿海和马达加斯加的记录则在公元1千纪中期以后</w:t>
      </w:r>
      <w:r>
        <w:rPr>
          <w:vertAlign w:val="superscript"/>
        </w:rPr>
        <w:t xml:space="preserve">[69]</w:t>
      </w:r>
      <w:r>
        <w:t xml:space="preserve">。东亚方面，日本唐古·键遗址的鸡骨直接测年为公元前</w:t>
      </w:r>
      <w:del w:id="9067" w:author="Kiro" w:date="2026-10-09T07:42:19Z">
        <w:r>
          <w:delText xml:space="preserve">381～204年</w:delText>
        </w:r>
      </w:del>
      <w:ins w:id="9068" w:author="Kiro" w:date="2026-10-09T07:42:19Z">
        <w:r>
          <w:t xml:space="preserve">4～前3世纪</w:t>
        </w:r>
      </w:ins>
      <w:r>
        <w:rPr>
          <w:vertAlign w:val="superscript"/>
        </w:rPr>
        <w:t xml:space="preserve">[70]</w:t>
      </w:r>
      <w:r>
        <w:t xml:space="preserve">。太平洋西南部的拉皮塔背景中，公元前1千纪早期已有鸡骨，夏威夷的较早记录则晚至公元13～15世纪</w:t>
      </w:r>
      <w:r>
        <w:rPr>
          <w:vertAlign w:val="superscript"/>
        </w:rPr>
        <w:t xml:space="preserve">[36,71–73]</w:t>
      </w:r>
      <w:r>
        <w:t xml:space="preserve">；Niue、夏威夷和Rapa Nui的22件可重复古鸡序列均属D分支</w:t>
      </w:r>
      <w:r>
        <w:rPr>
          <w:vertAlign w:val="superscript"/>
        </w:rPr>
        <w:t xml:space="preserve">[74]</w:t>
      </w:r>
      <w:r>
        <w:t xml:space="preserve">。美洲可靠的早期鸡群与殖民联系相关，海地和佛罗里达公元16～17世纪的</w:t>
      </w:r>
      <w:del w:id="9069" w:author="Kiro" w:date="2026-10-09T07:42:19Z">
        <w:r>
          <w:delText xml:space="preserve">鸡骨与中世纪伊比利亚鸡共享母系单倍型</w:delText>
        </w:r>
      </w:del>
      <w:ins w:id="9070" w:author="Kiro" w:date="2026-10-09T07:42:19Z">
        <w:r>
          <w:t xml:space="preserve">古鸡母系指向伊比利亚来源</w:t>
        </w:r>
      </w:ins>
      <w:r>
        <w:rPr>
          <w:vertAlign w:val="superscript"/>
        </w:rPr>
        <w:t xml:space="preserve">[39]</w:t>
      </w:r>
      <w:r>
        <w:t xml:space="preserve">。</w:t>
      </w:r>
    </w:p>
    <w:p>
      <w:pPr>
        <w:suppressAutoHyphens/>
        <w:jc w:val="both"/>
      </w:pPr>
      <w:del w:id="9071" w:author="Kiro" w:date="2026-10-09T07:42:19Z">
        <w:r>
          <w:delText xml:space="preserve">在</w:delText>
        </w:r>
      </w:del>
      <w:ins w:id="9072" w:author="Kiro" w:date="2026-10-09T07:42:19Z">
        <w:r>
          <w:t xml:space="preserve">除</w:t>
        </w:r>
      </w:ins>
      <w:r>
        <w:t xml:space="preserve">这一框架</w:t>
      </w:r>
      <w:del w:id="9073" w:author="Kiro" w:date="2026-10-09T07:42:19Z">
        <w:r>
          <w:delText xml:space="preserve">之后，三类研究</w:delText>
        </w:r>
      </w:del>
      <w:ins w:id="9074" w:author="Kiro" w:date="2026-10-09T07:42:19Z">
        <w:r>
          <w:t xml:space="preserve">外，直接测年和古DNA研究还从三方面</w:t>
        </w:r>
      </w:ins>
      <w:r>
        <w:t xml:space="preserve">修正或细化了局部结论。其一，鸡骨直接测年改变了对地层年代的解读：</w:t>
      </w:r>
      <w:ins w:id="9075" w:author="Kiro" w:date="2026-10-09T07:42:19Z">
        <w:r>
          <w:t xml:space="preserve">与该框架同期发表的</w:t>
        </w:r>
      </w:ins>
      <w:r>
        <w:t xml:space="preserve">Best等（2022）测定欧洲和西北非16处遗址23件被视为较早的鸡骨，其中18件晚于原报告的层位年代，鸡在铁器时代才进入欧洲；意大利Forcello和Orvieto的直接年代则因哈尔施塔特（Hallstatt）校准平台而区间较宽，不宜按区间早端确定传入年份</w:t>
      </w:r>
      <w:r>
        <w:rPr>
          <w:vertAlign w:val="superscript"/>
        </w:rPr>
        <w:t xml:space="preserve">[75]</w:t>
      </w:r>
      <w:r>
        <w:t xml:space="preserve">。其二，古DNA重新检验了来源判断：智利El Arenal-1的鸡骨曾被用来支持前哥伦布时期鸡由波利尼西亚传入南美</w:t>
      </w:r>
      <w:r>
        <w:rPr>
          <w:vertAlign w:val="superscript"/>
        </w:rPr>
        <w:t xml:space="preserve">[76]</w:t>
      </w:r>
      <w:r>
        <w:t xml:space="preserve">，其母系与测年随后受到质疑</w:t>
      </w:r>
      <w:r>
        <w:rPr>
          <w:vertAlign w:val="superscript"/>
        </w:rPr>
        <w:t xml:space="preserve">[77]</w:t>
      </w:r>
      <w:r>
        <w:t xml:space="preserve">，Rapa Nui标本去污染后复测为D分支，改变了原比较中太平洋一端的依据</w:t>
      </w:r>
      <w:r>
        <w:rPr>
          <w:vertAlign w:val="superscript"/>
        </w:rPr>
        <w:t xml:space="preserve">[74]</w:t>
      </w:r>
      <w:r>
        <w:t xml:space="preserve">，新的发掘虽支持该遗址属前哥伦布时期，所检材料中却未见与波利尼西亚接触的证据</w:t>
      </w:r>
      <w:r>
        <w:rPr>
          <w:vertAlign w:val="superscript"/>
        </w:rPr>
        <w:t xml:space="preserve">[78]</w:t>
      </w:r>
      <w:r>
        <w:t xml:space="preserve">。其三，扩大采样改变了来源模型：马达加斯加鸡曾被认为由南亚鸡群经东非传入</w:t>
      </w:r>
      <w:r>
        <w:rPr>
          <w:vertAlign w:val="superscript"/>
        </w:rPr>
        <w:t xml:space="preserve">[79]</w:t>
      </w:r>
      <w:r>
        <w:t xml:space="preserve">，Yonezawa等（2024）扩大岛内采样、以完整线粒体基因组校订分类后，更支持马达加斯加与东非分别接受外来种源</w:t>
      </w:r>
      <w:r>
        <w:rPr>
          <w:vertAlign w:val="superscript"/>
        </w:rPr>
        <w:t xml:space="preserve">[80]</w:t>
      </w:r>
      <w:r>
        <w:t xml:space="preserve">。传播路线的许多环节，仍是依据跨地区年代、历史网络和亲缘资料作出的推断。</w:t>
      </w:r>
    </w:p>
    <w:p>
      <w:pPr>
        <w:keepNext/>
        <w:spacing w:before="140" w:after="60" w:line="240" w:lineRule="auto"/>
        <w:ind w:firstLine="0"/>
        <w:jc w:val="center"/>
      </w:pPr>
      <w:r>
        <w:rPr>
          <w:noProof/>
        </w:rPr>
        <w:drawing>
          <wp:inline distT="0" distB="0" distL="0" distR="0" wp14:anchorId="2A5CAC91" wp14:editId="4054F89D">
            <wp:extent cx="6120000" cy="2753424"/>
            <wp:effectExtent l="0" t="0" r="0" b="0"/>
            <wp:docPr id="104" nam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
                    <a:stretch>
                      <a:fillRect/>
                    </a:stretch>
                  </pic:blipFill>
                  <pic:spPr>
                    <a:xfrm>
                      <a:off x="0" y="0"/>
                      <a:ext cx="6120000" cy="2753424"/>
                    </a:xfrm>
                    <a:prstGeom prst="rect">
                      <a:avLst/>
                    </a:prstGeom>
                  </pic:spPr>
                </pic:pic>
              </a:graphicData>
            </a:graphic>
          </wp:inline>
        </w:drawing>
      </w:r>
    </w:p>
    <w:p>
      <w:pPr>
        <w:pStyle w:val="af7"/>
        <w:suppressAutoHyphens/>
        <w:spacing w:before="60" w:after="60"/>
      </w:pPr>
      <w:r>
        <w:rPr>
          <w:sz w:val="22"/>
          <w:lang w:eastAsia="zh-CN"/>
        </w:rPr>
        <w:t>图</w:t>
      </w:r>
      <w:r>
        <w:rPr>
          <w:sz w:val="22"/>
          <w:lang w:eastAsia="zh-CN"/>
        </w:rPr>
        <w:t xml:space="preserve">2 </w:t>
      </w:r>
      <w:r>
        <w:rPr>
          <w:sz w:val="22"/>
          <w:lang w:eastAsia="zh-CN"/>
        </w:rPr>
        <w:t>家鸡的区域传播联系</w:t>
      </w:r>
    </w:p>
    <w:p>
      <w:pPr>
        <w:suppressAutoHyphens/>
        <w:spacing w:after="80" w:line="276" w:lineRule="auto"/>
        <w:ind w:firstLine="0"/>
      </w:pPr>
      <w:r>
        <w:rPr>
          <w:color w:val="000000"/>
          <w:sz w:val="21"/>
          <w:lang w:eastAsia="zh-CN"/>
        </w:rPr>
        <w:t xml:space="preserve">实线概括跨地区年代、历史网络及亲缘资料支持的区域联系，表示综合传播方向；虚线为候选路线或来源模型，灰色点线为有争议的前哥伦布时期波利尼西亚—南美联系。亚洲至西部欧亚的区域联系主要依据考古时序综合</w:t>
      </w:r>
      <w:r>
        <w:rPr>
          <w:color w:val="000000"/>
          <w:sz w:val="21"/>
          <w:vertAlign w:val="superscript"/>
          <w:lang w:eastAsia="zh-CN"/>
        </w:rPr>
        <w:t xml:space="preserve">[36]</w:t>
      </w:r>
      <w:r>
        <w:rPr>
          <w:color w:val="000000"/>
          <w:sz w:val="21"/>
          <w:lang w:eastAsia="zh-CN"/>
        </w:rPr>
        <w:t xml:space="preserve">；东亚至日本的候选联系结合遗存和核基因组研究</w:t>
      </w:r>
      <w:r>
        <w:rPr>
          <w:color w:val="000000"/>
          <w:sz w:val="21"/>
          <w:vertAlign w:val="superscript"/>
          <w:lang w:eastAsia="zh-CN"/>
        </w:rPr>
        <w:t xml:space="preserve">[70,81]</w:t>
      </w:r>
      <w:r>
        <w:rPr>
          <w:color w:val="000000"/>
          <w:sz w:val="21"/>
          <w:lang w:eastAsia="zh-CN"/>
        </w:rPr>
        <w:t xml:space="preserve">；太平洋联系结合考古记录及母系比较</w:t>
      </w:r>
      <w:r>
        <w:rPr>
          <w:color w:val="000000"/>
          <w:sz w:val="21"/>
          <w:vertAlign w:val="superscript"/>
          <w:lang w:eastAsia="zh-CN"/>
        </w:rPr>
        <w:t xml:space="preserve">[36,72,74]</w:t>
      </w:r>
      <w:r>
        <w:rPr>
          <w:color w:val="000000"/>
          <w:sz w:val="21"/>
          <w:lang w:eastAsia="zh-CN"/>
        </w:rPr>
        <w:t xml:space="preserve">。非洲向西的两条候选联系分别对应萨赫勒—苏丹带传播和西北非经大西洋进入西非、再向内陆扩散的解释</w:t>
      </w:r>
      <w:r>
        <w:rPr>
          <w:color w:val="000000"/>
          <w:sz w:val="21"/>
          <w:vertAlign w:val="superscript"/>
          <w:lang w:eastAsia="zh-CN"/>
        </w:rPr>
        <w:t xml:space="preserve">[36,68]</w:t>
      </w:r>
      <w:r>
        <w:rPr>
          <w:color w:val="000000"/>
          <w:sz w:val="21"/>
          <w:lang w:eastAsia="zh-CN"/>
        </w:rPr>
        <w:t xml:space="preserve">。线条概括区域关系，各遗址的具体日期及证据见表</w:t>
      </w:r>
      <w:del w:id="9076" w:author="Kiro" w:date="2026-10-09T07:42:19Z">
        <w:r>
          <w:rPr>
            <w:color w:val="000000"/>
            <w:sz w:val="21"/>
            <w:lang w:eastAsia="zh-CN"/>
          </w:rPr>
          <w:delText xml:space="preserve">1</w:delText>
        </w:r>
      </w:del>
      <w:ins w:id="9077" w:author="Kiro" w:date="2026-10-09T07:42:19Z">
        <w:r>
          <w:rPr>
            <w:color w:val="000000"/>
            <w:sz w:val="21"/>
            <w:lang w:eastAsia="zh-CN"/>
          </w:rPr>
          <w:t xml:space="preserve">2</w:t>
        </w:r>
      </w:ins>
      <w:r>
        <w:rPr>
          <w:color w:val="000000"/>
          <w:sz w:val="21"/>
          <w:lang w:eastAsia="zh-CN"/>
        </w:rPr>
        <w:t xml:space="preserve">。阴影为现生</w:t>
      </w:r>
      <w:r>
        <w:rPr>
          <w:i/>
          <w:iCs/>
          <w:color w:val="000000"/>
          <w:sz w:val="21"/>
          <w:lang w:eastAsia="zh-CN"/>
        </w:rPr>
        <w:t xml:space="preserve">G. g. spadiceus</w:t>
      </w:r>
      <w:r>
        <w:rPr>
          <w:color w:val="000000"/>
          <w:sz w:val="21"/>
          <w:lang w:eastAsia="zh-CN"/>
        </w:rPr>
        <w:t xml:space="preserve">参照区域</w:t>
      </w:r>
      <w:r>
        <w:rPr>
          <w:color w:val="000000"/>
          <w:sz w:val="21"/>
          <w:vertAlign w:val="superscript"/>
          <w:lang w:eastAsia="zh-CN"/>
        </w:rPr>
        <w:t xml:space="preserve">[16]</w:t>
      </w:r>
      <w:r>
        <w:rPr>
          <w:color w:val="000000"/>
          <w:sz w:val="21"/>
          <w:lang w:eastAsia="zh-CN"/>
        </w:rPr>
        <w:t xml:space="preserve">。编号1—21按表</w:t>
      </w:r>
      <w:del w:id="9078" w:author="Kiro" w:date="2026-10-09T07:42:19Z">
        <w:r>
          <w:rPr>
            <w:color w:val="000000"/>
            <w:sz w:val="21"/>
            <w:lang w:eastAsia="zh-CN"/>
          </w:rPr>
          <w:delText xml:space="preserve">1</w:delText>
        </w:r>
      </w:del>
      <w:ins w:id="9079" w:author="Kiro" w:date="2026-10-09T07:42:19Z">
        <w:r>
          <w:rPr>
            <w:color w:val="000000"/>
            <w:sz w:val="21"/>
            <w:lang w:eastAsia="zh-CN"/>
          </w:rPr>
          <w:t xml:space="preserve">2</w:t>
        </w:r>
      </w:ins>
      <w:r>
        <w:rPr>
          <w:color w:val="000000"/>
          <w:sz w:val="21"/>
          <w:lang w:eastAsia="zh-CN"/>
        </w:rPr>
        <w:t xml:space="preserve">的区域顺序排列；15a、15b分别为Unguja Ukuu和Mahilaka，16a、16b分别为Nenumbo和Tongoleleka；19为Rapa Nui古代母系复核地点。紫色虚线比较马达加斯加的两种母系模型：M1支持南亚鸡群经东非传入</w:t>
      </w:r>
      <w:r>
        <w:rPr>
          <w:color w:val="000000"/>
          <w:sz w:val="21"/>
          <w:vertAlign w:val="superscript"/>
          <w:lang w:eastAsia="zh-CN"/>
        </w:rPr>
        <w:t xml:space="preserve">[79]</w:t>
      </w:r>
      <w:r>
        <w:rPr>
          <w:color w:val="000000"/>
          <w:sz w:val="21"/>
          <w:lang w:eastAsia="zh-CN"/>
        </w:rPr>
        <w:t xml:space="preserve">；M2支持东非和马达加斯加分别接受外来种源，来源参照包含印度与北非</w:t>
      </w:r>
      <w:r>
        <w:rPr>
          <w:color w:val="000000"/>
          <w:sz w:val="21"/>
          <w:vertAlign w:val="superscript"/>
          <w:lang w:eastAsia="zh-CN"/>
        </w:rPr>
        <w:t xml:space="preserve">[80]</w:t>
      </w:r>
      <w:r>
        <w:rPr>
          <w:color w:val="000000"/>
          <w:sz w:val="21"/>
          <w:lang w:eastAsia="zh-CN"/>
        </w:rPr>
        <w:t xml:space="preserve">。源端—东非为两模型共用的联系，东非—马达加斯加属于M1，源端—马达加斯加属于M2；源端为模型示意位置。两侧A续接殖民时期的大西洋联系，分别通向海地和佛罗里达</w:t>
      </w:r>
      <w:r>
        <w:rPr>
          <w:color w:val="000000"/>
          <w:sz w:val="21"/>
          <w:vertAlign w:val="superscript"/>
          <w:lang w:eastAsia="zh-CN"/>
        </w:rPr>
        <w:t xml:space="preserve">[39]</w:t>
      </w:r>
      <w:r>
        <w:rPr>
          <w:color w:val="000000"/>
          <w:sz w:val="21"/>
          <w:lang w:eastAsia="zh-CN"/>
        </w:rPr>
        <w:t xml:space="preserve">。全球传播后，引种与基因交流仍在继续。海岸线使用Natural Earth公共数据。</w:t>
      </w:r>
    </w:p>
    <w:p>
      <w:pPr>
        <w:pStyle w:val="af7"/>
        <w:suppressAutoHyphens/>
        <w:spacing w:before="60" w:after="60"/>
      </w:pPr>
      <w:r>
        <w:rPr>
          <w:sz w:val="22"/>
          <w:lang w:eastAsia="zh-CN"/>
        </w:rPr>
        <w:t xml:space="preserve">表</w:t>
      </w:r>
      <w:del w:id="9080" w:author="Kiro" w:date="2026-10-09T07:42:19Z">
        <w:r>
          <w:rPr>
            <w:sz w:val="22"/>
            <w:lang w:eastAsia="zh-CN"/>
          </w:rPr>
          <w:delText xml:space="preserve">1</w:delText>
        </w:r>
      </w:del>
      <w:ins w:id="9081" w:author="Kiro" w:date="2026-10-09T07:42:19Z">
        <w:r>
          <w:rPr>
            <w:sz w:val="22"/>
            <w:lang w:eastAsia="zh-CN"/>
          </w:rPr>
          <w:t xml:space="preserve">2</w:t>
        </w:r>
      </w:ins>
      <w:r>
        <w:rPr>
          <w:sz w:val="22"/>
          <w:lang w:eastAsia="zh-CN"/>
        </w:rPr>
        <w:t xml:space="preserve"> 家鸡区域记录及其支持的历史判断</w:t>
      </w:r>
    </w:p>
    <w:tbl>
      <w:tblPr>
        <w:tblW w:w="0" w:type="auto"/>
        <w:jc w:val="center"/>
        <w:tblBorders>
          <w:top w:val="single" w:sz="8" w:space="0" w:color="000000"/>
          <w:left w:val="nil"/>
          <w:bottom w:val="single" w:sz="8" w:space="0" w:color="000000"/>
          <w:right w:val="nil"/>
          <w:insideH w:val="nil"/>
          <w:insideV w:val="nil"/>
        </w:tblBorders>
        <w:tblLayout w:type="fixed"/>
        <w:tblCellMar>
          <w:top w:w="45" w:type="dxa"/>
          <w:left w:w="75" w:type="dxa"/>
          <w:bottom w:w="45" w:type="dxa"/>
          <w:right w:w="75" w:type="dxa"/>
        </w:tblCellMar>
        <w:tblLook w:val="04A0" w:firstRow="1" w:lastRow="0" w:firstColumn="1" w:lastColumn="0" w:noHBand="0" w:noVBand="1"/>
      </w:tblPr>
      <w:tblGrid>
        <w:gridCol w:w="1701"/>
        <w:gridCol w:w="1928"/>
        <w:gridCol w:w="2494"/>
        <w:gridCol w:w="2608"/>
        <w:gridCol w:w="907"/>
      </w:tblGrid>
      <w:tr>
        <w:trPr>
          <w:cantSplit/>
          <w:tblHeader/>
          <w:jc w:val="center"/>
        </w:trPr>
        <w:tc>
          <w:tcPr>
            <w:tcW w:w="1701" w:type="dxa"/>
            <w:tcBorders>
              <w:bottom w:val="single" w:sz="6" w:space="0" w:color="000000"/>
            </w:tcBorders>
            <w:vAlign w:val="center"/>
          </w:tcPr>
          <w:p>
            <w:pPr>
              <w:suppressAutoHyphens/>
              <w:spacing w:after="0" w:line="264" w:lineRule="auto"/>
              <w:ind w:firstLine="0"/>
              <w:jc w:val="center"/>
            </w:pPr>
            <w:r>
              <w:rPr>
                <w:b/>
                <w:color w:val="000000"/>
                <w:sz w:val="19"/>
                <w:lang w:eastAsia="zh-CN"/>
              </w:rPr>
              <w:t>地区或遗址</w:t>
            </w:r>
          </w:p>
        </w:tc>
        <w:tc>
          <w:tcPr>
            <w:tcW w:w="1928" w:type="dxa"/>
            <w:tcBorders>
              <w:bottom w:val="single" w:sz="6" w:space="0" w:color="000000"/>
            </w:tcBorders>
            <w:vAlign w:val="center"/>
          </w:tcPr>
          <w:p>
            <w:pPr>
              <w:suppressAutoHyphens/>
              <w:spacing w:after="0" w:line="264" w:lineRule="auto"/>
              <w:ind w:firstLine="0"/>
              <w:jc w:val="center"/>
            </w:pPr>
            <w:r>
              <w:rPr>
                <w:b/>
                <w:color w:val="000000"/>
                <w:sz w:val="19"/>
                <w:lang w:eastAsia="zh-CN"/>
              </w:rPr>
              <w:t>年代及其对象</w:t>
            </w:r>
          </w:p>
        </w:tc>
        <w:tc>
          <w:tcPr>
            <w:tcW w:w="2494" w:type="dxa"/>
            <w:tcBorders>
              <w:bottom w:val="single" w:sz="6" w:space="0" w:color="000000"/>
            </w:tcBorders>
            <w:vAlign w:val="center"/>
          </w:tcPr>
          <w:p>
            <w:pPr>
              <w:suppressAutoHyphens/>
              <w:spacing w:after="0" w:line="264" w:lineRule="auto"/>
              <w:ind w:firstLine="0"/>
              <w:jc w:val="center"/>
            </w:pPr>
            <w:r>
              <w:rPr>
                <w:b/>
                <w:color w:val="000000"/>
                <w:sz w:val="19"/>
                <w:lang w:eastAsia="zh-CN"/>
              </w:rPr>
              <w:t>主要证据</w:t>
            </w:r>
          </w:p>
        </w:tc>
        <w:tc>
          <w:tcPr>
            <w:tcW w:w="2608" w:type="dxa"/>
            <w:tcBorders>
              <w:bottom w:val="single" w:sz="6" w:space="0" w:color="000000"/>
            </w:tcBorders>
            <w:vAlign w:val="center"/>
          </w:tcPr>
          <w:p>
            <w:pPr>
              <w:suppressAutoHyphens/>
              <w:spacing w:after="0" w:line="264" w:lineRule="auto"/>
              <w:ind w:firstLine="0"/>
              <w:jc w:val="center"/>
            </w:pPr>
            <w:r>
              <w:rPr>
                <w:b/>
                <w:color w:val="000000"/>
                <w:sz w:val="19"/>
                <w:lang w:eastAsia="zh-CN"/>
              </w:rPr>
              <w:t>可判断的历史关系</w:t>
            </w:r>
          </w:p>
        </w:tc>
        <w:tc>
          <w:tcPr>
            <w:tcW w:w="907" w:type="dxa"/>
            <w:tcBorders>
              <w:bottom w:val="single" w:sz="6" w:space="0" w:color="000000"/>
            </w:tcBorders>
            <w:vAlign w:val="center"/>
          </w:tcPr>
          <w:p>
            <w:pPr>
              <w:suppressAutoHyphens/>
              <w:spacing w:after="0" w:line="264" w:lineRule="auto"/>
              <w:ind w:firstLine="0"/>
              <w:jc w:val="center"/>
            </w:pPr>
            <w:r>
              <w:rPr>
                <w:b/>
                <w:color w:val="000000"/>
                <w:sz w:val="19"/>
                <w:lang w:eastAsia="zh-CN"/>
              </w:rPr>
              <w:t>文献</w:t>
            </w:r>
          </w:p>
        </w:tc>
      </w:tr>
      <w:tr>
        <w:trPr>
          <w:cantSplit/>
          <w:jc w:val="center"/>
        </w:trPr>
        <w:tc>
          <w:tcPr>
            <w:tcW w:w="1701" w:type="dxa"/>
            <w:vAlign w:val="center"/>
          </w:tcPr>
          <w:p>
            <w:pPr>
              <w:suppressAutoHyphens/>
              <w:spacing w:after="0" w:line="264" w:lineRule="auto"/>
              <w:ind w:firstLine="0"/>
            </w:pPr>
            <w:r>
              <w:rPr>
                <w:color w:val="000000"/>
                <w:sz w:val="19"/>
                <w:lang w:eastAsia="zh-CN"/>
              </w:rPr>
              <w:t xml:space="preserve">1 </w:t>
            </w:r>
            <w:r>
              <w:rPr>
                <w:color w:val="000000"/>
                <w:sz w:val="19"/>
                <w:lang w:eastAsia="zh-CN"/>
              </w:rPr>
              <w:t>泰国</w:t>
            </w:r>
            <w:r>
              <w:rPr>
                <w:color w:val="000000"/>
                <w:sz w:val="19"/>
                <w:lang w:eastAsia="zh-CN"/>
              </w:rPr>
              <w:t>Ban Non Wat</w:t>
            </w:r>
          </w:p>
        </w:tc>
        <w:tc>
          <w:tcPr>
            <w:tcW w:w="1928" w:type="dxa"/>
            <w:vAlign w:val="center"/>
          </w:tcPr>
          <w:p>
            <w:pPr>
              <w:suppressAutoHyphens/>
              <w:spacing w:after="0" w:line="264" w:lineRule="auto"/>
              <w:ind w:firstLine="0"/>
            </w:pPr>
            <w:r>
              <w:rPr>
                <w:color w:val="000000"/>
                <w:sz w:val="19"/>
                <w:lang w:eastAsia="zh-CN"/>
              </w:rPr>
              <w:t>约公元前</w:t>
            </w:r>
            <w:r>
              <w:rPr>
                <w:color w:val="000000"/>
                <w:sz w:val="19"/>
                <w:lang w:eastAsia="zh-CN"/>
              </w:rPr>
              <w:t>1650</w:t>
            </w:r>
            <w:r>
              <w:rPr>
                <w:color w:val="000000"/>
                <w:sz w:val="19"/>
                <w:lang w:eastAsia="zh-CN"/>
              </w:rPr>
              <w:t>～</w:t>
            </w:r>
            <w:r>
              <w:rPr>
                <w:color w:val="000000"/>
                <w:sz w:val="19"/>
                <w:lang w:eastAsia="zh-CN"/>
              </w:rPr>
              <w:t>1250</w:t>
            </w:r>
            <w:r>
              <w:rPr>
                <w:color w:val="000000"/>
                <w:sz w:val="19"/>
                <w:lang w:eastAsia="zh-CN"/>
              </w:rPr>
              <w:t>年；新石器</w:t>
            </w:r>
            <w:r>
              <w:rPr>
                <w:color w:val="000000"/>
                <w:sz w:val="19"/>
                <w:lang w:eastAsia="zh-CN"/>
              </w:rPr>
              <w:t>1</w:t>
            </w:r>
            <w:r>
              <w:rPr>
                <w:color w:val="000000"/>
                <w:sz w:val="19"/>
                <w:lang w:eastAsia="zh-CN"/>
              </w:rPr>
              <w:t>期遗址定年模型</w:t>
            </w:r>
          </w:p>
        </w:tc>
        <w:tc>
          <w:tcPr>
            <w:tcW w:w="2494" w:type="dxa"/>
            <w:vAlign w:val="center"/>
          </w:tcPr>
          <w:p>
            <w:pPr>
              <w:suppressAutoHyphens/>
              <w:spacing w:after="0" w:line="264" w:lineRule="auto"/>
              <w:ind w:firstLine="0"/>
            </w:pPr>
            <w:r>
              <w:rPr>
                <w:color w:val="000000"/>
                <w:sz w:val="19"/>
                <w:lang w:eastAsia="zh-CN"/>
              </w:rPr>
              <w:t xml:space="preserve">原鸡属占较高比例；</w:t>
            </w:r>
            <w:r>
              <w:rPr>
                <w:color w:val="000000"/>
                <w:sz w:val="19"/>
                <w:lang w:eastAsia="zh-CN"/>
              </w:rPr>
              <w:t xml:space="preserve">遗址另有古DNA确认的</w:t>
            </w:r>
            <w:r>
              <w:rPr>
                <w:color w:val="000000"/>
                <w:sz w:val="19"/>
                <w:lang w:eastAsia="zh-CN"/>
              </w:rPr>
              <w:t xml:space="preserve">鸡或红原鸡</w:t>
            </w:r>
            <w:r>
              <w:rPr>
                <w:color w:val="000000"/>
                <w:sz w:val="19"/>
                <w:lang w:eastAsia="zh-CN"/>
              </w:rPr>
              <w:t xml:space="preserve">标本，其分期与最早组合需分别对照；</w:t>
            </w:r>
            <w:r>
              <w:rPr>
                <w:color w:val="000000"/>
                <w:sz w:val="19"/>
                <w:lang w:eastAsia="zh-CN"/>
              </w:rPr>
              <w:t xml:space="preserve">幼鸟及繁殖候选跨多个阶段</w:t>
            </w:r>
          </w:p>
        </w:tc>
        <w:tc>
          <w:tcPr>
            <w:tcW w:w="2608" w:type="dxa"/>
            <w:vAlign w:val="center"/>
          </w:tcPr>
          <w:p>
            <w:pPr>
              <w:suppressAutoHyphens/>
              <w:spacing w:after="0" w:line="264" w:lineRule="auto"/>
              <w:ind w:firstLine="0"/>
            </w:pPr>
            <w:r>
              <w:rPr>
                <w:color w:val="000000"/>
                <w:sz w:val="19"/>
                <w:lang w:eastAsia="zh-CN"/>
              </w:rPr>
              <w:t xml:space="preserve">存在、争议：</w:t>
            </w:r>
            <w:r>
              <w:rPr>
                <w:color w:val="000000"/>
                <w:sz w:val="19"/>
                <w:lang w:eastAsia="zh-CN"/>
              </w:rPr>
              <w:t xml:space="preserve">Peters等视为最早的明确家鸡记录；</w:t>
            </w:r>
            <w:r>
              <w:rPr>
                <w:color w:val="000000"/>
                <w:sz w:val="19"/>
                <w:lang w:eastAsia="zh-CN"/>
              </w:rPr>
              <w:t xml:space="preserve">最早日期来自遗址分期，</w:t>
            </w:r>
            <w:r>
              <w:rPr>
                <w:color w:val="000000"/>
                <w:sz w:val="19"/>
                <w:lang w:eastAsia="zh-CN"/>
              </w:rPr>
              <w:t xml:space="preserve">家养状态仍有</w:t>
            </w:r>
            <w:r>
              <w:rPr>
                <w:color w:val="000000"/>
                <w:sz w:val="19"/>
                <w:lang w:eastAsia="zh-CN"/>
              </w:rPr>
              <w:t xml:space="preserve">讨论</w:t>
            </w:r>
            <w:r>
              <w:rPr>
                <w:color w:val="000000"/>
                <w:sz w:val="19"/>
                <w:lang w:eastAsia="zh-CN"/>
              </w:rPr>
              <w:t xml:space="preserve">。</w:t>
            </w:r>
          </w:p>
        </w:tc>
        <w:tc>
          <w:tcPr>
            <w:tcW w:w="907" w:type="dxa"/>
            <w:vAlign w:val="center"/>
          </w:tcPr>
          <w:p>
            <w:pPr>
              <w:suppressAutoHyphens/>
              <w:spacing w:after="0" w:line="264" w:lineRule="auto"/>
              <w:ind w:firstLine="0"/>
              <w:jc w:val="center"/>
            </w:pPr>
            <w:r>
              <w:rPr>
                <w:color w:val="000000"/>
                <w:sz w:val="20"/>
                <w:vertAlign w:val="superscript"/>
                <w:lang w:eastAsia="zh-CN"/>
              </w:rPr>
              <w:t xml:space="preserve">[36–39]</w:t>
            </w:r>
          </w:p>
        </w:tc>
      </w:tr>
      <w:tr>
        <w:trPr>
          <w:cantSplit/>
          <w:jc w:val="center"/>
        </w:trPr>
        <w:tc>
          <w:tcPr>
            <w:tcW w:w="1701" w:type="dxa"/>
            <w:vAlign w:val="center"/>
          </w:tcPr>
          <w:p>
            <w:pPr>
              <w:suppressAutoHyphens/>
              <w:spacing w:after="0" w:line="264" w:lineRule="auto"/>
              <w:ind w:firstLine="0"/>
            </w:pPr>
            <w:r>
              <w:rPr>
                <w:color w:val="000000"/>
                <w:sz w:val="19"/>
                <w:lang w:eastAsia="zh-CN"/>
              </w:rPr>
              <w:t xml:space="preserve">2 中</w:t>
            </w:r>
            <w:del w:id="9125" w:author="Kiro" w:date="2026-10-09T07:42:19Z">
              <w:r>
                <w:rPr>
                  <w:color w:val="000000"/>
                  <w:sz w:val="19"/>
                  <w:lang w:eastAsia="zh-CN"/>
                </w:rPr>
                <w:delText xml:space="preserve">国中部殷墟、</w:delText>
              </w:r>
            </w:del>
            <w:ins w:id="9126" w:author="Kiro" w:date="2026-10-09T07:42:19Z">
              <w:r>
                <w:rPr>
                  <w:color w:val="000000"/>
                  <w:sz w:val="19"/>
                  <w:lang w:eastAsia="zh-CN"/>
                </w:rPr>
                <w:t xml:space="preserve">原殷墟（含</w:t>
              </w:r>
            </w:ins>
            <w:r>
              <w:rPr>
                <w:color w:val="000000"/>
                <w:sz w:val="19"/>
                <w:lang w:eastAsia="zh-CN"/>
              </w:rPr>
              <w:t xml:space="preserve">大司空村</w:t>
            </w:r>
            <w:ins w:id="9127" w:author="Kiro" w:date="2026-10-09T07:42:19Z">
              <w:r>
                <w:rPr>
                  <w:color w:val="000000"/>
                  <w:sz w:val="19"/>
                  <w:lang w:eastAsia="zh-CN"/>
                </w:rPr>
                <w:t xml:space="preserve">地点）</w:t>
              </w:r>
            </w:ins>
          </w:p>
        </w:tc>
        <w:tc>
          <w:tcPr>
            <w:tcW w:w="1928" w:type="dxa"/>
            <w:vAlign w:val="center"/>
          </w:tcPr>
          <w:p>
            <w:pPr>
              <w:suppressAutoHyphens/>
              <w:spacing w:after="0" w:line="264" w:lineRule="auto"/>
              <w:ind w:firstLine="0"/>
            </w:pPr>
            <w:r>
              <w:rPr>
                <w:color w:val="000000"/>
                <w:sz w:val="19"/>
                <w:lang w:eastAsia="zh-CN"/>
              </w:rPr>
              <w:t>商代晚期；聚落与墓葬背景</w:t>
            </w:r>
          </w:p>
        </w:tc>
        <w:tc>
          <w:tcPr>
            <w:tcW w:w="2494" w:type="dxa"/>
            <w:vAlign w:val="center"/>
          </w:tcPr>
          <w:p>
            <w:pPr>
              <w:suppressAutoHyphens/>
              <w:spacing w:after="0" w:line="264" w:lineRule="auto"/>
              <w:ind w:firstLine="0"/>
            </w:pPr>
            <w:r>
              <w:rPr>
                <w:color w:val="000000"/>
                <w:sz w:val="19"/>
                <w:lang w:eastAsia="zh-CN"/>
              </w:rPr>
              <w:t>综合重评接受聚落鸡骨及墓葬记录，利用情境不同</w:t>
            </w:r>
          </w:p>
        </w:tc>
        <w:tc>
          <w:tcPr>
            <w:tcW w:w="2608" w:type="dxa"/>
            <w:vAlign w:val="center"/>
          </w:tcPr>
          <w:p>
            <w:pPr>
              <w:suppressAutoHyphens/>
              <w:spacing w:after="0" w:line="264" w:lineRule="auto"/>
              <w:ind w:firstLine="0"/>
            </w:pPr>
            <w:r>
              <w:rPr>
                <w:color w:val="000000"/>
                <w:sz w:val="19"/>
                <w:lang w:eastAsia="zh-CN"/>
              </w:rPr>
              <w:t xml:space="preserve">存在</w:t>
            </w:r>
            <w:r>
              <w:rPr>
                <w:color w:val="000000"/>
                <w:sz w:val="19"/>
                <w:lang w:eastAsia="zh-CN"/>
              </w:rPr>
              <w:t xml:space="preserve">：鸡已进入聚落及墓葬活动。</w:t>
            </w:r>
          </w:p>
        </w:tc>
        <w:tc>
          <w:tcPr>
            <w:tcW w:w="907" w:type="dxa"/>
            <w:vAlign w:val="center"/>
          </w:tcPr>
          <w:p>
            <w:pPr>
              <w:suppressAutoHyphens/>
              <w:spacing w:after="0" w:line="264" w:lineRule="auto"/>
              <w:ind w:firstLine="0"/>
              <w:jc w:val="center"/>
            </w:pPr>
            <w:r>
              <w:rPr>
                <w:color w:val="000000"/>
                <w:sz w:val="20"/>
                <w:vertAlign w:val="superscript"/>
                <w:lang w:eastAsia="zh-CN"/>
              </w:rPr>
              <w:t xml:space="preserve">[36]</w:t>
            </w:r>
          </w:p>
        </w:tc>
      </w:tr>
      <w:tr>
        <w:trPr>
          <w:cantSplit/>
          <w:jc w:val="center"/>
        </w:trPr>
        <w:tc>
          <w:tcPr>
            <w:tcW w:w="1701" w:type="dxa"/>
            <w:vAlign w:val="center"/>
          </w:tcPr>
          <w:p>
            <w:pPr>
              <w:suppressAutoHyphens/>
              <w:spacing w:after="0" w:line="264" w:lineRule="auto"/>
              <w:ind w:firstLine="0"/>
            </w:pPr>
            <w:r>
              <w:rPr>
                <w:color w:val="000000"/>
                <w:sz w:val="19"/>
                <w:lang w:eastAsia="zh-CN"/>
              </w:rPr>
              <w:t xml:space="preserve">3 </w:t>
            </w:r>
            <w:r>
              <w:rPr>
                <w:color w:val="000000"/>
                <w:sz w:val="19"/>
                <w:lang w:eastAsia="zh-CN"/>
              </w:rPr>
              <w:t>日本唐古</w:t>
            </w:r>
            <w:r>
              <w:rPr>
                <w:color w:val="000000"/>
                <w:sz w:val="19"/>
                <w:lang w:eastAsia="zh-CN"/>
              </w:rPr>
              <w:t>·</w:t>
            </w:r>
            <w:r>
              <w:rPr>
                <w:color w:val="000000"/>
                <w:sz w:val="19"/>
                <w:lang w:eastAsia="zh-CN"/>
              </w:rPr>
              <w:t>键</w:t>
            </w:r>
          </w:p>
        </w:tc>
        <w:tc>
          <w:tcPr>
            <w:tcW w:w="1928" w:type="dxa"/>
            <w:vAlign w:val="center"/>
          </w:tcPr>
          <w:p>
            <w:pPr>
              <w:suppressAutoHyphens/>
              <w:spacing w:after="0" w:line="264" w:lineRule="auto"/>
              <w:ind w:firstLine="0"/>
            </w:pPr>
            <w:r>
              <w:rPr>
                <w:color w:val="000000"/>
                <w:sz w:val="19"/>
                <w:lang w:eastAsia="zh-CN"/>
              </w:rPr>
              <w:t>公元前</w:t>
            </w:r>
            <w:r>
              <w:rPr>
                <w:color w:val="000000"/>
                <w:sz w:val="19"/>
                <w:lang w:eastAsia="zh-CN"/>
              </w:rPr>
              <w:t>381</w:t>
            </w:r>
            <w:r>
              <w:rPr>
                <w:color w:val="000000"/>
                <w:sz w:val="19"/>
                <w:lang w:eastAsia="zh-CN"/>
              </w:rPr>
              <w:t>～</w:t>
            </w:r>
            <w:r>
              <w:rPr>
                <w:color w:val="000000"/>
                <w:sz w:val="19"/>
                <w:lang w:eastAsia="zh-CN"/>
              </w:rPr>
              <w:t>204</w:t>
            </w:r>
            <w:r>
              <w:rPr>
                <w:color w:val="000000"/>
                <w:sz w:val="19"/>
                <w:lang w:eastAsia="zh-CN"/>
              </w:rPr>
              <w:t>年</w:t>
            </w:r>
            <w:r>
              <w:rPr>
                <w:color w:val="000000"/>
                <w:sz w:val="19"/>
                <w:lang w:eastAsia="zh-CN"/>
              </w:rPr>
              <w:t>¹</w:t>
            </w:r>
            <w:r>
              <w:rPr>
                <w:color w:val="000000"/>
                <w:sz w:val="19"/>
                <w:lang w:eastAsia="zh-CN"/>
              </w:rPr>
              <w:t>；幼年股骨</w:t>
            </w:r>
          </w:p>
        </w:tc>
        <w:tc>
          <w:tcPr>
            <w:tcW w:w="2494" w:type="dxa"/>
            <w:vAlign w:val="center"/>
          </w:tcPr>
          <w:p>
            <w:pPr>
              <w:suppressAutoHyphens/>
              <w:spacing w:after="0" w:line="264" w:lineRule="auto"/>
              <w:ind w:firstLine="0"/>
            </w:pPr>
            <w:r>
              <w:rPr>
                <w:color w:val="000000"/>
                <w:sz w:val="19"/>
                <w:lang w:eastAsia="zh-CN"/>
              </w:rPr>
              <w:t>两件幼骨经胶原肽指纹鉴定为鸡，其中一件直接测年</w:t>
            </w:r>
          </w:p>
        </w:tc>
        <w:tc>
          <w:tcPr>
            <w:tcW w:w="2608" w:type="dxa"/>
            <w:vAlign w:val="center"/>
          </w:tcPr>
          <w:p>
            <w:pPr>
              <w:suppressAutoHyphens/>
              <w:spacing w:after="0" w:line="264" w:lineRule="auto"/>
              <w:ind w:firstLine="0"/>
            </w:pPr>
            <w:r>
              <w:rPr>
                <w:color w:val="000000"/>
                <w:sz w:val="19"/>
                <w:lang w:eastAsia="zh-CN"/>
              </w:rPr>
              <w:t xml:space="preserve">存在、繁殖</w:t>
            </w:r>
            <w:r>
              <w:rPr>
                <w:color w:val="000000"/>
                <w:sz w:val="19"/>
                <w:lang w:eastAsia="zh-CN"/>
              </w:rPr>
              <w:t xml:space="preserve">：可靠存在记录与当地繁殖证据相联系。</w:t>
            </w:r>
          </w:p>
        </w:tc>
        <w:tc>
          <w:tcPr>
            <w:tcW w:w="907" w:type="dxa"/>
            <w:vAlign w:val="center"/>
          </w:tcPr>
          <w:p>
            <w:pPr>
              <w:suppressAutoHyphens/>
              <w:spacing w:after="0" w:line="264" w:lineRule="auto"/>
              <w:ind w:firstLine="0"/>
              <w:jc w:val="center"/>
            </w:pPr>
            <w:r>
              <w:rPr>
                <w:vertAlign w:val="superscript"/>
              </w:rPr>
              <w:t xml:space="preserve">[70]</w:t>
            </w:r>
          </w:p>
        </w:tc>
      </w:tr>
      <w:tr>
        <w:trPr>
          <w:cantSplit/>
          <w:jc w:val="center"/>
        </w:trPr>
        <w:tc>
          <w:tcPr>
            <w:tcW w:w="1701" w:type="dxa"/>
            <w:vAlign w:val="center"/>
          </w:tcPr>
          <w:p>
            <w:pPr>
              <w:suppressAutoHyphens/>
              <w:spacing w:after="0" w:line="264" w:lineRule="auto"/>
              <w:ind w:firstLine="0"/>
            </w:pPr>
            <w:r>
              <w:rPr>
                <w:color w:val="000000"/>
                <w:sz w:val="19"/>
                <w:lang w:eastAsia="zh-CN"/>
              </w:rPr>
              <w:t xml:space="preserve">4 </w:t>
            </w:r>
            <w:r>
              <w:rPr>
                <w:color w:val="000000"/>
                <w:sz w:val="19"/>
                <w:lang w:eastAsia="zh-CN"/>
              </w:rPr>
              <w:t>日本唐神</w:t>
            </w:r>
          </w:p>
        </w:tc>
        <w:tc>
          <w:tcPr>
            <w:tcW w:w="1928" w:type="dxa"/>
            <w:vAlign w:val="center"/>
          </w:tcPr>
          <w:p>
            <w:pPr>
              <w:suppressAutoHyphens/>
              <w:spacing w:after="0" w:line="264" w:lineRule="auto"/>
              <w:ind w:firstLine="0"/>
            </w:pPr>
            <w:r>
              <w:rPr>
                <w:color w:val="000000"/>
                <w:sz w:val="19"/>
                <w:lang w:eastAsia="zh-CN"/>
              </w:rPr>
              <w:t>弥生晚期；组合背景</w:t>
            </w:r>
          </w:p>
        </w:tc>
        <w:tc>
          <w:tcPr>
            <w:tcW w:w="2494" w:type="dxa"/>
            <w:vAlign w:val="center"/>
          </w:tcPr>
          <w:p>
            <w:pPr>
              <w:suppressAutoHyphens/>
              <w:spacing w:after="0" w:line="264" w:lineRule="auto"/>
              <w:ind w:firstLine="0"/>
            </w:pPr>
            <w:r>
              <w:rPr>
                <w:color w:val="000000"/>
                <w:sz w:val="19"/>
                <w:lang w:eastAsia="zh-CN"/>
              </w:rPr>
              <w:t>六件成鸡骨中五件被判雄性；五件受检幼鸟骨均为非鸡</w:t>
            </w:r>
          </w:p>
        </w:tc>
        <w:tc>
          <w:tcPr>
            <w:tcW w:w="2608" w:type="dxa"/>
            <w:vAlign w:val="center"/>
          </w:tcPr>
          <w:p>
            <w:pPr>
              <w:suppressAutoHyphens/>
              <w:spacing w:after="0" w:line="264" w:lineRule="auto"/>
              <w:ind w:firstLine="0"/>
            </w:pPr>
            <w:r>
              <w:rPr>
                <w:color w:val="000000"/>
                <w:sz w:val="19"/>
                <w:lang w:eastAsia="zh-CN"/>
              </w:rPr>
              <w:t xml:space="preserve">繁殖</w:t>
            </w:r>
            <w:r>
              <w:rPr>
                <w:color w:val="000000"/>
                <w:sz w:val="19"/>
                <w:lang w:eastAsia="zh-CN"/>
              </w:rPr>
              <w:t xml:space="preserve">：成鸡已存在，受检材料未提供成功繁殖证据。</w:t>
            </w:r>
          </w:p>
        </w:tc>
        <w:tc>
          <w:tcPr>
            <w:tcW w:w="907" w:type="dxa"/>
            <w:vAlign w:val="center"/>
          </w:tcPr>
          <w:p>
            <w:pPr>
              <w:suppressAutoHyphens/>
              <w:spacing w:after="0" w:line="264" w:lineRule="auto"/>
              <w:ind w:firstLine="0"/>
              <w:jc w:val="center"/>
            </w:pPr>
            <w:r>
              <w:rPr>
                <w:vertAlign w:val="superscript"/>
              </w:rPr>
              <w:t xml:space="preserve">[82]</w:t>
            </w:r>
          </w:p>
        </w:tc>
      </w:tr>
      <w:tr>
        <w:trPr>
          <w:cantSplit/>
          <w:jc w:val="center"/>
        </w:trPr>
        <w:tc>
          <w:tcPr>
            <w:tcW w:w="1701" w:type="dxa"/>
            <w:vAlign w:val="center"/>
          </w:tcPr>
          <w:p>
            <w:pPr>
              <w:suppressAutoHyphens/>
              <w:spacing w:after="0" w:line="264" w:lineRule="auto"/>
              <w:ind w:firstLine="0"/>
            </w:pPr>
            <w:r>
              <w:rPr>
                <w:color w:val="000000"/>
                <w:sz w:val="19"/>
                <w:lang w:eastAsia="zh-CN"/>
              </w:rPr>
              <w:t xml:space="preserve">5 </w:t>
            </w:r>
            <w:r>
              <w:rPr>
                <w:color w:val="000000"/>
                <w:sz w:val="19"/>
                <w:lang w:eastAsia="zh-CN"/>
              </w:rPr>
              <w:t>印度</w:t>
            </w:r>
            <w:r>
              <w:rPr>
                <w:color w:val="000000"/>
                <w:sz w:val="19"/>
                <w:lang w:eastAsia="zh-CN"/>
              </w:rPr>
              <w:t>Daimabad</w:t>
            </w:r>
          </w:p>
        </w:tc>
        <w:tc>
          <w:tcPr>
            <w:tcW w:w="1928" w:type="dxa"/>
            <w:vAlign w:val="center"/>
          </w:tcPr>
          <w:p>
            <w:pPr>
              <w:suppressAutoHyphens/>
              <w:spacing w:after="0" w:line="264" w:lineRule="auto"/>
              <w:ind w:firstLine="0"/>
            </w:pPr>
            <w:r>
              <w:rPr>
                <w:color w:val="000000"/>
                <w:sz w:val="19"/>
                <w:lang w:eastAsia="zh-CN"/>
              </w:rPr>
              <w:t>公元前</w:t>
            </w:r>
            <w:r>
              <w:rPr>
                <w:color w:val="000000"/>
                <w:sz w:val="19"/>
                <w:lang w:eastAsia="zh-CN"/>
              </w:rPr>
              <w:t>2</w:t>
            </w:r>
            <w:r>
              <w:rPr>
                <w:color w:val="000000"/>
                <w:sz w:val="19"/>
                <w:lang w:eastAsia="zh-CN"/>
              </w:rPr>
              <w:t>千纪后半叶；</w:t>
            </w:r>
            <w:r>
              <w:rPr>
                <w:color w:val="000000"/>
                <w:sz w:val="19"/>
                <w:lang w:eastAsia="zh-CN"/>
              </w:rPr>
              <w:t>Jorwe</w:t>
            </w:r>
            <w:r>
              <w:rPr>
                <w:color w:val="000000"/>
                <w:sz w:val="19"/>
                <w:lang w:eastAsia="zh-CN"/>
              </w:rPr>
              <w:t>阶段背景</w:t>
            </w:r>
          </w:p>
        </w:tc>
        <w:tc>
          <w:tcPr>
            <w:tcW w:w="2494" w:type="dxa"/>
            <w:vAlign w:val="center"/>
          </w:tcPr>
          <w:p>
            <w:pPr>
              <w:suppressAutoHyphens/>
              <w:spacing w:after="0" w:line="264" w:lineRule="auto"/>
              <w:ind w:firstLine="0"/>
            </w:pPr>
            <w:r>
              <w:rPr>
                <w:color w:val="000000"/>
                <w:sz w:val="19"/>
                <w:lang w:eastAsia="zh-CN"/>
              </w:rPr>
              <w:t>Peters</w:t>
            </w:r>
            <w:r>
              <w:rPr>
                <w:color w:val="000000"/>
                <w:sz w:val="19"/>
                <w:lang w:eastAsia="zh-CN"/>
              </w:rPr>
              <w:t>等转述：较早层位未见原鸡属，</w:t>
            </w:r>
            <w:r>
              <w:rPr>
                <w:color w:val="000000"/>
                <w:sz w:val="19"/>
                <w:lang w:eastAsia="zh-CN"/>
              </w:rPr>
              <w:t>Jorwe</w:t>
            </w:r>
            <w:r>
              <w:rPr>
                <w:color w:val="000000"/>
                <w:sz w:val="19"/>
                <w:lang w:eastAsia="zh-CN"/>
              </w:rPr>
              <w:t>阶段报告</w:t>
            </w:r>
            <w:r>
              <w:rPr>
                <w:color w:val="000000"/>
                <w:sz w:val="19"/>
                <w:lang w:eastAsia="zh-CN"/>
              </w:rPr>
              <w:t>9</w:t>
            </w:r>
            <w:r>
              <w:rPr>
                <w:color w:val="000000"/>
                <w:sz w:val="19"/>
                <w:lang w:eastAsia="zh-CN"/>
              </w:rPr>
              <w:t>件；家养属性为综合解释</w:t>
            </w:r>
          </w:p>
        </w:tc>
        <w:tc>
          <w:tcPr>
            <w:tcW w:w="2608" w:type="dxa"/>
            <w:vAlign w:val="center"/>
          </w:tcPr>
          <w:p>
            <w:pPr>
              <w:suppressAutoHyphens/>
              <w:spacing w:after="0" w:line="264" w:lineRule="auto"/>
              <w:ind w:firstLine="0"/>
            </w:pPr>
            <w:r>
              <w:rPr>
                <w:color w:val="000000"/>
                <w:sz w:val="19"/>
                <w:lang w:eastAsia="zh-CN"/>
              </w:rPr>
              <w:t xml:space="preserve">先后：在所报道序列中，鸡较晚加入已有农业与家畜饲养的聚落。</w:t>
            </w:r>
          </w:p>
        </w:tc>
        <w:tc>
          <w:tcPr>
            <w:tcW w:w="907" w:type="dxa"/>
            <w:vAlign w:val="center"/>
          </w:tcPr>
          <w:p>
            <w:pPr>
              <w:suppressAutoHyphens/>
              <w:spacing w:after="0" w:line="264" w:lineRule="auto"/>
              <w:ind w:firstLine="0"/>
              <w:jc w:val="center"/>
            </w:pPr>
            <w:r>
              <w:rPr>
                <w:color w:val="000000"/>
                <w:sz w:val="20"/>
                <w:vertAlign w:val="superscript"/>
                <w:lang w:eastAsia="zh-CN"/>
              </w:rPr>
              <w:t xml:space="preserve">[36]</w:t>
            </w:r>
          </w:p>
        </w:tc>
      </w:tr>
      <w:tr>
        <w:trPr>
          <w:cantSplit/>
          <w:jc w:val="center"/>
        </w:trPr>
        <w:tc>
          <w:tcPr>
            <w:tcW w:w="1701" w:type="dxa"/>
            <w:vAlign w:val="center"/>
          </w:tcPr>
          <w:p>
            <w:pPr>
              <w:suppressAutoHyphens/>
              <w:spacing w:after="0" w:line="264" w:lineRule="auto"/>
              <w:ind w:firstLine="0"/>
            </w:pPr>
            <w:r>
              <w:rPr>
                <w:color w:val="000000"/>
                <w:sz w:val="19"/>
                <w:lang w:eastAsia="zh-CN"/>
              </w:rPr>
              <w:t xml:space="preserve">6 </w:t>
            </w:r>
            <w:r>
              <w:rPr>
                <w:color w:val="000000"/>
                <w:sz w:val="19"/>
                <w:lang w:eastAsia="zh-CN"/>
              </w:rPr>
              <w:t>中亚</w:t>
            </w:r>
            <w:r>
              <w:rPr>
                <w:color w:val="000000"/>
                <w:sz w:val="19"/>
                <w:lang w:eastAsia="zh-CN"/>
              </w:rPr>
              <w:t>Paykend</w:t>
            </w:r>
            <w:r>
              <w:rPr>
                <w:color w:val="000000"/>
                <w:sz w:val="19"/>
                <w:lang w:eastAsia="zh-CN"/>
              </w:rPr>
              <w:t>、</w:t>
            </w:r>
            <w:r>
              <w:rPr>
                <w:color w:val="000000"/>
                <w:sz w:val="19"/>
                <w:lang w:eastAsia="zh-CN"/>
              </w:rPr>
              <w:t>Bash Tepa</w:t>
            </w:r>
          </w:p>
        </w:tc>
        <w:tc>
          <w:tcPr>
            <w:tcW w:w="1928" w:type="dxa"/>
            <w:vAlign w:val="center"/>
          </w:tcPr>
          <w:p>
            <w:pPr>
              <w:suppressAutoHyphens/>
              <w:spacing w:after="0" w:line="264" w:lineRule="auto"/>
              <w:ind w:firstLine="0"/>
            </w:pPr>
            <w:r>
              <w:rPr>
                <w:color w:val="000000"/>
                <w:sz w:val="19"/>
                <w:lang w:eastAsia="zh-CN"/>
              </w:rPr>
              <w:t>分别公元前</w:t>
            </w:r>
            <w:r>
              <w:rPr>
                <w:color w:val="000000"/>
                <w:sz w:val="19"/>
                <w:lang w:eastAsia="zh-CN"/>
              </w:rPr>
              <w:t>515</w:t>
            </w:r>
            <w:r>
              <w:rPr>
                <w:color w:val="000000"/>
                <w:sz w:val="19"/>
                <w:lang w:eastAsia="zh-CN"/>
              </w:rPr>
              <w:t>～</w:t>
            </w:r>
            <w:r>
              <w:rPr>
                <w:color w:val="000000"/>
                <w:sz w:val="19"/>
                <w:lang w:eastAsia="zh-CN"/>
              </w:rPr>
              <w:t>392</w:t>
            </w:r>
            <w:r>
              <w:rPr>
                <w:color w:val="000000"/>
                <w:sz w:val="19"/>
                <w:lang w:eastAsia="zh-CN"/>
              </w:rPr>
              <w:t>年</w:t>
            </w:r>
            <w:r>
              <w:rPr>
                <w:color w:val="000000"/>
                <w:sz w:val="19"/>
                <w:lang w:eastAsia="zh-CN"/>
              </w:rPr>
              <w:t>¹</w:t>
            </w:r>
            <w:r>
              <w:rPr>
                <w:color w:val="000000"/>
                <w:sz w:val="19"/>
                <w:lang w:eastAsia="zh-CN"/>
              </w:rPr>
              <w:t>、</w:t>
            </w:r>
            <w:r>
              <w:rPr>
                <w:color w:val="000000"/>
                <w:sz w:val="19"/>
                <w:lang w:eastAsia="zh-CN"/>
              </w:rPr>
              <w:t>385</w:t>
            </w:r>
            <w:r>
              <w:rPr>
                <w:color w:val="000000"/>
                <w:sz w:val="19"/>
                <w:lang w:eastAsia="zh-CN"/>
              </w:rPr>
              <w:t>～</w:t>
            </w:r>
            <w:r>
              <w:rPr>
                <w:color w:val="000000"/>
                <w:sz w:val="19"/>
                <w:lang w:eastAsia="zh-CN"/>
              </w:rPr>
              <w:t>206</w:t>
            </w:r>
            <w:r>
              <w:rPr>
                <w:color w:val="000000"/>
                <w:sz w:val="19"/>
                <w:lang w:eastAsia="zh-CN"/>
              </w:rPr>
              <w:t>年</w:t>
            </w:r>
            <w:r>
              <w:rPr>
                <w:color w:val="000000"/>
                <w:sz w:val="19"/>
                <w:lang w:eastAsia="zh-CN"/>
              </w:rPr>
              <w:t>¹</w:t>
            </w:r>
            <w:r>
              <w:rPr>
                <w:color w:val="000000"/>
                <w:sz w:val="19"/>
                <w:lang w:eastAsia="zh-CN"/>
              </w:rPr>
              <w:t>；蛋壳片</w:t>
            </w:r>
          </w:p>
        </w:tc>
        <w:tc>
          <w:tcPr>
            <w:tcW w:w="2494" w:type="dxa"/>
            <w:vAlign w:val="center"/>
          </w:tcPr>
          <w:p>
            <w:pPr>
              <w:suppressAutoHyphens/>
              <w:spacing w:after="0" w:line="264" w:lineRule="auto"/>
              <w:ind w:firstLine="0"/>
            </w:pPr>
            <w:r>
              <w:rPr>
                <w:color w:val="000000"/>
                <w:sz w:val="19"/>
                <w:lang w:eastAsia="zh-CN"/>
              </w:rPr>
              <w:t>同背景不同碎片鉴定和测年；多个聚落跨时段反复出土鸡蛋壳</w:t>
            </w:r>
          </w:p>
        </w:tc>
        <w:tc>
          <w:tcPr>
            <w:tcW w:w="2608" w:type="dxa"/>
            <w:vAlign w:val="center"/>
          </w:tcPr>
          <w:p>
            <w:pPr>
              <w:suppressAutoHyphens/>
              <w:spacing w:after="0" w:line="264" w:lineRule="auto"/>
              <w:ind w:firstLine="0"/>
            </w:pPr>
            <w:r>
              <w:rPr>
                <w:color w:val="000000"/>
                <w:sz w:val="19"/>
                <w:lang w:eastAsia="zh-CN"/>
              </w:rPr>
              <w:t xml:space="preserve">利用、先后</w:t>
            </w:r>
            <w:r>
              <w:rPr>
                <w:color w:val="000000"/>
                <w:sz w:val="19"/>
                <w:lang w:eastAsia="zh-CN"/>
              </w:rPr>
              <w:t xml:space="preserve">：早期蛋壳与后续反复出土支持持续鸡蛋利用。</w:t>
            </w:r>
          </w:p>
        </w:tc>
        <w:tc>
          <w:tcPr>
            <w:tcW w:w="907" w:type="dxa"/>
            <w:vAlign w:val="center"/>
          </w:tcPr>
          <w:p>
            <w:pPr>
              <w:suppressAutoHyphens/>
              <w:spacing w:after="0" w:line="264" w:lineRule="auto"/>
              <w:ind w:firstLine="0"/>
              <w:jc w:val="center"/>
            </w:pPr>
            <w:r>
              <w:rPr>
                <w:vertAlign w:val="superscript"/>
              </w:rPr>
              <w:t xml:space="preserve">[64]</w:t>
            </w:r>
          </w:p>
        </w:tc>
      </w:tr>
      <w:tr>
        <w:trPr>
          <w:cantSplit/>
          <w:jc w:val="center"/>
        </w:trPr>
        <w:tc>
          <w:tcPr>
            <w:tcW w:w="1701" w:type="dxa"/>
            <w:vAlign w:val="center"/>
          </w:tcPr>
          <w:p>
            <w:pPr>
              <w:suppressAutoHyphens/>
              <w:spacing w:after="0" w:line="264" w:lineRule="auto"/>
              <w:ind w:firstLine="0"/>
            </w:pPr>
            <w:r>
              <w:rPr>
                <w:color w:val="000000"/>
                <w:sz w:val="19"/>
                <w:lang w:eastAsia="zh-CN"/>
              </w:rPr>
              <w:t xml:space="preserve">7 </w:t>
            </w:r>
            <w:r>
              <w:rPr>
                <w:color w:val="000000"/>
                <w:sz w:val="19"/>
                <w:lang w:eastAsia="zh-CN"/>
              </w:rPr>
              <w:t>安纳托利亚</w:t>
            </w:r>
            <w:r>
              <w:rPr>
                <w:color w:val="000000"/>
                <w:sz w:val="19"/>
                <w:lang w:eastAsia="zh-CN"/>
              </w:rPr>
              <w:t>Arslantepe</w:t>
            </w:r>
          </w:p>
        </w:tc>
        <w:tc>
          <w:tcPr>
            <w:tcW w:w="1928" w:type="dxa"/>
            <w:vAlign w:val="center"/>
          </w:tcPr>
          <w:p>
            <w:pPr>
              <w:suppressAutoHyphens/>
              <w:spacing w:after="0" w:line="264" w:lineRule="auto"/>
              <w:ind w:firstLine="0"/>
            </w:pPr>
            <w:r>
              <w:rPr>
                <w:color w:val="000000"/>
                <w:sz w:val="19"/>
                <w:lang w:eastAsia="zh-CN"/>
              </w:rPr>
              <w:t>公元前</w:t>
            </w:r>
            <w:r>
              <w:rPr>
                <w:color w:val="000000"/>
                <w:sz w:val="19"/>
                <w:lang w:eastAsia="zh-CN"/>
              </w:rPr>
              <w:t>9</w:t>
            </w:r>
            <w:r>
              <w:rPr>
                <w:color w:val="000000"/>
                <w:sz w:val="19"/>
                <w:lang w:eastAsia="zh-CN"/>
              </w:rPr>
              <w:t>世纪末；填土及伴生材料背景</w:t>
            </w:r>
          </w:p>
        </w:tc>
        <w:tc>
          <w:tcPr>
            <w:tcW w:w="2494" w:type="dxa"/>
            <w:vAlign w:val="center"/>
          </w:tcPr>
          <w:p>
            <w:pPr>
              <w:suppressAutoHyphens/>
              <w:spacing w:after="0" w:line="264" w:lineRule="auto"/>
              <w:ind w:firstLine="0"/>
            </w:pPr>
            <w:r>
              <w:rPr>
                <w:color w:val="000000"/>
                <w:sz w:val="19"/>
                <w:lang w:eastAsia="zh-CN"/>
              </w:rPr>
              <w:t>15</w:t>
            </w:r>
            <w:r>
              <w:rPr>
                <w:color w:val="000000"/>
                <w:sz w:val="19"/>
                <w:lang w:eastAsia="zh-CN"/>
              </w:rPr>
              <w:t>件骨骼部分，多数较完整，包括同一成体雄鸡的成对跗蹠骨；未见切割或典型食物处理破碎</w:t>
            </w:r>
          </w:p>
        </w:tc>
        <w:tc>
          <w:tcPr>
            <w:tcW w:w="2608" w:type="dxa"/>
            <w:vAlign w:val="center"/>
          </w:tcPr>
          <w:p>
            <w:pPr>
              <w:suppressAutoHyphens/>
              <w:spacing w:after="0" w:line="264" w:lineRule="auto"/>
              <w:ind w:firstLine="0"/>
            </w:pPr>
            <w:r>
              <w:rPr>
                <w:color w:val="000000"/>
                <w:sz w:val="19"/>
                <w:lang w:eastAsia="zh-CN"/>
              </w:rPr>
              <w:t xml:space="preserve">利用</w:t>
            </w:r>
            <w:r>
              <w:rPr>
                <w:color w:val="000000"/>
                <w:sz w:val="19"/>
                <w:lang w:eastAsia="zh-CN"/>
              </w:rPr>
              <w:t xml:space="preserve">：支持珍稀动物展示、饲养等特殊用途的解释。</w:t>
            </w:r>
          </w:p>
        </w:tc>
        <w:tc>
          <w:tcPr>
            <w:tcW w:w="907" w:type="dxa"/>
            <w:vAlign w:val="center"/>
          </w:tcPr>
          <w:p>
            <w:pPr>
              <w:suppressAutoHyphens/>
              <w:spacing w:after="0" w:line="264" w:lineRule="auto"/>
              <w:ind w:firstLine="0"/>
              <w:jc w:val="center"/>
            </w:pPr>
            <w:r>
              <w:rPr>
                <w:vertAlign w:val="superscript"/>
              </w:rPr>
              <w:t xml:space="preserve">[83]</w:t>
            </w:r>
          </w:p>
        </w:tc>
      </w:tr>
      <w:tr>
        <w:trPr>
          <w:cantSplit/>
          <w:jc w:val="center"/>
        </w:trPr>
        <w:tc>
          <w:tcPr>
            <w:tcW w:w="1701" w:type="dxa"/>
            <w:vAlign w:val="center"/>
          </w:tcPr>
          <w:p>
            <w:pPr>
              <w:suppressAutoHyphens/>
              <w:spacing w:after="0" w:line="264" w:lineRule="auto"/>
              <w:ind w:firstLine="0"/>
            </w:pPr>
            <w:r>
              <w:rPr>
                <w:color w:val="000000"/>
                <w:sz w:val="19"/>
                <w:lang w:eastAsia="zh-CN"/>
              </w:rPr>
              <w:t xml:space="preserve">8 </w:t>
            </w:r>
            <w:r>
              <w:rPr>
                <w:color w:val="000000"/>
                <w:sz w:val="19"/>
                <w:lang w:eastAsia="zh-CN"/>
              </w:rPr>
              <w:t>南黎凡特</w:t>
            </w:r>
            <w:r>
              <w:rPr>
                <w:color w:val="000000"/>
                <w:sz w:val="19"/>
                <w:lang w:eastAsia="zh-CN"/>
              </w:rPr>
              <w:t>Maresha</w:t>
            </w:r>
          </w:p>
        </w:tc>
        <w:tc>
          <w:tcPr>
            <w:tcW w:w="1928" w:type="dxa"/>
            <w:vAlign w:val="center"/>
          </w:tcPr>
          <w:p>
            <w:pPr>
              <w:suppressAutoHyphens/>
              <w:spacing w:after="0" w:line="264" w:lineRule="auto"/>
              <w:ind w:firstLine="0"/>
            </w:pPr>
            <w:r>
              <w:rPr>
                <w:color w:val="000000"/>
                <w:sz w:val="19"/>
                <w:lang w:eastAsia="zh-CN"/>
              </w:rPr>
              <w:t>公元前</w:t>
            </w:r>
            <w:r>
              <w:rPr>
                <w:color w:val="000000"/>
                <w:sz w:val="19"/>
                <w:lang w:eastAsia="zh-CN"/>
              </w:rPr>
              <w:t>4</w:t>
            </w:r>
            <w:r>
              <w:rPr>
                <w:color w:val="000000"/>
                <w:sz w:val="19"/>
                <w:lang w:eastAsia="zh-CN"/>
              </w:rPr>
              <w:t>～</w:t>
            </w:r>
            <w:r>
              <w:rPr>
                <w:color w:val="000000"/>
                <w:sz w:val="19"/>
                <w:lang w:eastAsia="zh-CN"/>
              </w:rPr>
              <w:t>2</w:t>
            </w:r>
            <w:r>
              <w:rPr>
                <w:color w:val="000000"/>
                <w:sz w:val="19"/>
                <w:lang w:eastAsia="zh-CN"/>
              </w:rPr>
              <w:t>世纪组合；两件直接年代锚点为前</w:t>
            </w:r>
            <w:r>
              <w:rPr>
                <w:color w:val="000000"/>
                <w:sz w:val="19"/>
                <w:lang w:eastAsia="zh-CN"/>
              </w:rPr>
              <w:t>4</w:t>
            </w:r>
            <w:r>
              <w:rPr>
                <w:color w:val="000000"/>
                <w:sz w:val="19"/>
                <w:lang w:eastAsia="zh-CN"/>
              </w:rPr>
              <w:t>世纪末～前</w:t>
            </w:r>
            <w:r>
              <w:rPr>
                <w:color w:val="000000"/>
                <w:sz w:val="19"/>
                <w:lang w:eastAsia="zh-CN"/>
              </w:rPr>
              <w:t>3</w:t>
            </w:r>
            <w:r>
              <w:rPr>
                <w:color w:val="000000"/>
                <w:sz w:val="19"/>
                <w:lang w:eastAsia="zh-CN"/>
              </w:rPr>
              <w:t>世纪</w:t>
            </w:r>
          </w:p>
        </w:tc>
        <w:tc>
          <w:tcPr>
            <w:tcW w:w="2494" w:type="dxa"/>
            <w:vAlign w:val="center"/>
          </w:tcPr>
          <w:p>
            <w:pPr>
              <w:suppressAutoHyphens/>
              <w:spacing w:after="0" w:line="264" w:lineRule="auto"/>
              <w:ind w:firstLine="0"/>
            </w:pPr>
            <w:r>
              <w:rPr>
                <w:color w:val="000000"/>
                <w:sz w:val="19"/>
                <w:lang w:eastAsia="zh-CN"/>
              </w:rPr>
              <w:t>成熟雌鸟、髓质骨及屠宰、分割痕迹并见</w:t>
            </w:r>
          </w:p>
        </w:tc>
        <w:tc>
          <w:tcPr>
            <w:tcW w:w="2608" w:type="dxa"/>
            <w:vAlign w:val="center"/>
          </w:tcPr>
          <w:p>
            <w:pPr>
              <w:suppressAutoHyphens/>
              <w:spacing w:after="0" w:line="264" w:lineRule="auto"/>
              <w:ind w:firstLine="0"/>
            </w:pPr>
            <w:r>
              <w:rPr>
                <w:color w:val="000000"/>
                <w:sz w:val="19"/>
                <w:lang w:eastAsia="zh-CN"/>
              </w:rPr>
              <w:t xml:space="preserve">利用</w:t>
            </w:r>
            <w:r>
              <w:rPr>
                <w:color w:val="000000"/>
                <w:sz w:val="19"/>
                <w:lang w:eastAsia="zh-CN"/>
              </w:rPr>
              <w:t xml:space="preserve">：多项指标共同支持蛋肉利用。</w:t>
            </w:r>
          </w:p>
        </w:tc>
        <w:tc>
          <w:tcPr>
            <w:tcW w:w="907" w:type="dxa"/>
            <w:vAlign w:val="center"/>
          </w:tcPr>
          <w:p>
            <w:pPr>
              <w:suppressAutoHyphens/>
              <w:spacing w:after="0" w:line="264" w:lineRule="auto"/>
              <w:ind w:firstLine="0"/>
              <w:jc w:val="center"/>
            </w:pPr>
            <w:r>
              <w:rPr>
                <w:vertAlign w:val="superscript"/>
              </w:rPr>
              <w:t xml:space="preserve">[84]</w:t>
            </w:r>
          </w:p>
        </w:tc>
      </w:tr>
      <w:tr>
        <w:trPr>
          <w:cantSplit/>
          <w:jc w:val="center"/>
        </w:trPr>
        <w:tc>
          <w:tcPr>
            <w:tcW w:w="1701" w:type="dxa"/>
            <w:vAlign w:val="center"/>
          </w:tcPr>
          <w:p>
            <w:pPr>
              <w:suppressAutoHyphens/>
              <w:spacing w:after="0" w:line="264" w:lineRule="auto"/>
              <w:ind w:firstLine="0"/>
            </w:pPr>
            <w:r>
              <w:rPr>
                <w:color w:val="000000"/>
                <w:sz w:val="19"/>
                <w:lang w:eastAsia="zh-CN"/>
              </w:rPr>
              <w:t xml:space="preserve">9 </w:t>
            </w:r>
            <w:r>
              <w:rPr>
                <w:color w:val="000000"/>
                <w:sz w:val="19"/>
                <w:lang w:eastAsia="zh-CN"/>
              </w:rPr>
              <w:t>意大利</w:t>
            </w:r>
            <w:r>
              <w:rPr>
                <w:color w:val="000000"/>
                <w:sz w:val="19"/>
                <w:lang w:eastAsia="zh-CN"/>
              </w:rPr>
              <w:t>Forcello</w:t>
            </w:r>
            <w:r>
              <w:rPr>
                <w:color w:val="000000"/>
                <w:sz w:val="19"/>
                <w:lang w:eastAsia="zh-CN"/>
              </w:rPr>
              <w:t>、</w:t>
            </w:r>
            <w:r>
              <w:rPr>
                <w:color w:val="000000"/>
                <w:sz w:val="19"/>
                <w:lang w:eastAsia="zh-CN"/>
              </w:rPr>
              <w:t>Orvieto</w:t>
            </w:r>
          </w:p>
        </w:tc>
        <w:tc>
          <w:tcPr>
            <w:tcW w:w="1928" w:type="dxa"/>
            <w:vAlign w:val="center"/>
          </w:tcPr>
          <w:p>
            <w:pPr>
              <w:suppressAutoHyphens/>
              <w:spacing w:after="0" w:line="264" w:lineRule="auto"/>
              <w:ind w:firstLine="0"/>
            </w:pPr>
            <w:r>
              <w:rPr>
                <w:color w:val="000000"/>
                <w:sz w:val="19"/>
                <w:lang w:eastAsia="zh-CN"/>
              </w:rPr>
              <w:t>分别公元前</w:t>
            </w:r>
            <w:r>
              <w:rPr>
                <w:color w:val="000000"/>
                <w:sz w:val="19"/>
                <w:lang w:eastAsia="zh-CN"/>
              </w:rPr>
              <w:t>775</w:t>
            </w:r>
            <w:r>
              <w:rPr>
                <w:color w:val="000000"/>
                <w:sz w:val="19"/>
                <w:lang w:eastAsia="zh-CN"/>
              </w:rPr>
              <w:t>～</w:t>
            </w:r>
            <w:r>
              <w:rPr>
                <w:color w:val="000000"/>
                <w:sz w:val="19"/>
                <w:lang w:eastAsia="zh-CN"/>
              </w:rPr>
              <w:t>540</w:t>
            </w:r>
            <w:r>
              <w:rPr>
                <w:color w:val="000000"/>
                <w:sz w:val="19"/>
                <w:lang w:eastAsia="zh-CN"/>
              </w:rPr>
              <w:t>年</w:t>
            </w:r>
            <w:r>
              <w:rPr>
                <w:color w:val="000000"/>
                <w:sz w:val="19"/>
                <w:lang w:eastAsia="zh-CN"/>
              </w:rPr>
              <w:t>¹</w:t>
            </w:r>
            <w:r>
              <w:rPr>
                <w:color w:val="000000"/>
                <w:sz w:val="19"/>
                <w:lang w:eastAsia="zh-CN"/>
              </w:rPr>
              <w:t>、</w:t>
            </w:r>
            <w:r>
              <w:rPr>
                <w:color w:val="000000"/>
                <w:sz w:val="19"/>
                <w:lang w:eastAsia="zh-CN"/>
              </w:rPr>
              <w:t>775</w:t>
            </w:r>
            <w:r>
              <w:rPr>
                <w:color w:val="000000"/>
                <w:sz w:val="19"/>
                <w:lang w:eastAsia="zh-CN"/>
              </w:rPr>
              <w:t>～</w:t>
            </w:r>
            <w:r>
              <w:rPr>
                <w:color w:val="000000"/>
                <w:sz w:val="19"/>
                <w:lang w:eastAsia="zh-CN"/>
              </w:rPr>
              <w:t>541</w:t>
            </w:r>
            <w:r>
              <w:rPr>
                <w:color w:val="000000"/>
                <w:sz w:val="19"/>
                <w:lang w:eastAsia="zh-CN"/>
              </w:rPr>
              <w:t>年</w:t>
            </w:r>
            <w:r>
              <w:rPr>
                <w:color w:val="000000"/>
                <w:sz w:val="19"/>
                <w:lang w:eastAsia="zh-CN"/>
              </w:rPr>
              <w:t>¹</w:t>
            </w:r>
            <w:r>
              <w:rPr>
                <w:color w:val="000000"/>
                <w:sz w:val="19"/>
                <w:lang w:eastAsia="zh-CN"/>
              </w:rPr>
              <w:t>；鸡骨</w:t>
            </w:r>
          </w:p>
        </w:tc>
        <w:tc>
          <w:tcPr>
            <w:tcW w:w="2494" w:type="dxa"/>
            <w:vAlign w:val="center"/>
          </w:tcPr>
          <w:p>
            <w:pPr>
              <w:suppressAutoHyphens/>
              <w:spacing w:after="0" w:line="264" w:lineRule="auto"/>
              <w:ind w:firstLine="0"/>
            </w:pPr>
            <w:r>
              <w:rPr>
                <w:color w:val="000000"/>
                <w:sz w:val="19"/>
                <w:lang w:eastAsia="zh-CN"/>
              </w:rPr>
              <w:t>直接日期与前</w:t>
            </w:r>
            <w:r>
              <w:rPr>
                <w:color w:val="000000"/>
                <w:sz w:val="19"/>
                <w:lang w:eastAsia="zh-CN"/>
              </w:rPr>
              <w:t>6</w:t>
            </w:r>
            <w:r>
              <w:rPr>
                <w:color w:val="000000"/>
                <w:sz w:val="19"/>
                <w:lang w:eastAsia="zh-CN"/>
              </w:rPr>
              <w:t>、前</w:t>
            </w:r>
            <w:r>
              <w:rPr>
                <w:color w:val="000000"/>
                <w:sz w:val="19"/>
                <w:lang w:eastAsia="zh-CN"/>
              </w:rPr>
              <w:t>5</w:t>
            </w:r>
            <w:r>
              <w:rPr>
                <w:color w:val="000000"/>
                <w:sz w:val="19"/>
                <w:lang w:eastAsia="zh-CN"/>
              </w:rPr>
              <w:t>世纪背景相符；校准平台使区间较宽</w:t>
            </w:r>
          </w:p>
        </w:tc>
        <w:tc>
          <w:tcPr>
            <w:tcW w:w="2608" w:type="dxa"/>
            <w:vAlign w:val="center"/>
          </w:tcPr>
          <w:p>
            <w:pPr>
              <w:suppressAutoHyphens/>
              <w:spacing w:after="0" w:line="264" w:lineRule="auto"/>
              <w:ind w:firstLine="0"/>
            </w:pPr>
            <w:r>
              <w:rPr>
                <w:color w:val="000000"/>
                <w:sz w:val="19"/>
                <w:lang w:eastAsia="zh-CN"/>
              </w:rPr>
              <w:t xml:space="preserve">存在</w:t>
            </w:r>
            <w:r>
              <w:rPr>
                <w:color w:val="000000"/>
                <w:sz w:val="19"/>
                <w:lang w:eastAsia="zh-CN"/>
              </w:rPr>
              <w:t xml:space="preserve">：直接日期与遗址背景共同定位较早出现；不按区间早端确定传入年。</w:t>
            </w:r>
          </w:p>
        </w:tc>
        <w:tc>
          <w:tcPr>
            <w:tcW w:w="907" w:type="dxa"/>
            <w:vAlign w:val="center"/>
          </w:tcPr>
          <w:p>
            <w:pPr>
              <w:suppressAutoHyphens/>
              <w:spacing w:after="0" w:line="264" w:lineRule="auto"/>
              <w:ind w:firstLine="0"/>
              <w:jc w:val="center"/>
            </w:pPr>
            <w:r>
              <w:rPr>
                <w:color w:val="000000"/>
                <w:sz w:val="20"/>
                <w:vertAlign w:val="superscript"/>
                <w:lang w:eastAsia="zh-CN"/>
              </w:rPr>
              <w:t xml:space="preserve">[75]</w:t>
            </w:r>
          </w:p>
        </w:tc>
      </w:tr>
      <w:tr>
        <w:trPr>
          <w:cantSplit/>
          <w:jc w:val="center"/>
        </w:trPr>
        <w:tc>
          <w:tcPr>
            <w:tcW w:w="1701" w:type="dxa"/>
            <w:vAlign w:val="center"/>
          </w:tcPr>
          <w:p>
            <w:pPr>
              <w:suppressAutoHyphens/>
              <w:spacing w:after="0" w:line="264" w:lineRule="auto"/>
              <w:ind w:firstLine="0"/>
            </w:pPr>
            <w:r>
              <w:rPr>
                <w:color w:val="000000"/>
                <w:sz w:val="19"/>
                <w:lang w:eastAsia="zh-CN"/>
              </w:rPr>
              <w:t xml:space="preserve">10 </w:t>
            </w:r>
            <w:r>
              <w:rPr>
                <w:color w:val="000000"/>
                <w:sz w:val="19"/>
                <w:lang w:eastAsia="zh-CN"/>
              </w:rPr>
              <w:t>英国部分早期遗址与</w:t>
            </w:r>
            <w:r>
              <w:rPr>
                <w:color w:val="000000"/>
                <w:sz w:val="19"/>
                <w:lang w:eastAsia="zh-CN"/>
              </w:rPr>
              <w:t>Fishbourne</w:t>
            </w:r>
          </w:p>
        </w:tc>
        <w:tc>
          <w:tcPr>
            <w:tcW w:w="1928" w:type="dxa"/>
            <w:vAlign w:val="center"/>
          </w:tcPr>
          <w:p>
            <w:pPr>
              <w:suppressAutoHyphens/>
              <w:spacing w:after="0" w:line="264" w:lineRule="auto"/>
              <w:ind w:firstLine="0"/>
            </w:pPr>
            <w:r>
              <w:rPr>
                <w:color w:val="000000"/>
                <w:sz w:val="19"/>
                <w:lang w:eastAsia="zh-CN"/>
              </w:rPr>
              <w:t>铁器时代至罗马时期；</w:t>
            </w:r>
            <w:r>
              <w:rPr>
                <w:color w:val="000000"/>
                <w:sz w:val="19"/>
                <w:lang w:eastAsia="zh-CN"/>
              </w:rPr>
              <w:t>Fishbourne</w:t>
            </w:r>
            <w:r>
              <w:rPr>
                <w:color w:val="000000"/>
                <w:sz w:val="19"/>
                <w:lang w:eastAsia="zh-CN"/>
              </w:rPr>
              <w:t>公元</w:t>
            </w:r>
            <w:r>
              <w:rPr>
                <w:color w:val="000000"/>
                <w:sz w:val="19"/>
                <w:lang w:eastAsia="zh-CN"/>
              </w:rPr>
              <w:t>43</w:t>
            </w:r>
            <w:r>
              <w:rPr>
                <w:color w:val="000000"/>
                <w:sz w:val="19"/>
                <w:lang w:eastAsia="zh-CN"/>
              </w:rPr>
              <w:t>～</w:t>
            </w:r>
            <w:r>
              <w:rPr>
                <w:color w:val="000000"/>
                <w:sz w:val="19"/>
                <w:lang w:eastAsia="zh-CN"/>
              </w:rPr>
              <w:t>75</w:t>
            </w:r>
            <w:r>
              <w:rPr>
                <w:color w:val="000000"/>
                <w:sz w:val="19"/>
                <w:lang w:eastAsia="zh-CN"/>
              </w:rPr>
              <w:t>年及</w:t>
            </w:r>
            <w:r>
              <w:rPr>
                <w:color w:val="000000"/>
                <w:sz w:val="19"/>
                <w:lang w:eastAsia="zh-CN"/>
              </w:rPr>
              <w:t>75</w:t>
            </w:r>
            <w:r>
              <w:rPr>
                <w:color w:val="000000"/>
                <w:sz w:val="19"/>
                <w:lang w:eastAsia="zh-CN"/>
              </w:rPr>
              <w:t>～</w:t>
            </w:r>
            <w:r>
              <w:rPr>
                <w:color w:val="000000"/>
                <w:sz w:val="19"/>
                <w:lang w:eastAsia="zh-CN"/>
              </w:rPr>
              <w:t>150</w:t>
            </w:r>
            <w:r>
              <w:rPr>
                <w:color w:val="000000"/>
                <w:sz w:val="19"/>
                <w:lang w:eastAsia="zh-CN"/>
              </w:rPr>
              <w:t>年组合</w:t>
            </w:r>
          </w:p>
        </w:tc>
        <w:tc>
          <w:tcPr>
            <w:tcW w:w="2494" w:type="dxa"/>
            <w:vAlign w:val="center"/>
          </w:tcPr>
          <w:p>
            <w:pPr>
              <w:suppressAutoHyphens/>
              <w:spacing w:after="0" w:line="264" w:lineRule="auto"/>
              <w:ind w:firstLine="0"/>
            </w:pPr>
            <w:r>
              <w:rPr>
                <w:color w:val="000000"/>
                <w:sz w:val="19"/>
                <w:lang w:eastAsia="zh-CN"/>
              </w:rPr>
              <w:t>较早完整埋葬和照料；</w:t>
            </w:r>
            <w:r>
              <w:rPr>
                <w:color w:val="000000"/>
                <w:sz w:val="19"/>
                <w:lang w:eastAsia="zh-CN"/>
              </w:rPr>
              <w:t>Fishbourne</w:t>
            </w:r>
            <w:r>
              <w:rPr>
                <w:color w:val="000000"/>
                <w:sz w:val="19"/>
                <w:lang w:eastAsia="zh-CN"/>
              </w:rPr>
              <w:t>部位分布、刀切痕支持食物用途；鸡骨比例有聚落类型差异</w:t>
            </w:r>
          </w:p>
        </w:tc>
        <w:tc>
          <w:tcPr>
            <w:tcW w:w="2608" w:type="dxa"/>
            <w:vAlign w:val="center"/>
          </w:tcPr>
          <w:p>
            <w:pPr>
              <w:suppressAutoHyphens/>
              <w:spacing w:after="0" w:line="264" w:lineRule="auto"/>
              <w:ind w:firstLine="0"/>
            </w:pPr>
            <w:r>
              <w:rPr>
                <w:color w:val="000000"/>
                <w:sz w:val="19"/>
                <w:lang w:eastAsia="zh-CN"/>
              </w:rPr>
              <w:t xml:space="preserve">利用、</w:t>
            </w:r>
            <w:r>
              <w:rPr>
                <w:color w:val="000000"/>
                <w:sz w:val="19"/>
                <w:lang w:eastAsia="zh-CN"/>
              </w:rPr>
              <w:t xml:space="preserve">先后：较早特殊利用与后来食用有时差，不同聚落利用程度不同。</w:t>
            </w:r>
          </w:p>
        </w:tc>
        <w:tc>
          <w:tcPr>
            <w:tcW w:w="907" w:type="dxa"/>
            <w:vAlign w:val="center"/>
          </w:tcPr>
          <w:p>
            <w:pPr>
              <w:suppressAutoHyphens/>
              <w:spacing w:after="0" w:line="264" w:lineRule="auto"/>
              <w:ind w:firstLine="0"/>
              <w:jc w:val="center"/>
            </w:pPr>
            <w:r>
              <w:rPr>
                <w:vertAlign w:val="superscript"/>
              </w:rPr>
              <w:t xml:space="preserve">[75,85,86]</w:t>
            </w:r>
          </w:p>
        </w:tc>
      </w:tr>
      <w:tr>
        <w:trPr>
          <w:cantSplit/>
          <w:jc w:val="center"/>
        </w:trPr>
        <w:tc>
          <w:tcPr>
            <w:tcW w:w="1701" w:type="dxa"/>
            <w:vAlign w:val="center"/>
          </w:tcPr>
          <w:p>
            <w:pPr>
              <w:suppressAutoHyphens/>
              <w:spacing w:after="0" w:line="264" w:lineRule="auto"/>
              <w:ind w:firstLine="0"/>
            </w:pPr>
            <w:r>
              <w:rPr>
                <w:color w:val="000000"/>
                <w:sz w:val="19"/>
                <w:lang w:eastAsia="zh-CN"/>
              </w:rPr>
              <w:t xml:space="preserve">11 </w:t>
            </w:r>
            <w:r>
              <w:rPr>
                <w:color w:val="000000"/>
                <w:sz w:val="19"/>
                <w:lang w:eastAsia="zh-CN"/>
              </w:rPr>
              <w:t>奥兰群岛</w:t>
            </w:r>
            <w:r>
              <w:rPr>
                <w:color w:val="000000"/>
                <w:sz w:val="19"/>
                <w:lang w:eastAsia="zh-CN"/>
              </w:rPr>
              <w:t>Kvarnbo</w:t>
            </w:r>
          </w:p>
        </w:tc>
        <w:tc>
          <w:tcPr>
            <w:tcW w:w="1928" w:type="dxa"/>
            <w:vAlign w:val="center"/>
          </w:tcPr>
          <w:p>
            <w:pPr>
              <w:suppressAutoHyphens/>
              <w:spacing w:after="0" w:line="264" w:lineRule="auto"/>
              <w:ind w:firstLine="0"/>
            </w:pPr>
            <w:r>
              <w:rPr>
                <w:color w:val="000000"/>
                <w:sz w:val="19"/>
                <w:lang w:eastAsia="zh-CN"/>
              </w:rPr>
              <w:t>公元</w:t>
            </w:r>
            <w:r>
              <w:rPr>
                <w:color w:val="000000"/>
                <w:sz w:val="19"/>
                <w:lang w:eastAsia="zh-CN"/>
              </w:rPr>
              <w:t>266</w:t>
            </w:r>
            <w:r>
              <w:rPr>
                <w:color w:val="000000"/>
                <w:sz w:val="19"/>
                <w:lang w:eastAsia="zh-CN"/>
              </w:rPr>
              <w:t>～</w:t>
            </w:r>
            <w:r>
              <w:rPr>
                <w:color w:val="000000"/>
                <w:sz w:val="19"/>
                <w:lang w:eastAsia="zh-CN"/>
              </w:rPr>
              <w:t>541</w:t>
            </w:r>
            <w:r>
              <w:rPr>
                <w:color w:val="000000"/>
                <w:sz w:val="19"/>
                <w:lang w:eastAsia="zh-CN"/>
              </w:rPr>
              <w:t>年</w:t>
            </w:r>
            <w:r>
              <w:rPr>
                <w:color w:val="000000"/>
                <w:sz w:val="19"/>
                <w:lang w:eastAsia="zh-CN"/>
              </w:rPr>
              <w:t>¹</w:t>
            </w:r>
            <w:r>
              <w:rPr>
                <w:color w:val="000000"/>
                <w:sz w:val="19"/>
                <w:lang w:eastAsia="zh-CN"/>
              </w:rPr>
              <w:t>；鸡骨</w:t>
            </w:r>
          </w:p>
        </w:tc>
        <w:tc>
          <w:tcPr>
            <w:tcW w:w="2494" w:type="dxa"/>
            <w:vAlign w:val="center"/>
          </w:tcPr>
          <w:p>
            <w:pPr>
              <w:suppressAutoHyphens/>
              <w:spacing w:after="0" w:line="264" w:lineRule="auto"/>
              <w:ind w:firstLine="0"/>
            </w:pPr>
            <w:r>
              <w:rPr>
                <w:color w:val="000000"/>
                <w:sz w:val="19"/>
                <w:lang w:eastAsia="zh-CN"/>
              </w:rPr>
              <w:t>同一个体直接测年与</w:t>
            </w:r>
            <w:r>
              <w:rPr>
                <w:color w:val="000000"/>
                <w:sz w:val="19"/>
                <w:lang w:eastAsia="zh-CN"/>
              </w:rPr>
              <w:t>B</w:t>
            </w:r>
            <w:r>
              <w:rPr>
                <w:color w:val="000000"/>
                <w:sz w:val="19"/>
                <w:lang w:eastAsia="zh-CN"/>
              </w:rPr>
              <w:t>母系鉴定</w:t>
            </w:r>
          </w:p>
        </w:tc>
        <w:tc>
          <w:tcPr>
            <w:tcW w:w="2608" w:type="dxa"/>
            <w:vAlign w:val="center"/>
          </w:tcPr>
          <w:p>
            <w:pPr>
              <w:suppressAutoHyphens/>
              <w:spacing w:after="0" w:line="264" w:lineRule="auto"/>
              <w:ind w:firstLine="0"/>
            </w:pPr>
            <w:r>
              <w:rPr>
                <w:color w:val="000000"/>
                <w:sz w:val="19"/>
                <w:lang w:eastAsia="zh-CN"/>
              </w:rPr>
              <w:t xml:space="preserve">存在</w:t>
            </w:r>
            <w:r>
              <w:rPr>
                <w:color w:val="000000"/>
                <w:sz w:val="19"/>
                <w:lang w:eastAsia="zh-CN"/>
              </w:rPr>
              <w:t xml:space="preserve">：同一个体连接较早存在和母系组成。</w:t>
            </w:r>
          </w:p>
        </w:tc>
        <w:tc>
          <w:tcPr>
            <w:tcW w:w="907" w:type="dxa"/>
            <w:vAlign w:val="center"/>
          </w:tcPr>
          <w:p>
            <w:pPr>
              <w:suppressAutoHyphens/>
              <w:spacing w:after="0" w:line="264" w:lineRule="auto"/>
              <w:ind w:firstLine="0"/>
              <w:jc w:val="center"/>
            </w:pPr>
            <w:r>
              <w:rPr>
                <w:vertAlign w:val="superscript"/>
              </w:rPr>
              <w:t xml:space="preserve">[87]</w:t>
            </w:r>
          </w:p>
        </w:tc>
      </w:tr>
      <w:tr>
        <w:trPr>
          <w:cantSplit/>
          <w:jc w:val="center"/>
        </w:trPr>
        <w:tc>
          <w:tcPr>
            <w:tcW w:w="1701" w:type="dxa"/>
            <w:vAlign w:val="center"/>
          </w:tcPr>
          <w:p>
            <w:pPr>
              <w:suppressAutoHyphens/>
              <w:spacing w:after="0" w:line="264" w:lineRule="auto"/>
              <w:ind w:firstLine="0"/>
            </w:pPr>
            <w:r>
              <w:rPr>
                <w:color w:val="000000"/>
                <w:sz w:val="19"/>
                <w:lang w:eastAsia="zh-CN"/>
              </w:rPr>
              <w:t xml:space="preserve">12 </w:t>
            </w:r>
            <w:r>
              <w:rPr>
                <w:color w:val="000000"/>
                <w:sz w:val="19"/>
                <w:lang w:eastAsia="zh-CN"/>
              </w:rPr>
              <w:t>埃塞俄比亚</w:t>
            </w:r>
            <w:r>
              <w:rPr>
                <w:color w:val="000000"/>
                <w:sz w:val="19"/>
                <w:lang w:eastAsia="zh-CN"/>
              </w:rPr>
              <w:t>Mezber</w:t>
            </w:r>
          </w:p>
        </w:tc>
        <w:tc>
          <w:tcPr>
            <w:tcW w:w="1928" w:type="dxa"/>
            <w:vAlign w:val="center"/>
          </w:tcPr>
          <w:p>
            <w:pPr>
              <w:suppressAutoHyphens/>
              <w:spacing w:after="0" w:line="264" w:lineRule="auto"/>
              <w:ind w:firstLine="0"/>
            </w:pPr>
            <w:r>
              <w:rPr>
                <w:color w:val="000000"/>
                <w:sz w:val="19"/>
                <w:lang w:eastAsia="zh-CN"/>
              </w:rPr>
              <w:t>公元前</w:t>
            </w:r>
            <w:r>
              <w:rPr>
                <w:color w:val="000000"/>
                <w:sz w:val="19"/>
                <w:lang w:eastAsia="zh-CN"/>
              </w:rPr>
              <w:t>820</w:t>
            </w:r>
            <w:r>
              <w:rPr>
                <w:color w:val="000000"/>
                <w:sz w:val="19"/>
                <w:lang w:eastAsia="zh-CN"/>
              </w:rPr>
              <w:t>～</w:t>
            </w:r>
            <w:r>
              <w:rPr>
                <w:color w:val="000000"/>
                <w:sz w:val="19"/>
                <w:lang w:eastAsia="zh-CN"/>
              </w:rPr>
              <w:t>595</w:t>
            </w:r>
            <w:r>
              <w:rPr>
                <w:color w:val="000000"/>
                <w:sz w:val="19"/>
                <w:lang w:eastAsia="zh-CN"/>
              </w:rPr>
              <w:t>年</w:t>
            </w:r>
            <w:r>
              <w:rPr>
                <w:color w:val="000000"/>
                <w:sz w:val="19"/>
                <w:lang w:eastAsia="zh-CN"/>
              </w:rPr>
              <w:t>¹</w:t>
            </w:r>
            <w:r>
              <w:rPr>
                <w:color w:val="000000"/>
                <w:sz w:val="19"/>
                <w:lang w:eastAsia="zh-CN"/>
              </w:rPr>
              <w:t>；鸡骨</w:t>
            </w:r>
          </w:p>
        </w:tc>
        <w:tc>
          <w:tcPr>
            <w:tcW w:w="2494" w:type="dxa"/>
            <w:vAlign w:val="center"/>
          </w:tcPr>
          <w:p>
            <w:pPr>
              <w:suppressAutoHyphens/>
              <w:spacing w:after="0" w:line="264" w:lineRule="auto"/>
              <w:ind w:firstLine="0"/>
            </w:pPr>
            <w:r>
              <w:rPr>
                <w:color w:val="000000"/>
                <w:sz w:val="19"/>
                <w:lang w:eastAsia="zh-CN"/>
              </w:rPr>
              <w:t>形态鉴定与直接测年；农业聚落食物废弃背景</w:t>
            </w:r>
          </w:p>
        </w:tc>
        <w:tc>
          <w:tcPr>
            <w:tcW w:w="2608" w:type="dxa"/>
            <w:vAlign w:val="center"/>
          </w:tcPr>
          <w:p>
            <w:pPr>
              <w:suppressAutoHyphens/>
              <w:spacing w:after="0" w:line="264" w:lineRule="auto"/>
              <w:ind w:firstLine="0"/>
            </w:pPr>
            <w:r>
              <w:rPr>
                <w:color w:val="000000"/>
                <w:sz w:val="19"/>
                <w:lang w:eastAsia="zh-CN"/>
              </w:rPr>
              <w:t xml:space="preserve">存在、利</w:t>
            </w:r>
            <w:r>
              <w:rPr>
                <w:color w:val="000000"/>
                <w:sz w:val="19"/>
                <w:lang w:eastAsia="zh-CN"/>
              </w:rPr>
              <w:t xml:space="preserve">用：早期存在记录已见食物利用情境。</w:t>
            </w:r>
          </w:p>
        </w:tc>
        <w:tc>
          <w:tcPr>
            <w:tcW w:w="907" w:type="dxa"/>
            <w:vAlign w:val="center"/>
          </w:tcPr>
          <w:p>
            <w:pPr>
              <w:suppressAutoHyphens/>
              <w:spacing w:after="0" w:line="264" w:lineRule="auto"/>
              <w:ind w:firstLine="0"/>
              <w:jc w:val="center"/>
            </w:pPr>
            <w:r>
              <w:rPr>
                <w:vertAlign w:val="superscript"/>
              </w:rPr>
              <w:t xml:space="preserve">[65]</w:t>
            </w:r>
          </w:p>
        </w:tc>
      </w:tr>
      <w:tr>
        <w:trPr>
          <w:cantSplit/>
          <w:jc w:val="center"/>
        </w:trPr>
        <w:tc>
          <w:tcPr>
            <w:tcW w:w="1701" w:type="dxa"/>
            <w:vAlign w:val="center"/>
          </w:tcPr>
          <w:p>
            <w:pPr>
              <w:suppressAutoHyphens/>
              <w:spacing w:after="0" w:line="264" w:lineRule="auto"/>
              <w:ind w:firstLine="0"/>
            </w:pPr>
            <w:r>
              <w:rPr>
                <w:color w:val="000000"/>
                <w:sz w:val="19"/>
                <w:lang w:eastAsia="zh-CN"/>
              </w:rPr>
              <w:t xml:space="preserve">13 </w:t>
            </w:r>
            <w:r>
              <w:rPr>
                <w:color w:val="000000"/>
                <w:sz w:val="19"/>
                <w:lang w:eastAsia="zh-CN"/>
              </w:rPr>
              <w:t>下埃及</w:t>
            </w:r>
          </w:p>
        </w:tc>
        <w:tc>
          <w:tcPr>
            <w:tcW w:w="1928" w:type="dxa"/>
            <w:vAlign w:val="center"/>
          </w:tcPr>
          <w:p>
            <w:pPr>
              <w:suppressAutoHyphens/>
              <w:spacing w:after="0" w:line="264" w:lineRule="auto"/>
              <w:ind w:firstLine="0"/>
            </w:pPr>
            <w:del w:id="9128" w:author="Kiro" w:date="2026-10-09T07:42:19Z">
              <w:r>
                <w:rPr>
                  <w:color w:val="000000"/>
                  <w:sz w:val="19"/>
                  <w:lang w:eastAsia="zh-CN"/>
                </w:rPr>
                <w:delText xml:space="preserve">约公元前550～330年</w:delText>
              </w:r>
            </w:del>
            <w:ins w:id="9129" w:author="Kiro" w:date="2026-10-09T07:42:19Z">
              <w:r>
                <w:rPr>
                  <w:color w:val="000000"/>
                  <w:sz w:val="19"/>
                  <w:lang w:eastAsia="zh-CN"/>
                </w:rPr>
                <w:t xml:space="preserve">公元前525～404年及前343～332年</w:t>
              </w:r>
            </w:ins>
            <w:r>
              <w:rPr>
                <w:color w:val="000000"/>
                <w:sz w:val="19"/>
                <w:lang w:eastAsia="zh-CN"/>
              </w:rPr>
              <w:t xml:space="preserve">；阿契美尼德</w:t>
            </w:r>
            <w:ins w:id="9130" w:author="Kiro" w:date="2026-10-09T07:42:19Z">
              <w:r>
                <w:rPr>
                  <w:color w:val="000000"/>
                  <w:sz w:val="19"/>
                  <w:lang w:eastAsia="zh-CN"/>
                </w:rPr>
                <w:t xml:space="preserve">（波斯）统治</w:t>
              </w:r>
            </w:ins>
            <w:r>
              <w:rPr>
                <w:color w:val="000000"/>
                <w:sz w:val="19"/>
                <w:lang w:eastAsia="zh-CN"/>
              </w:rPr>
              <w:t xml:space="preserve">时期背景</w:t>
            </w:r>
          </w:p>
        </w:tc>
        <w:tc>
          <w:tcPr>
            <w:tcW w:w="2494" w:type="dxa"/>
            <w:vAlign w:val="center"/>
          </w:tcPr>
          <w:p>
            <w:pPr>
              <w:suppressAutoHyphens/>
              <w:spacing w:after="0" w:line="264" w:lineRule="auto"/>
              <w:ind w:firstLine="0"/>
            </w:pPr>
            <w:r>
              <w:rPr>
                <w:color w:val="000000"/>
                <w:sz w:val="19"/>
                <w:lang w:eastAsia="zh-CN"/>
              </w:rPr>
              <w:t>Peters</w:t>
            </w:r>
            <w:r>
              <w:rPr>
                <w:color w:val="000000"/>
                <w:sz w:val="19"/>
                <w:lang w:eastAsia="zh-CN"/>
              </w:rPr>
              <w:t>等综合重评归纳的区域鸡遗存记录</w:t>
            </w:r>
          </w:p>
        </w:tc>
        <w:tc>
          <w:tcPr>
            <w:tcW w:w="2608" w:type="dxa"/>
            <w:vAlign w:val="center"/>
          </w:tcPr>
          <w:p>
            <w:pPr>
              <w:suppressAutoHyphens/>
              <w:spacing w:after="0" w:line="264" w:lineRule="auto"/>
              <w:ind w:firstLine="0"/>
            </w:pPr>
            <w:r>
              <w:rPr>
                <w:color w:val="000000"/>
                <w:sz w:val="19"/>
                <w:lang w:eastAsia="zh-CN"/>
              </w:rPr>
              <w:t xml:space="preserve">存在：鸡在该时期已见于下埃及。</w:t>
            </w:r>
          </w:p>
        </w:tc>
        <w:tc>
          <w:tcPr>
            <w:tcW w:w="907" w:type="dxa"/>
            <w:vAlign w:val="center"/>
          </w:tcPr>
          <w:p>
            <w:pPr>
              <w:suppressAutoHyphens/>
              <w:spacing w:after="0" w:line="264" w:lineRule="auto"/>
              <w:ind w:firstLine="0"/>
              <w:jc w:val="center"/>
            </w:pPr>
            <w:r>
              <w:rPr>
                <w:color w:val="000000"/>
                <w:sz w:val="20"/>
                <w:vertAlign w:val="superscript"/>
                <w:lang w:eastAsia="zh-CN"/>
              </w:rPr>
              <w:t xml:space="preserve">[36]</w:t>
            </w:r>
          </w:p>
        </w:tc>
      </w:tr>
      <w:tr>
        <w:trPr>
          <w:cantSplit/>
          <w:jc w:val="center"/>
        </w:trPr>
        <w:tc>
          <w:tcPr>
            <w:tcW w:w="1701" w:type="dxa"/>
            <w:vAlign w:val="center"/>
          </w:tcPr>
          <w:p>
            <w:pPr>
              <w:suppressAutoHyphens/>
              <w:spacing w:after="0" w:line="264" w:lineRule="auto"/>
              <w:ind w:firstLine="0"/>
            </w:pPr>
            <w:r>
              <w:rPr>
                <w:color w:val="000000"/>
                <w:sz w:val="19"/>
                <w:lang w:eastAsia="zh-CN"/>
              </w:rPr>
              <w:t xml:space="preserve">14 </w:t>
            </w:r>
            <w:r>
              <w:rPr>
                <w:color w:val="000000"/>
                <w:sz w:val="19"/>
                <w:lang w:eastAsia="zh-CN"/>
              </w:rPr>
              <w:t>马里</w:t>
            </w:r>
            <w:r>
              <w:rPr>
                <w:color w:val="000000"/>
                <w:sz w:val="19"/>
                <w:lang w:eastAsia="zh-CN"/>
              </w:rPr>
              <w:t>Jenne-jeno</w:t>
            </w:r>
          </w:p>
        </w:tc>
        <w:tc>
          <w:tcPr>
            <w:tcW w:w="1928" w:type="dxa"/>
            <w:vAlign w:val="center"/>
          </w:tcPr>
          <w:p>
            <w:pPr>
              <w:suppressAutoHyphens/>
              <w:spacing w:after="0" w:line="264" w:lineRule="auto"/>
              <w:ind w:firstLine="0"/>
            </w:pPr>
            <w:r>
              <w:rPr>
                <w:color w:val="000000"/>
                <w:sz w:val="19"/>
                <w:lang w:eastAsia="zh-CN"/>
              </w:rPr>
              <w:t>第三期公元</w:t>
            </w:r>
            <w:r>
              <w:rPr>
                <w:color w:val="000000"/>
                <w:sz w:val="19"/>
                <w:lang w:eastAsia="zh-CN"/>
              </w:rPr>
              <w:t>450</w:t>
            </w:r>
            <w:r>
              <w:rPr>
                <w:color w:val="000000"/>
                <w:sz w:val="19"/>
                <w:lang w:eastAsia="zh-CN"/>
              </w:rPr>
              <w:t>～</w:t>
            </w:r>
            <w:r>
              <w:rPr>
                <w:color w:val="000000"/>
                <w:sz w:val="19"/>
                <w:lang w:eastAsia="zh-CN"/>
              </w:rPr>
              <w:t>850</w:t>
            </w:r>
            <w:r>
              <w:rPr>
                <w:color w:val="000000"/>
                <w:sz w:val="19"/>
                <w:lang w:eastAsia="zh-CN"/>
              </w:rPr>
              <w:t>年、第四期</w:t>
            </w:r>
            <w:r>
              <w:rPr>
                <w:color w:val="000000"/>
                <w:sz w:val="19"/>
                <w:lang w:eastAsia="zh-CN"/>
              </w:rPr>
              <w:t>850</w:t>
            </w:r>
            <w:r>
              <w:rPr>
                <w:color w:val="000000"/>
                <w:sz w:val="19"/>
                <w:lang w:eastAsia="zh-CN"/>
              </w:rPr>
              <w:t>～</w:t>
            </w:r>
            <w:r>
              <w:rPr>
                <w:color w:val="000000"/>
                <w:sz w:val="19"/>
                <w:lang w:eastAsia="zh-CN"/>
              </w:rPr>
              <w:t>1400</w:t>
            </w:r>
            <w:r>
              <w:rPr>
                <w:color w:val="000000"/>
                <w:sz w:val="19"/>
                <w:lang w:eastAsia="zh-CN"/>
              </w:rPr>
              <w:t>年；考古阶段</w:t>
            </w:r>
          </w:p>
        </w:tc>
        <w:tc>
          <w:tcPr>
            <w:tcW w:w="2494" w:type="dxa"/>
            <w:vAlign w:val="center"/>
          </w:tcPr>
          <w:p>
            <w:pPr>
              <w:suppressAutoHyphens/>
              <w:spacing w:after="0" w:line="264" w:lineRule="auto"/>
              <w:ind w:firstLine="0"/>
            </w:pPr>
            <w:r>
              <w:rPr>
                <w:color w:val="000000"/>
                <w:sz w:val="19"/>
                <w:lang w:eastAsia="zh-CN"/>
              </w:rPr>
              <w:t>与珠鸡及大型鹧鸪比较后确认鸡骨</w:t>
            </w:r>
          </w:p>
        </w:tc>
        <w:tc>
          <w:tcPr>
            <w:tcW w:w="2608" w:type="dxa"/>
            <w:vAlign w:val="center"/>
          </w:tcPr>
          <w:p>
            <w:pPr>
              <w:suppressAutoHyphens/>
              <w:spacing w:after="0" w:line="264" w:lineRule="auto"/>
              <w:ind w:firstLine="0"/>
            </w:pPr>
            <w:r>
              <w:rPr>
                <w:color w:val="000000"/>
                <w:sz w:val="19"/>
                <w:lang w:eastAsia="zh-CN"/>
              </w:rPr>
              <w:t xml:space="preserve">存在</w:t>
            </w:r>
            <w:r>
              <w:rPr>
                <w:color w:val="000000"/>
                <w:sz w:val="19"/>
                <w:lang w:eastAsia="zh-CN"/>
              </w:rPr>
              <w:t xml:space="preserve">：确认内尼日尔三角洲已有鸡。</w:t>
            </w:r>
          </w:p>
        </w:tc>
        <w:tc>
          <w:tcPr>
            <w:tcW w:w="907" w:type="dxa"/>
            <w:vAlign w:val="center"/>
          </w:tcPr>
          <w:p>
            <w:pPr>
              <w:suppressAutoHyphens/>
              <w:spacing w:after="0" w:line="264" w:lineRule="auto"/>
              <w:ind w:firstLine="0"/>
              <w:jc w:val="center"/>
            </w:pPr>
            <w:r>
              <w:rPr>
                <w:vertAlign w:val="superscript"/>
              </w:rPr>
              <w:t xml:space="preserve">[68]</w:t>
            </w:r>
          </w:p>
        </w:tc>
      </w:tr>
      <w:tr>
        <w:trPr>
          <w:cantSplit/>
          <w:jc w:val="center"/>
        </w:trPr>
        <w:tc>
          <w:tcPr>
            <w:tcW w:w="1701" w:type="dxa"/>
            <w:vAlign w:val="center"/>
          </w:tcPr>
          <w:p>
            <w:pPr>
              <w:suppressAutoHyphens/>
              <w:spacing w:after="0" w:line="264" w:lineRule="auto"/>
              <w:ind w:firstLine="0"/>
            </w:pPr>
            <w:r>
              <w:rPr>
                <w:color w:val="000000"/>
                <w:sz w:val="19"/>
                <w:lang w:eastAsia="zh-CN"/>
              </w:rPr>
              <w:t>15 Unguja Ukuu</w:t>
            </w:r>
            <w:r>
              <w:rPr>
                <w:color w:val="000000"/>
                <w:sz w:val="19"/>
                <w:lang w:eastAsia="zh-CN"/>
              </w:rPr>
              <w:t>、</w:t>
            </w:r>
            <w:r>
              <w:rPr>
                <w:color w:val="000000"/>
                <w:sz w:val="19"/>
                <w:lang w:eastAsia="zh-CN"/>
              </w:rPr>
              <w:t>Mahilaka</w:t>
            </w:r>
          </w:p>
        </w:tc>
        <w:tc>
          <w:tcPr>
            <w:tcW w:w="1928" w:type="dxa"/>
            <w:vAlign w:val="center"/>
          </w:tcPr>
          <w:p>
            <w:pPr>
              <w:suppressAutoHyphens/>
              <w:spacing w:after="0" w:line="264" w:lineRule="auto"/>
              <w:ind w:firstLine="0"/>
            </w:pPr>
            <w:r>
              <w:rPr>
                <w:color w:val="000000"/>
                <w:sz w:val="19"/>
                <w:lang w:eastAsia="zh-CN"/>
              </w:rPr>
              <w:t>分别公元</w:t>
            </w:r>
            <w:r>
              <w:rPr>
                <w:color w:val="000000"/>
                <w:sz w:val="19"/>
                <w:lang w:eastAsia="zh-CN"/>
              </w:rPr>
              <w:t>7</w:t>
            </w:r>
            <w:r>
              <w:rPr>
                <w:color w:val="000000"/>
                <w:sz w:val="19"/>
                <w:lang w:eastAsia="zh-CN"/>
              </w:rPr>
              <w:t>～</w:t>
            </w:r>
            <w:r>
              <w:rPr>
                <w:color w:val="000000"/>
                <w:sz w:val="19"/>
                <w:lang w:eastAsia="zh-CN"/>
              </w:rPr>
              <w:t>8</w:t>
            </w:r>
            <w:r>
              <w:rPr>
                <w:color w:val="000000"/>
                <w:sz w:val="19"/>
                <w:lang w:eastAsia="zh-CN"/>
              </w:rPr>
              <w:t>世纪、</w:t>
            </w:r>
            <w:r>
              <w:rPr>
                <w:color w:val="000000"/>
                <w:sz w:val="19"/>
                <w:lang w:eastAsia="zh-CN"/>
              </w:rPr>
              <w:t>11</w:t>
            </w:r>
            <w:r>
              <w:rPr>
                <w:color w:val="000000"/>
                <w:sz w:val="19"/>
                <w:lang w:eastAsia="zh-CN"/>
              </w:rPr>
              <w:t>～</w:t>
            </w:r>
            <w:r>
              <w:rPr>
                <w:color w:val="000000"/>
                <w:sz w:val="19"/>
                <w:lang w:eastAsia="zh-CN"/>
              </w:rPr>
              <w:t>13</w:t>
            </w:r>
            <w:r>
              <w:rPr>
                <w:color w:val="000000"/>
                <w:sz w:val="19"/>
                <w:lang w:eastAsia="zh-CN"/>
              </w:rPr>
              <w:t>世纪；伴生种子年代</w:t>
            </w:r>
          </w:p>
        </w:tc>
        <w:tc>
          <w:tcPr>
            <w:tcW w:w="2494" w:type="dxa"/>
            <w:vAlign w:val="center"/>
          </w:tcPr>
          <w:p>
            <w:pPr>
              <w:suppressAutoHyphens/>
              <w:spacing w:after="0" w:line="264" w:lineRule="auto"/>
              <w:ind w:firstLine="0"/>
            </w:pPr>
            <w:r>
              <w:rPr>
                <w:color w:val="000000"/>
                <w:sz w:val="19"/>
                <w:lang w:eastAsia="zh-CN"/>
              </w:rPr>
              <w:t>古</w:t>
            </w:r>
            <w:r>
              <w:rPr>
                <w:color w:val="000000"/>
                <w:sz w:val="19"/>
                <w:lang w:eastAsia="zh-CN"/>
              </w:rPr>
              <w:t>DNA</w:t>
            </w:r>
            <w:r>
              <w:rPr>
                <w:color w:val="000000"/>
                <w:sz w:val="19"/>
                <w:lang w:eastAsia="zh-CN"/>
              </w:rPr>
              <w:t>确认鸡，背景由同沉积炭化作物种子测年</w:t>
            </w:r>
          </w:p>
        </w:tc>
        <w:tc>
          <w:tcPr>
            <w:tcW w:w="2608" w:type="dxa"/>
            <w:vAlign w:val="center"/>
          </w:tcPr>
          <w:p>
            <w:pPr>
              <w:suppressAutoHyphens/>
              <w:spacing w:after="0" w:line="264" w:lineRule="auto"/>
              <w:ind w:firstLine="0"/>
            </w:pPr>
            <w:r>
              <w:rPr>
                <w:color w:val="000000"/>
                <w:sz w:val="19"/>
                <w:lang w:eastAsia="zh-CN"/>
              </w:rPr>
              <w:t xml:space="preserve">存在：鸡已进入参与印度洋交流的聚落。</w:t>
            </w:r>
          </w:p>
        </w:tc>
        <w:tc>
          <w:tcPr>
            <w:tcW w:w="907" w:type="dxa"/>
            <w:vAlign w:val="center"/>
          </w:tcPr>
          <w:p>
            <w:pPr>
              <w:suppressAutoHyphens/>
              <w:spacing w:after="0" w:line="264" w:lineRule="auto"/>
              <w:ind w:firstLine="0"/>
              <w:jc w:val="center"/>
            </w:pPr>
            <w:r>
              <w:rPr>
                <w:vertAlign w:val="superscript"/>
              </w:rPr>
              <w:t xml:space="preserve">[69]</w:t>
            </w:r>
          </w:p>
        </w:tc>
      </w:tr>
      <w:tr>
        <w:trPr>
          <w:cantSplit/>
          <w:jc w:val="center"/>
        </w:trPr>
        <w:tc>
          <w:tcPr>
            <w:tcW w:w="1701" w:type="dxa"/>
            <w:vAlign w:val="center"/>
          </w:tcPr>
          <w:p>
            <w:pPr>
              <w:suppressAutoHyphens/>
              <w:spacing w:after="0" w:line="264" w:lineRule="auto"/>
              <w:ind w:firstLine="0"/>
            </w:pPr>
            <w:r>
              <w:rPr>
                <w:color w:val="000000"/>
                <w:sz w:val="19"/>
                <w:lang w:eastAsia="zh-CN"/>
              </w:rPr>
              <w:t>16 Nenumbo</w:t>
            </w:r>
            <w:r>
              <w:rPr>
                <w:color w:val="000000"/>
                <w:sz w:val="19"/>
                <w:lang w:eastAsia="zh-CN"/>
              </w:rPr>
              <w:t>、</w:t>
            </w:r>
            <w:r>
              <w:rPr>
                <w:color w:val="000000"/>
                <w:sz w:val="19"/>
                <w:lang w:eastAsia="zh-CN"/>
              </w:rPr>
              <w:t>Tongoleleka</w:t>
            </w:r>
          </w:p>
        </w:tc>
        <w:tc>
          <w:tcPr>
            <w:tcW w:w="1928" w:type="dxa"/>
            <w:vAlign w:val="center"/>
          </w:tcPr>
          <w:p>
            <w:pPr>
              <w:suppressAutoHyphens/>
              <w:spacing w:after="0" w:line="264" w:lineRule="auto"/>
              <w:ind w:firstLine="0"/>
            </w:pPr>
            <w:r>
              <w:rPr>
                <w:color w:val="000000"/>
                <w:sz w:val="19"/>
                <w:lang w:eastAsia="zh-CN"/>
              </w:rPr>
              <w:t>分别</w:t>
            </w:r>
            <w:r>
              <w:rPr>
                <w:color w:val="000000"/>
                <w:sz w:val="19"/>
                <w:lang w:eastAsia="zh-CN"/>
              </w:rPr>
              <w:t>2925</w:t>
            </w:r>
            <w:r>
              <w:rPr>
                <w:color w:val="000000"/>
                <w:sz w:val="19"/>
                <w:lang w:eastAsia="zh-CN"/>
              </w:rPr>
              <w:t>～</w:t>
            </w:r>
            <w:r>
              <w:rPr>
                <w:color w:val="000000"/>
                <w:sz w:val="19"/>
                <w:lang w:eastAsia="zh-CN"/>
              </w:rPr>
              <w:t>2538</w:t>
            </w:r>
            <w:r>
              <w:rPr>
                <w:color w:val="000000"/>
                <w:sz w:val="19"/>
                <w:lang w:eastAsia="zh-CN"/>
              </w:rPr>
              <w:t>、</w:t>
            </w:r>
            <w:r>
              <w:rPr>
                <w:color w:val="000000"/>
                <w:sz w:val="19"/>
                <w:lang w:eastAsia="zh-CN"/>
              </w:rPr>
              <w:t>2780</w:t>
            </w:r>
            <w:r>
              <w:rPr>
                <w:color w:val="000000"/>
                <w:sz w:val="19"/>
                <w:lang w:eastAsia="zh-CN"/>
              </w:rPr>
              <w:t>～</w:t>
            </w:r>
            <w:r>
              <w:rPr>
                <w:color w:val="000000"/>
                <w:sz w:val="19"/>
                <w:lang w:eastAsia="zh-CN"/>
              </w:rPr>
              <w:t>2750 cal BP²</w:t>
            </w:r>
            <w:r>
              <w:rPr>
                <w:color w:val="000000"/>
                <w:sz w:val="19"/>
                <w:lang w:eastAsia="zh-CN"/>
              </w:rPr>
              <w:t>（约公元前</w:t>
            </w:r>
            <w:r>
              <w:rPr>
                <w:color w:val="000000"/>
                <w:sz w:val="19"/>
                <w:lang w:eastAsia="zh-CN"/>
              </w:rPr>
              <w:t>976</w:t>
            </w:r>
            <w:r>
              <w:rPr>
                <w:color w:val="000000"/>
                <w:sz w:val="19"/>
                <w:lang w:eastAsia="zh-CN"/>
              </w:rPr>
              <w:t>～</w:t>
            </w:r>
            <w:r>
              <w:rPr>
                <w:color w:val="000000"/>
                <w:sz w:val="19"/>
                <w:lang w:eastAsia="zh-CN"/>
              </w:rPr>
              <w:t>589</w:t>
            </w:r>
            <w:r>
              <w:rPr>
                <w:color w:val="000000"/>
                <w:sz w:val="19"/>
                <w:lang w:eastAsia="zh-CN"/>
              </w:rPr>
              <w:t>、</w:t>
            </w:r>
            <w:r>
              <w:rPr>
                <w:color w:val="000000"/>
                <w:sz w:val="19"/>
                <w:lang w:eastAsia="zh-CN"/>
              </w:rPr>
              <w:t>831</w:t>
            </w:r>
            <w:r>
              <w:rPr>
                <w:color w:val="000000"/>
                <w:sz w:val="19"/>
                <w:lang w:eastAsia="zh-CN"/>
              </w:rPr>
              <w:t>～</w:t>
            </w:r>
            <w:r>
              <w:rPr>
                <w:color w:val="000000"/>
                <w:sz w:val="19"/>
                <w:lang w:eastAsia="zh-CN"/>
              </w:rPr>
              <w:t>801</w:t>
            </w:r>
            <w:r>
              <w:rPr>
                <w:color w:val="000000"/>
                <w:sz w:val="19"/>
                <w:lang w:eastAsia="zh-CN"/>
              </w:rPr>
              <w:t>年）；鸡骨</w:t>
            </w:r>
          </w:p>
        </w:tc>
        <w:tc>
          <w:tcPr>
            <w:tcW w:w="2494" w:type="dxa"/>
            <w:vAlign w:val="center"/>
          </w:tcPr>
          <w:p>
            <w:pPr>
              <w:suppressAutoHyphens/>
              <w:spacing w:after="0" w:line="264" w:lineRule="auto"/>
              <w:ind w:firstLine="0"/>
            </w:pPr>
            <w:r>
              <w:rPr>
                <w:color w:val="000000"/>
                <w:sz w:val="19"/>
                <w:lang w:eastAsia="zh-CN"/>
              </w:rPr>
              <w:t>Nenumbo</w:t>
            </w:r>
            <w:r>
              <w:rPr>
                <w:color w:val="000000"/>
                <w:sz w:val="19"/>
                <w:lang w:eastAsia="zh-CN"/>
              </w:rPr>
              <w:t>为</w:t>
            </w:r>
            <w:r>
              <w:rPr>
                <w:color w:val="000000"/>
                <w:sz w:val="19"/>
                <w:lang w:eastAsia="zh-CN"/>
              </w:rPr>
              <w:t>Peters</w:t>
            </w:r>
            <w:r>
              <w:rPr>
                <w:color w:val="000000"/>
                <w:sz w:val="19"/>
                <w:lang w:eastAsia="zh-CN"/>
              </w:rPr>
              <w:t>等转引的储库校正日期；</w:t>
            </w:r>
            <w:r>
              <w:rPr>
                <w:color w:val="000000"/>
                <w:sz w:val="19"/>
                <w:lang w:eastAsia="zh-CN"/>
              </w:rPr>
              <w:t>Tongoleleka</w:t>
            </w:r>
            <w:r>
              <w:rPr>
                <w:color w:val="000000"/>
                <w:sz w:val="19"/>
                <w:lang w:eastAsia="zh-CN"/>
              </w:rPr>
              <w:t>按原研究校准方法为六个个体的加权合并区间</w:t>
            </w:r>
          </w:p>
        </w:tc>
        <w:tc>
          <w:tcPr>
            <w:tcW w:w="2608" w:type="dxa"/>
            <w:vAlign w:val="center"/>
          </w:tcPr>
          <w:p>
            <w:pPr>
              <w:suppressAutoHyphens/>
              <w:spacing w:after="0" w:line="264" w:lineRule="auto"/>
              <w:ind w:firstLine="0"/>
            </w:pPr>
            <w:r>
              <w:rPr>
                <w:color w:val="000000"/>
                <w:sz w:val="19"/>
                <w:lang w:eastAsia="zh-CN"/>
              </w:rPr>
              <w:t xml:space="preserve">存在</w:t>
            </w:r>
            <w:r>
              <w:rPr>
                <w:color w:val="000000"/>
                <w:sz w:val="19"/>
                <w:lang w:eastAsia="zh-CN"/>
              </w:rPr>
              <w:t xml:space="preserve">、先后</w:t>
            </w:r>
            <w:r>
              <w:rPr>
                <w:color w:val="000000"/>
                <w:sz w:val="19"/>
                <w:lang w:eastAsia="zh-CN"/>
              </w:rPr>
              <w:t xml:space="preserve">：鸡已进入太平洋西南部；汤加鸡不见于最低文化层，具体时差受年代分辨率限制。</w:t>
            </w:r>
          </w:p>
        </w:tc>
        <w:tc>
          <w:tcPr>
            <w:tcW w:w="907" w:type="dxa"/>
            <w:vAlign w:val="center"/>
          </w:tcPr>
          <w:p>
            <w:pPr>
              <w:suppressAutoHyphens/>
              <w:spacing w:after="0" w:line="264" w:lineRule="auto"/>
              <w:ind w:firstLine="0"/>
              <w:jc w:val="center"/>
            </w:pPr>
            <w:r>
              <w:rPr>
                <w:vertAlign w:val="superscript"/>
              </w:rPr>
              <w:t xml:space="preserve">[36,71]</w:t>
            </w:r>
          </w:p>
        </w:tc>
      </w:tr>
      <w:tr>
        <w:trPr>
          <w:cantSplit/>
          <w:jc w:val="center"/>
        </w:trPr>
        <w:tc>
          <w:tcPr>
            <w:tcW w:w="1701" w:type="dxa"/>
            <w:vAlign w:val="center"/>
          </w:tcPr>
          <w:p>
            <w:pPr>
              <w:suppressAutoHyphens/>
              <w:spacing w:after="0" w:line="264" w:lineRule="auto"/>
              <w:ind w:firstLine="0"/>
            </w:pPr>
            <w:r>
              <w:rPr>
                <w:color w:val="000000"/>
                <w:sz w:val="19"/>
                <w:lang w:eastAsia="zh-CN"/>
              </w:rPr>
              <w:t xml:space="preserve">17 </w:t>
            </w:r>
            <w:r>
              <w:rPr>
                <w:color w:val="000000"/>
                <w:sz w:val="19"/>
                <w:lang w:eastAsia="zh-CN"/>
              </w:rPr>
              <w:t>瓦努阿图</w:t>
            </w:r>
            <w:r>
              <w:rPr>
                <w:color w:val="000000"/>
                <w:sz w:val="19"/>
                <w:lang w:eastAsia="zh-CN"/>
              </w:rPr>
              <w:t>Teouma</w:t>
            </w:r>
          </w:p>
        </w:tc>
        <w:tc>
          <w:tcPr>
            <w:tcW w:w="1928" w:type="dxa"/>
            <w:vAlign w:val="center"/>
          </w:tcPr>
          <w:p>
            <w:pPr>
              <w:suppressAutoHyphens/>
              <w:spacing w:after="0" w:line="264" w:lineRule="auto"/>
              <w:ind w:firstLine="0"/>
            </w:pPr>
            <w:r>
              <w:rPr>
                <w:color w:val="000000"/>
                <w:sz w:val="19"/>
                <w:lang w:eastAsia="zh-CN"/>
              </w:rPr>
              <w:t>公元前</w:t>
            </w:r>
            <w:r>
              <w:rPr>
                <w:color w:val="000000"/>
                <w:sz w:val="19"/>
                <w:lang w:eastAsia="zh-CN"/>
              </w:rPr>
              <w:t>1</w:t>
            </w:r>
            <w:r>
              <w:rPr>
                <w:color w:val="000000"/>
                <w:sz w:val="19"/>
                <w:lang w:eastAsia="zh-CN"/>
              </w:rPr>
              <w:t>千纪早期；鸡骨校准与遗址沉积模型年代</w:t>
            </w:r>
          </w:p>
        </w:tc>
        <w:tc>
          <w:tcPr>
            <w:tcW w:w="2494" w:type="dxa"/>
            <w:vAlign w:val="center"/>
          </w:tcPr>
          <w:p>
            <w:pPr>
              <w:suppressAutoHyphens/>
              <w:spacing w:after="0" w:line="264" w:lineRule="auto"/>
              <w:ind w:firstLine="0"/>
            </w:pPr>
            <w:r>
              <w:rPr>
                <w:color w:val="000000"/>
                <w:sz w:val="19"/>
                <w:lang w:eastAsia="zh-CN"/>
              </w:rPr>
              <w:t>两件鸡骨分别按近陆生与含海洋成分的食性校准，多类材料用于沉积定年；另有两件鸡骨的古母系序列</w:t>
            </w:r>
          </w:p>
        </w:tc>
        <w:tc>
          <w:tcPr>
            <w:tcW w:w="2608" w:type="dxa"/>
            <w:vAlign w:val="center"/>
          </w:tcPr>
          <w:p>
            <w:pPr>
              <w:suppressAutoHyphens/>
              <w:spacing w:after="0" w:line="264" w:lineRule="auto"/>
              <w:ind w:firstLine="0"/>
            </w:pPr>
            <w:r>
              <w:rPr>
                <w:color w:val="000000"/>
                <w:sz w:val="19"/>
                <w:lang w:eastAsia="zh-CN"/>
              </w:rPr>
              <w:t xml:space="preserve">存在</w:t>
            </w:r>
            <w:r>
              <w:rPr>
                <w:color w:val="000000"/>
                <w:sz w:val="19"/>
                <w:lang w:eastAsia="zh-CN"/>
              </w:rPr>
              <w:t xml:space="preserve">：补充拉皮塔时期鸡在瓦努阿图的记录。</w:t>
            </w:r>
          </w:p>
        </w:tc>
        <w:tc>
          <w:tcPr>
            <w:tcW w:w="907" w:type="dxa"/>
            <w:vAlign w:val="center"/>
          </w:tcPr>
          <w:p>
            <w:pPr>
              <w:suppressAutoHyphens/>
              <w:spacing w:after="0" w:line="264" w:lineRule="auto"/>
              <w:ind w:firstLine="0"/>
              <w:jc w:val="center"/>
            </w:pPr>
            <w:r>
              <w:rPr>
                <w:vertAlign w:val="superscript"/>
              </w:rPr>
              <w:t xml:space="preserve">[72,73]</w:t>
            </w:r>
          </w:p>
        </w:tc>
      </w:tr>
      <w:tr>
        <w:trPr>
          <w:cantSplit/>
          <w:jc w:val="center"/>
        </w:trPr>
        <w:tc>
          <w:tcPr>
            <w:tcW w:w="1701" w:type="dxa"/>
            <w:vAlign w:val="center"/>
          </w:tcPr>
          <w:p>
            <w:pPr>
              <w:suppressAutoHyphens/>
              <w:spacing w:after="0" w:line="264" w:lineRule="auto"/>
              <w:ind w:firstLine="0"/>
            </w:pPr>
            <w:r>
              <w:rPr>
                <w:color w:val="000000"/>
                <w:sz w:val="19"/>
                <w:lang w:eastAsia="zh-CN"/>
              </w:rPr>
              <w:t xml:space="preserve">18 </w:t>
            </w:r>
            <w:r>
              <w:rPr>
                <w:color w:val="000000"/>
                <w:sz w:val="19"/>
                <w:lang w:eastAsia="zh-CN"/>
              </w:rPr>
              <w:t>夏威夷</w:t>
            </w:r>
            <w:r>
              <w:rPr>
                <w:color w:val="000000"/>
                <w:sz w:val="19"/>
                <w:lang w:eastAsia="zh-CN"/>
              </w:rPr>
              <w:t>Pelekane</w:t>
            </w:r>
          </w:p>
        </w:tc>
        <w:tc>
          <w:tcPr>
            <w:tcW w:w="1928" w:type="dxa"/>
            <w:vAlign w:val="center"/>
          </w:tcPr>
          <w:p>
            <w:pPr>
              <w:suppressAutoHyphens/>
              <w:spacing w:after="0" w:line="264" w:lineRule="auto"/>
              <w:ind w:firstLine="0"/>
            </w:pPr>
            <w:r>
              <w:rPr>
                <w:color w:val="000000"/>
                <w:sz w:val="19"/>
                <w:lang w:eastAsia="zh-CN"/>
              </w:rPr>
              <w:t>公元</w:t>
            </w:r>
            <w:r>
              <w:rPr>
                <w:color w:val="000000"/>
                <w:sz w:val="19"/>
                <w:lang w:eastAsia="zh-CN"/>
              </w:rPr>
              <w:t>13</w:t>
            </w:r>
            <w:r>
              <w:rPr>
                <w:color w:val="000000"/>
                <w:sz w:val="19"/>
                <w:lang w:eastAsia="zh-CN"/>
              </w:rPr>
              <w:t>～</w:t>
            </w:r>
            <w:r>
              <w:rPr>
                <w:color w:val="000000"/>
                <w:sz w:val="19"/>
                <w:lang w:eastAsia="zh-CN"/>
              </w:rPr>
              <w:t>15</w:t>
            </w:r>
            <w:r>
              <w:rPr>
                <w:color w:val="000000"/>
                <w:sz w:val="19"/>
                <w:lang w:eastAsia="zh-CN"/>
              </w:rPr>
              <w:t>世纪；伴生贝壳年代</w:t>
            </w:r>
          </w:p>
        </w:tc>
        <w:tc>
          <w:tcPr>
            <w:tcW w:w="2494" w:type="dxa"/>
            <w:vAlign w:val="center"/>
          </w:tcPr>
          <w:p>
            <w:pPr>
              <w:suppressAutoHyphens/>
              <w:spacing w:after="0" w:line="264" w:lineRule="auto"/>
              <w:ind w:firstLine="0"/>
            </w:pPr>
            <w:r>
              <w:rPr>
                <w:color w:val="000000"/>
                <w:sz w:val="19"/>
                <w:lang w:eastAsia="zh-CN"/>
              </w:rPr>
              <w:t>Peters</w:t>
            </w:r>
            <w:r>
              <w:rPr>
                <w:color w:val="000000"/>
                <w:sz w:val="19"/>
                <w:lang w:eastAsia="zh-CN"/>
              </w:rPr>
              <w:t>等转引鸡遗存及伴生贝壳测年结果，贝壳年代经海洋储库校正</w:t>
            </w:r>
          </w:p>
        </w:tc>
        <w:tc>
          <w:tcPr>
            <w:tcW w:w="2608" w:type="dxa"/>
            <w:vAlign w:val="center"/>
          </w:tcPr>
          <w:p>
            <w:pPr>
              <w:suppressAutoHyphens/>
              <w:spacing w:after="0" w:line="264" w:lineRule="auto"/>
              <w:ind w:firstLine="0"/>
            </w:pPr>
            <w:r>
              <w:rPr>
                <w:color w:val="000000"/>
                <w:sz w:val="19"/>
                <w:lang w:eastAsia="zh-CN"/>
              </w:rPr>
              <w:t xml:space="preserve">存在：为夏威夷较早鸡记录提供时间参照。</w:t>
            </w:r>
          </w:p>
        </w:tc>
        <w:tc>
          <w:tcPr>
            <w:tcW w:w="907" w:type="dxa"/>
            <w:vAlign w:val="center"/>
          </w:tcPr>
          <w:p>
            <w:pPr>
              <w:suppressAutoHyphens/>
              <w:spacing w:after="0" w:line="264" w:lineRule="auto"/>
              <w:ind w:firstLine="0"/>
              <w:jc w:val="center"/>
            </w:pPr>
            <w:r>
              <w:rPr>
                <w:color w:val="000000"/>
                <w:sz w:val="20"/>
                <w:vertAlign w:val="superscript"/>
                <w:lang w:eastAsia="zh-CN"/>
              </w:rPr>
              <w:t xml:space="preserve">[36]</w:t>
            </w:r>
          </w:p>
        </w:tc>
      </w:tr>
      <w:tr>
        <w:trPr>
          <w:cantSplit/>
          <w:jc w:val="center"/>
        </w:trPr>
        <w:tc>
          <w:tcPr>
            <w:tcW w:w="1701" w:type="dxa"/>
            <w:vAlign w:val="center"/>
          </w:tcPr>
          <w:p>
            <w:pPr>
              <w:suppressAutoHyphens/>
              <w:spacing w:after="0" w:line="264" w:lineRule="auto"/>
              <w:ind w:firstLine="0"/>
            </w:pPr>
            <w:r>
              <w:rPr>
                <w:color w:val="000000"/>
                <w:sz w:val="19"/>
                <w:lang w:eastAsia="zh-CN"/>
              </w:rPr>
              <w:t>19 Rapa Nui</w:t>
            </w:r>
            <w:r>
              <w:rPr>
                <w:color w:val="000000"/>
                <w:sz w:val="19"/>
                <w:lang w:eastAsia="zh-CN"/>
              </w:rPr>
              <w:t>（复活节岛）</w:t>
            </w:r>
          </w:p>
        </w:tc>
        <w:tc>
          <w:tcPr>
            <w:tcW w:w="1928" w:type="dxa"/>
            <w:vAlign w:val="center"/>
          </w:tcPr>
          <w:p>
            <w:pPr>
              <w:suppressAutoHyphens/>
              <w:spacing w:after="0" w:line="264" w:lineRule="auto"/>
              <w:ind w:firstLine="0"/>
            </w:pPr>
            <w:r>
              <w:rPr>
                <w:color w:val="000000"/>
                <w:sz w:val="19"/>
                <w:lang w:eastAsia="zh-CN"/>
              </w:rPr>
              <w:t>古代鸡骨比较标本；母系复核资料</w:t>
            </w:r>
          </w:p>
        </w:tc>
        <w:tc>
          <w:tcPr>
            <w:tcW w:w="2494" w:type="dxa"/>
            <w:vAlign w:val="center"/>
          </w:tcPr>
          <w:p>
            <w:pPr>
              <w:suppressAutoHyphens/>
              <w:spacing w:after="0" w:line="264" w:lineRule="auto"/>
              <w:ind w:firstLine="0"/>
            </w:pPr>
            <w:r>
              <w:rPr>
                <w:color w:val="000000"/>
                <w:sz w:val="19"/>
                <w:lang w:eastAsia="zh-CN"/>
              </w:rPr>
              <w:t>PAQANA011</w:t>
            </w:r>
            <w:r>
              <w:rPr>
                <w:color w:val="000000"/>
                <w:sz w:val="19"/>
                <w:lang w:eastAsia="zh-CN"/>
              </w:rPr>
              <w:t>去污染后恢复</w:t>
            </w:r>
            <w:r>
              <w:rPr>
                <w:color w:val="000000"/>
                <w:sz w:val="19"/>
                <w:lang w:eastAsia="zh-CN"/>
              </w:rPr>
              <w:t>D</w:t>
            </w:r>
            <w:r>
              <w:rPr>
                <w:color w:val="000000"/>
                <w:sz w:val="19"/>
                <w:lang w:eastAsia="zh-CN"/>
              </w:rPr>
              <w:t>母系，并获独立重复</w:t>
            </w:r>
          </w:p>
        </w:tc>
        <w:tc>
          <w:tcPr>
            <w:tcW w:w="2608" w:type="dxa"/>
            <w:vAlign w:val="center"/>
          </w:tcPr>
          <w:p>
            <w:pPr>
              <w:suppressAutoHyphens/>
              <w:spacing w:after="0" w:line="264" w:lineRule="auto"/>
              <w:ind w:firstLine="0"/>
            </w:pPr>
            <w:r>
              <w:rPr>
                <w:color w:val="000000"/>
                <w:sz w:val="19"/>
                <w:lang w:eastAsia="zh-CN"/>
              </w:rPr>
              <w:t xml:space="preserve">来源</w:t>
            </w:r>
            <w:r>
              <w:rPr>
                <w:color w:val="000000"/>
                <w:sz w:val="19"/>
                <w:lang w:eastAsia="zh-CN"/>
              </w:rPr>
              <w:t xml:space="preserve">：修订智利来源讨论所用的太平洋母系参照。</w:t>
            </w:r>
          </w:p>
        </w:tc>
        <w:tc>
          <w:tcPr>
            <w:tcW w:w="907" w:type="dxa"/>
            <w:vAlign w:val="center"/>
          </w:tcPr>
          <w:p>
            <w:pPr>
              <w:suppressAutoHyphens/>
              <w:spacing w:after="0" w:line="264" w:lineRule="auto"/>
              <w:ind w:firstLine="0"/>
              <w:jc w:val="center"/>
            </w:pPr>
            <w:r>
              <w:rPr>
                <w:vertAlign w:val="superscript"/>
              </w:rPr>
              <w:t xml:space="preserve">[74]</w:t>
            </w:r>
          </w:p>
        </w:tc>
      </w:tr>
      <w:tr>
        <w:trPr>
          <w:cantSplit/>
          <w:jc w:val="center"/>
        </w:trPr>
        <w:tc>
          <w:tcPr>
            <w:tcW w:w="1701" w:type="dxa"/>
            <w:vAlign w:val="center"/>
          </w:tcPr>
          <w:p>
            <w:pPr>
              <w:suppressAutoHyphens/>
              <w:spacing w:after="0" w:line="264" w:lineRule="auto"/>
              <w:ind w:firstLine="0"/>
            </w:pPr>
            <w:r>
              <w:rPr>
                <w:color w:val="000000"/>
                <w:sz w:val="19"/>
                <w:lang w:eastAsia="zh-CN"/>
              </w:rPr>
              <w:t xml:space="preserve">20 </w:t>
            </w:r>
            <w:r>
              <w:rPr>
                <w:color w:val="000000"/>
                <w:sz w:val="19"/>
                <w:lang w:eastAsia="zh-CN"/>
              </w:rPr>
              <w:t>智利</w:t>
            </w:r>
            <w:r>
              <w:rPr>
                <w:color w:val="000000"/>
                <w:sz w:val="19"/>
                <w:lang w:eastAsia="zh-CN"/>
              </w:rPr>
              <w:t>El Arenal-1</w:t>
            </w:r>
          </w:p>
        </w:tc>
        <w:tc>
          <w:tcPr>
            <w:tcW w:w="1928" w:type="dxa"/>
            <w:vAlign w:val="center"/>
          </w:tcPr>
          <w:p>
            <w:pPr>
              <w:suppressAutoHyphens/>
              <w:spacing w:after="0" w:line="264" w:lineRule="auto"/>
              <w:ind w:firstLine="0"/>
            </w:pPr>
            <w:r>
              <w:rPr>
                <w:color w:val="000000"/>
                <w:sz w:val="19"/>
                <w:lang w:eastAsia="zh-CN"/>
              </w:rPr>
              <w:t>原研究报告公元</w:t>
            </w:r>
            <w:r>
              <w:rPr>
                <w:color w:val="000000"/>
                <w:sz w:val="19"/>
                <w:lang w:eastAsia="zh-CN"/>
              </w:rPr>
              <w:t>1304</w:t>
            </w:r>
            <w:r>
              <w:rPr>
                <w:color w:val="000000"/>
                <w:sz w:val="19"/>
                <w:lang w:eastAsia="zh-CN"/>
              </w:rPr>
              <w:t>～</w:t>
            </w:r>
            <w:r>
              <w:rPr>
                <w:color w:val="000000"/>
                <w:sz w:val="19"/>
                <w:lang w:eastAsia="zh-CN"/>
              </w:rPr>
              <w:t>1424</w:t>
            </w:r>
            <w:r>
              <w:rPr>
                <w:color w:val="000000"/>
                <w:sz w:val="19"/>
                <w:lang w:eastAsia="zh-CN"/>
              </w:rPr>
              <w:t>年</w:t>
            </w:r>
            <w:r>
              <w:rPr>
                <w:color w:val="000000"/>
                <w:sz w:val="19"/>
                <w:lang w:eastAsia="zh-CN"/>
              </w:rPr>
              <w:t>¹</w:t>
            </w:r>
            <w:r>
              <w:rPr>
                <w:color w:val="000000"/>
                <w:sz w:val="19"/>
                <w:lang w:eastAsia="zh-CN"/>
              </w:rPr>
              <w:t>；争议鸡骨</w:t>
            </w:r>
          </w:p>
        </w:tc>
        <w:tc>
          <w:tcPr>
            <w:tcW w:w="2494" w:type="dxa"/>
            <w:vAlign w:val="center"/>
          </w:tcPr>
          <w:p>
            <w:pPr>
              <w:suppressAutoHyphens/>
              <w:spacing w:after="0" w:line="264" w:lineRule="auto"/>
              <w:ind w:firstLine="0"/>
            </w:pPr>
            <w:r>
              <w:rPr>
                <w:color w:val="000000"/>
                <w:sz w:val="19"/>
                <w:lang w:eastAsia="zh-CN"/>
              </w:rPr>
              <w:t>原年代与母系比较，后续测年解释、太平洋端母系及遗址背景重评</w:t>
            </w:r>
          </w:p>
        </w:tc>
        <w:tc>
          <w:tcPr>
            <w:tcW w:w="2608" w:type="dxa"/>
            <w:vAlign w:val="center"/>
          </w:tcPr>
          <w:p>
            <w:pPr>
              <w:suppressAutoHyphens/>
              <w:spacing w:after="0" w:line="264" w:lineRule="auto"/>
              <w:ind w:firstLine="0"/>
            </w:pPr>
            <w:r>
              <w:rPr>
                <w:color w:val="000000"/>
                <w:sz w:val="19"/>
                <w:lang w:eastAsia="zh-CN"/>
              </w:rPr>
              <w:t xml:space="preserve">争议</w:t>
            </w:r>
            <w:r>
              <w:rPr>
                <w:color w:val="000000"/>
                <w:sz w:val="19"/>
                <w:lang w:eastAsia="zh-CN"/>
              </w:rPr>
              <w:t xml:space="preserve">：遗址背景、同一鸡骨年代及传入来源是分别需要确认的对象。</w:t>
            </w:r>
          </w:p>
        </w:tc>
        <w:tc>
          <w:tcPr>
            <w:tcW w:w="907" w:type="dxa"/>
            <w:vAlign w:val="center"/>
          </w:tcPr>
          <w:p>
            <w:pPr>
              <w:suppressAutoHyphens/>
              <w:spacing w:after="0" w:line="264" w:lineRule="auto"/>
              <w:ind w:firstLine="0"/>
              <w:jc w:val="center"/>
            </w:pPr>
            <w:r>
              <w:rPr>
                <w:vertAlign w:val="superscript"/>
              </w:rPr>
              <w:t xml:space="preserve">[74,76–78]</w:t>
            </w:r>
          </w:p>
        </w:tc>
      </w:tr>
      <w:tr>
        <w:trPr>
          <w:cantSplit/>
          <w:jc w:val="center"/>
        </w:trPr>
        <w:tc>
          <w:tcPr>
            <w:tcW w:w="1701" w:type="dxa"/>
            <w:vAlign w:val="center"/>
          </w:tcPr>
          <w:p>
            <w:pPr>
              <w:suppressAutoHyphens/>
              <w:spacing w:after="0" w:line="264" w:lineRule="auto"/>
              <w:ind w:firstLine="0"/>
            </w:pPr>
            <w:r>
              <w:rPr>
                <w:color w:val="000000"/>
                <w:sz w:val="19"/>
                <w:lang w:eastAsia="zh-CN"/>
              </w:rPr>
              <w:t xml:space="preserve">21 </w:t>
            </w:r>
            <w:r>
              <w:rPr>
                <w:color w:val="000000"/>
                <w:sz w:val="19"/>
                <w:lang w:eastAsia="zh-CN"/>
              </w:rPr>
              <w:t>海地、佛罗里达</w:t>
            </w:r>
          </w:p>
        </w:tc>
        <w:tc>
          <w:tcPr>
            <w:tcW w:w="1928" w:type="dxa"/>
            <w:vAlign w:val="center"/>
          </w:tcPr>
          <w:p>
            <w:pPr>
              <w:suppressAutoHyphens/>
              <w:spacing w:after="0" w:line="264" w:lineRule="auto"/>
              <w:ind w:firstLine="0"/>
            </w:pPr>
            <w:r>
              <w:rPr>
                <w:color w:val="000000"/>
                <w:sz w:val="19"/>
                <w:lang w:eastAsia="zh-CN"/>
              </w:rPr>
              <w:t>公元</w:t>
            </w:r>
            <w:r>
              <w:rPr>
                <w:color w:val="000000"/>
                <w:sz w:val="19"/>
                <w:lang w:eastAsia="zh-CN"/>
              </w:rPr>
              <w:t>16</w:t>
            </w:r>
            <w:r>
              <w:rPr>
                <w:color w:val="000000"/>
                <w:sz w:val="19"/>
                <w:lang w:eastAsia="zh-CN"/>
              </w:rPr>
              <w:t>～</w:t>
            </w:r>
            <w:r>
              <w:rPr>
                <w:color w:val="000000"/>
                <w:sz w:val="19"/>
                <w:lang w:eastAsia="zh-CN"/>
              </w:rPr>
              <w:t>17</w:t>
            </w:r>
            <w:r>
              <w:rPr>
                <w:color w:val="000000"/>
                <w:sz w:val="19"/>
                <w:lang w:eastAsia="zh-CN"/>
              </w:rPr>
              <w:t>世纪；遗址与历史背景</w:t>
            </w:r>
          </w:p>
        </w:tc>
        <w:tc>
          <w:tcPr>
            <w:tcW w:w="2494" w:type="dxa"/>
            <w:vAlign w:val="center"/>
          </w:tcPr>
          <w:p>
            <w:pPr>
              <w:suppressAutoHyphens/>
              <w:spacing w:after="0" w:line="264" w:lineRule="auto"/>
              <w:ind w:firstLine="0"/>
            </w:pPr>
            <w:r>
              <w:rPr>
                <w:color w:val="000000"/>
                <w:sz w:val="19"/>
                <w:lang w:eastAsia="zh-CN"/>
              </w:rPr>
              <w:t>古线粒体短片段与中世纪伊比利亚鸡共享单倍型</w:t>
            </w:r>
          </w:p>
        </w:tc>
        <w:tc>
          <w:tcPr>
            <w:tcW w:w="2608" w:type="dxa"/>
            <w:vAlign w:val="center"/>
          </w:tcPr>
          <w:p>
            <w:pPr>
              <w:suppressAutoHyphens/>
              <w:spacing w:after="0" w:line="264" w:lineRule="auto"/>
              <w:ind w:firstLine="0"/>
            </w:pPr>
            <w:r>
              <w:rPr>
                <w:color w:val="000000"/>
                <w:sz w:val="19"/>
                <w:lang w:eastAsia="zh-CN"/>
              </w:rPr>
              <w:t xml:space="preserve">来源</w:t>
            </w:r>
            <w:r>
              <w:rPr>
                <w:color w:val="000000"/>
                <w:sz w:val="19"/>
                <w:lang w:eastAsia="zh-CN"/>
              </w:rPr>
              <w:t xml:space="preserve">：母系与殖民背景共同支持伊比利亚输入。</w:t>
            </w:r>
          </w:p>
        </w:tc>
        <w:tc>
          <w:tcPr>
            <w:tcW w:w="907" w:type="dxa"/>
            <w:vAlign w:val="center"/>
          </w:tcPr>
          <w:p>
            <w:pPr>
              <w:suppressAutoHyphens/>
              <w:spacing w:after="0" w:line="264" w:lineRule="auto"/>
              <w:ind w:firstLine="0"/>
              <w:jc w:val="center"/>
            </w:pPr>
            <w:r>
              <w:rPr>
                <w:color w:val="000000"/>
                <w:sz w:val="20"/>
                <w:vertAlign w:val="superscript"/>
                <w:lang w:eastAsia="zh-CN"/>
              </w:rPr>
              <w:t xml:space="preserve">[39]</w:t>
            </w:r>
          </w:p>
        </w:tc>
      </w:tr>
    </w:tbl>
    <w:p>
      <w:pPr>
        <w:suppressAutoHyphens/>
        <w:spacing w:after="80" w:line="276" w:lineRule="auto"/>
        <w:ind w:firstLine="0"/>
      </w:pPr>
      <w:r>
        <w:rPr>
          <w:color w:val="000000"/>
          <w:sz w:val="21"/>
          <w:lang w:eastAsia="zh-CN"/>
        </w:rPr>
        <w:t xml:space="preserve">¹表示鸡骨或蛋壳的直接放射性碳校准日期。唐古·键、中亚两地、意大利两地及Kvarnbo的区间按原研究95.4%概率报告；Mezber与El Arenal-1采用原研究报告的校准区间。其他年代为组合、考古阶段或伴生材料背景。中亚鉴定片与测年片来自同背景中的不同碎片；印度洋港口日期来自伴生种子；Maresha的直接年代锚点与整体组合范围分开列出。</w:t>
      </w:r>
    </w:p>
    <w:p>
      <w:pPr>
        <w:suppressAutoHyphens/>
        <w:spacing w:after="80" w:line="276" w:lineRule="auto"/>
        <w:ind w:firstLine="0"/>
      </w:pPr>
      <w:r>
        <w:rPr>
          <w:color w:val="000000"/>
          <w:sz w:val="21"/>
          <w:lang w:eastAsia="zh-CN"/>
        </w:rPr>
        <w:t xml:space="preserve">²cal BP以公元1950年为基准。Nenumbo采用Peters等补表所载经海洋储库校正的区间（95%概率）；Tongoleleka按Steadman等原文表2的95%置信区间引用，是六个个体在当时校准方法下的加权合并估计</w:t>
      </w:r>
      <w:r>
        <w:rPr>
          <w:color w:val="000000"/>
          <w:sz w:val="21"/>
          <w:vertAlign w:val="superscript"/>
          <w:lang w:eastAsia="zh-CN"/>
        </w:rPr>
        <w:t xml:space="preserve">[36,71]</w:t>
      </w:r>
      <w:r>
        <w:rPr>
          <w:color w:val="000000"/>
          <w:sz w:val="21"/>
          <w:lang w:eastAsia="zh-CN"/>
        </w:rPr>
        <w:t xml:space="preserve">。二者分别约为公元前976～589年和公元前831～801年，括号内公历年代由cal BP数值直接换算，以便与其他记录比较。</w:t>
      </w:r>
    </w:p>
    <w:p>
      <w:pPr>
        <w:suppressAutoHyphens/>
        <w:jc w:val="both"/>
      </w:pPr>
      <w:r>
        <w:rPr>
          <w:color w:val="000000"/>
          <w:lang w:eastAsia="zh-CN"/>
        </w:rPr>
        <w:t xml:space="preserve">表中“可判断的历史关系”一栏以六类标签作为阅读提示：“存在”指某时期当地已有鸡；“繁殖”指当地繁殖的证据及其检出情况；“利用”指鸡蛋、肉食或特殊用途的证据，其中蛋利用依据蛋壳、生殖状态及组合，肉利用依据屠宰、处理痕迹或食物废弃情境；“先后”指同一地区或遗址内依据层位序列或反复出土作出的前后比较；“来源”指母系或历史联系指向的来源；“争议”指年代、身份或来源尚未确认。一项记录可兼有两类标签。各项记录按其证据回答相应问题，具体个体或组合年代用来定位当地记录。</w:t>
      </w:r>
    </w:p>
    <w:p>
      <w:pPr>
        <w:pStyle w:val="1"/>
        <w:suppressAutoHyphens/>
      </w:pPr>
      <w:r>
        <w:rPr>
          <w:lang w:eastAsia="zh-CN"/>
        </w:rPr>
        <w:t xml:space="preserve">6 传播后的持续</w:t>
      </w:r>
      <w:del w:id="9082" w:author="Kiro" w:date="2026-10-09T07:42:19Z">
        <w:r>
          <w:rPr>
            <w:lang w:eastAsia="zh-CN"/>
          </w:rPr>
          <w:delText xml:space="preserve">驯</w:delText>
        </w:r>
      </w:del>
      <w:ins w:id="9083" w:author="Kiro" w:date="2026-10-09T07:42:19Z">
        <w:r>
          <w:rPr>
            <w:lang w:eastAsia="zh-CN"/>
          </w:rPr>
          <w:t xml:space="preserve">演</w:t>
        </w:r>
      </w:ins>
      <w:r>
        <w:rPr>
          <w:lang w:eastAsia="zh-CN"/>
        </w:rPr>
        <w:t xml:space="preserve">化与基因交流</w:t>
      </w:r>
    </w:p>
    <w:p>
      <w:pPr>
        <w:suppressAutoHyphens/>
        <w:jc w:val="both"/>
      </w:pPr>
      <w:r>
        <w:t xml:space="preserve">家鸡传入各地以后并没有停止变化。各地的管理方式、利用目的和选择方向不同，鸡群又与当地野生原鸡及后来引入的鸡群混合，使家鸡在传播以后继续</w:t>
      </w:r>
      <w:del w:id="9084" w:author="Kiro" w:date="2026-10-09T07:42:19Z">
        <w:r>
          <w:delText xml:space="preserve">被驯化。这一</w:delText>
        </w:r>
      </w:del>
      <w:ins w:id="9085" w:author="Kiro" w:date="2026-10-09T07:42:19Z">
        <w:r>
          <w:t xml:space="preserve">演化；基因交流也是双向的，家鸡成分同样进入野生红原鸡。其中的选择</w:t>
        </w:r>
      </w:ins>
      <w:r>
        <w:t xml:space="preserve">过程可以粗分为传统时期和近代商业育种时期：前者的选择方向和强度因地区和时期而异；后者以少数品系的高强度定向选育为特征。本节依次讨论传入后的利用与持续选择（6.1）、品种分化与商业选育（6.2）、商业种源与地方鸡和红原鸡之间的基因交流（6.3），以及商业种源</w:t>
      </w:r>
      <w:del w:id="9086" w:author="Kiro" w:date="2026-10-09T07:42:19Z">
        <w:r>
          <w:delText xml:space="preserve">经由地方鸡进入红原鸡的可能路径</w:delText>
        </w:r>
      </w:del>
      <w:ins w:id="9087" w:author="Kiro" w:date="2026-10-09T07:42:19Z">
        <w:r>
          <w:t xml:space="preserve">是否及如何进入红原鸡</w:t>
        </w:r>
      </w:ins>
      <w:r>
        <w:t xml:space="preserve">（6.4）。这些交流也关系到前文比较的解读：现代地方鸡已吸收商业种源，不能直接代表早期家鸡；现代红原鸡带有家鸡成分，用作野生参照时会掩盖部分驯化信号，第4.3节因此以历史标本为参照。</w:t>
      </w:r>
    </w:p>
    <w:p>
      <w:pPr>
        <w:pStyle w:val="2"/>
        <w:suppressAutoHyphens/>
      </w:pPr>
      <w:r>
        <w:rPr>
          <w:sz w:val="24"/>
          <w:lang w:eastAsia="zh-CN"/>
        </w:rPr>
        <w:t xml:space="preserve">6.1 传入后的利用与持续选择</w:t>
      </w:r>
    </w:p>
    <w:p>
      <w:pPr>
        <w:suppressAutoHyphens/>
        <w:jc w:val="both"/>
      </w:pPr>
      <w:r>
        <w:t xml:space="preserve">鸡传入一个地区，并不意味着当地已形成持续繁殖、以蛋肉为目的的鸡群。各地最初的利用方式并不相同</w:t>
      </w:r>
      <w:ins w:id="9088" w:author="Kiro" w:date="2026-10-09T07:42:19Z">
        <w:r>
          <w:t xml:space="preserve">（表2）</w:t>
        </w:r>
      </w:ins>
      <w:r>
        <w:t xml:space="preserve">。东南亚Ban Non Wat和Ban Na Di的青铜时代墓葬中有随葬鸡</w:t>
      </w:r>
      <w:r>
        <w:rPr>
          <w:vertAlign w:val="superscript"/>
        </w:rPr>
        <w:t xml:space="preserve">[36]</w:t>
      </w:r>
      <w:r>
        <w:t xml:space="preserve">；安纳托利亚Arslantepe公元前9世纪末的鸡骨多数较完整，未见切割或典型的食物处理破碎，作者讨论了珍稀动物、展示或饲养等用途</w:t>
      </w:r>
      <w:r>
        <w:rPr>
          <w:vertAlign w:val="superscript"/>
        </w:rPr>
        <w:t xml:space="preserve">[83]</w:t>
      </w:r>
      <w:r>
        <w:t xml:space="preserve">；英国部分较早记录包含完整埋葬、老龄和骨折愈合的鸡</w:t>
      </w:r>
      <w:r>
        <w:rPr>
          <w:vertAlign w:val="superscript"/>
        </w:rPr>
        <w:t xml:space="preserve">[75]</w:t>
      </w:r>
      <w:r>
        <w:t xml:space="preserve">。Best等（2022）据此认为，在所研究的欧洲地区，鸡的传入与成为日常食物之间普遍相隔数个世纪：英国Fishbourne公元43～150年的组合已显示宰杀、食用和刀切痕</w:t>
      </w:r>
      <w:r>
        <w:rPr>
          <w:vertAlign w:val="superscript"/>
        </w:rPr>
        <w:t xml:space="preserve">[85]</w:t>
      </w:r>
      <w:r>
        <w:t xml:space="preserve">，但其他聚落经常食用鸡的记录主要见于公元3世纪</w:t>
      </w:r>
      <w:r>
        <w:rPr>
          <w:vertAlign w:val="superscript"/>
        </w:rPr>
        <w:t xml:space="preserve">[75]</w:t>
      </w:r>
      <w:r>
        <w:t xml:space="preserve">，城镇和部分别墅的鸡骨比例也高于多数农庄和村落</w:t>
      </w:r>
      <w:r>
        <w:rPr>
          <w:vertAlign w:val="superscript"/>
        </w:rPr>
        <w:t xml:space="preserve">[86]</w:t>
      </w:r>
      <w:r>
        <w:t xml:space="preserve">。另一些地区较早就</w:t>
      </w:r>
      <w:del w:id="9089" w:author="Kiro" w:date="2026-10-09T07:42:19Z">
        <w:r>
          <w:delText xml:space="preserve">以</w:delText>
        </w:r>
      </w:del>
      <w:ins w:id="9090" w:author="Kiro" w:date="2026-10-09T07:42:19Z">
        <w:r>
          <w:t xml:space="preserve">出现了</w:t>
        </w:r>
      </w:ins>
      <w:r>
        <w:t xml:space="preserve">食物利用</w:t>
      </w:r>
      <w:del w:id="9091" w:author="Kiro" w:date="2026-10-09T07:42:19Z">
        <w:r>
          <w:delText xml:space="preserve">为主</w:delText>
        </w:r>
      </w:del>
      <w:ins w:id="9092" w:author="Kiro" w:date="2026-10-09T07:42:19Z">
        <w:r>
          <w:t xml:space="preserve">的迹象</w:t>
        </w:r>
      </w:ins>
      <w:r>
        <w:t xml:space="preserve">：Mezber的鸡骨出自农业聚落的食物废弃背景</w:t>
      </w:r>
      <w:r>
        <w:rPr>
          <w:vertAlign w:val="superscript"/>
        </w:rPr>
        <w:t xml:space="preserve">[65]</w:t>
      </w:r>
      <w:r>
        <w:t xml:space="preserve">；南黎凡特Maresha公元前4～2世纪的组合以成熟个体为主，雌雄骨骼比例约为2∶1，髓质骨与屠宰、分割痕迹同时出现，支持较集中的产蛋和肉食利用</w:t>
      </w:r>
      <w:del w:id="9093" w:author="Kiro" w:date="2026-10-09T07:42:19Z">
        <w:r>
          <w:rPr>
            <w:vertAlign w:val="superscript"/>
          </w:rPr>
          <w:delText xml:space="preserve">[84]</w:delText>
        </w:r>
      </w:del>
      <w:ins w:id="9094" w:author="Kiro" w:date="2026-10-09T07:42:19Z">
        <w:r>
          <w:t xml:space="preserve">，Perry-Gal等（2015）据此称其为东亚以外最早的鸡经济利用证据</w:t>
        </w:r>
        <w:r>
          <w:rPr>
            <w:vertAlign w:val="superscript"/>
          </w:rPr>
          <w:t xml:space="preserve">[84]</w:t>
        </w:r>
        <w:r>
          <w:t xml:space="preserve">；按此后报道的Mezber材料，食物利用的迹象可能出现得更早，但证据类型较弱</w:t>
        </w:r>
      </w:ins>
      <w:r>
        <w:t xml:space="preserve">。当地繁殖的证据也因遗址而异：日本唐古·键的两件幼年骨骼经胶原肽指纹鉴定为鸡，支持当地繁殖</w:t>
      </w:r>
      <w:r>
        <w:rPr>
          <w:vertAlign w:val="superscript"/>
        </w:rPr>
        <w:t xml:space="preserve">[70]</w:t>
      </w:r>
      <w:r>
        <w:t xml:space="preserve">；较晚的唐神遗址中，5件受检幼鸟骨经重鉴均不是鸡</w:t>
      </w:r>
      <w:r>
        <w:rPr>
          <w:vertAlign w:val="superscript"/>
        </w:rPr>
        <w:t xml:space="preserve">[82]</w:t>
      </w:r>
      <w:r>
        <w:t xml:space="preserve">。</w:t>
      </w:r>
    </w:p>
    <w:p>
      <w:pPr>
        <w:suppressAutoHyphens/>
        <w:jc w:val="both"/>
      </w:pPr>
      <w:r>
        <w:t xml:space="preserve">利用方式的转变可能伴随繁殖性状的改变。中亚多个聚落从</w:t>
      </w:r>
      <w:del w:id="9095" w:author="Kiro" w:date="2026-10-09T07:42:19Z">
        <w:r>
          <w:delText xml:space="preserve">公元前1千纪后半叶</w:delText>
        </w:r>
      </w:del>
      <w:ins w:id="9096" w:author="Kiro" w:date="2026-10-09T07:42:19Z">
        <w:r>
          <w:t xml:space="preserve">约公元前400年</w:t>
        </w:r>
      </w:ins>
      <w:r>
        <w:t xml:space="preserve">到中世纪反复大量出土鸡蛋壳，Peters等（2024）据此推测，当时的鸡可能已不再季节性产蛋，产蛋能力的提高与鸡成为重要食物来源相联系</w:t>
      </w:r>
      <w:r>
        <w:rPr>
          <w:vertAlign w:val="superscript"/>
        </w:rPr>
        <w:t xml:space="preserve">[64]</w:t>
      </w:r>
      <w:r>
        <w:t xml:space="preserve">；不过，现有材料尚未量化产蛋期的长短和产蛋数量。</w:t>
      </w:r>
    </w:p>
    <w:p>
      <w:pPr>
        <w:suppressAutoHyphens/>
        <w:jc w:val="both"/>
      </w:pPr>
      <w:r>
        <w:t xml:space="preserve">古DNA时间序列直接检验了这类变化发生的时间。</w:t>
      </w:r>
      <w:r>
        <w:rPr>
          <w:i/>
          <w:iCs/>
        </w:rPr>
        <w:t xml:space="preserve">TSHR</w:t>
      </w:r>
      <w:r>
        <w:t xml:space="preserve">的Gly558Arg编码变异（下文沿用原研究将Arg等位型称为“家鸡型”）在现代家鸡中近乎固定，Rubin等（2010）在所有受检家鸡群体中都检出该区域的强选择信号，并将其视为可能在驯化中起重要作用的位点</w:t>
      </w:r>
      <w:r>
        <w:rPr>
          <w:vertAlign w:val="superscript"/>
        </w:rPr>
        <w:t xml:space="preserve">[88]</w:t>
      </w:r>
      <w:r>
        <w:t xml:space="preserve">。功能研究显示，家鸡型纯合雌鸟产蛋初期的产蛋率上升较快，雄鸟睾丸大小对日照缩短的反应较弱</w:t>
      </w:r>
      <w:r>
        <w:rPr>
          <w:vertAlign w:val="superscript"/>
        </w:rPr>
        <w:t xml:space="preserve">[89]</w:t>
      </w:r>
      <w:r>
        <w:t xml:space="preserve">，幼鸟下丘脑</w:t>
      </w:r>
      <w:r>
        <w:rPr>
          <w:i/>
          <w:iCs/>
        </w:rPr>
        <w:t xml:space="preserve">TSHR</w:t>
      </w:r>
      <w:r>
        <w:t xml:space="preserve">表达较低、垂体</w:t>
      </w:r>
      <w:r>
        <w:rPr>
          <w:i/>
          <w:iCs/>
        </w:rPr>
        <w:t xml:space="preserve">TSHB</w:t>
      </w:r>
      <w:r>
        <w:t xml:space="preserve">和</w:t>
      </w:r>
      <w:r>
        <w:rPr>
          <w:i/>
          <w:iCs/>
        </w:rPr>
        <w:t xml:space="preserve">DIO2</w:t>
      </w:r>
      <w:r>
        <w:t xml:space="preserve">表达较高</w:t>
      </w:r>
      <w:r>
        <w:rPr>
          <w:vertAlign w:val="superscript"/>
        </w:rPr>
        <w:t xml:space="preserve">[90]</w:t>
      </w:r>
      <w:r>
        <w:t xml:space="preserve">，提示该变异参与光周期对繁殖的调控。然而，Girdland Flink等（2014）分析欧洲12处遗址约公元前280年至公元18世纪的80只古鸡，发现</w:t>
      </w:r>
      <w:r>
        <w:rPr>
          <w:i/>
          <w:iCs/>
        </w:rPr>
        <w:t xml:space="preserve">TSHR</w:t>
      </w:r>
      <w:r>
        <w:t xml:space="preserve">家鸡型与</w:t>
      </w:r>
      <w:r>
        <w:rPr>
          <w:i/>
          <w:iCs/>
        </w:rPr>
        <w:t xml:space="preserve">BCO2</w:t>
      </w:r>
      <w:r>
        <w:t xml:space="preserve">黄皮相关等位基因都仍保留明显多态，推断</w:t>
      </w:r>
      <w:r>
        <w:rPr>
          <w:i/>
          <w:iCs/>
        </w:rPr>
        <w:t xml:space="preserve">TSHR</w:t>
      </w:r>
      <w:r>
        <w:t xml:space="preserve">的近乎固定和黄皮在西方品种中的普遍化都发生在近500年内</w:t>
      </w:r>
      <w:r>
        <w:rPr>
          <w:vertAlign w:val="superscript"/>
        </w:rPr>
        <w:t xml:space="preserve">[91]</w:t>
      </w:r>
      <w:r>
        <w:t xml:space="preserve">。Loog等（2017）结合标本年代和群体变化估计，欧洲鸡群的</w:t>
      </w:r>
      <w:r>
        <w:rPr>
          <w:i/>
          <w:iCs/>
        </w:rPr>
        <w:t xml:space="preserve">TSHR</w:t>
      </w:r>
      <w:r>
        <w:t xml:space="preserve">家鸡型自约公元920年（95%区间为公元290～1210年）开始受到强选择，时间与中世纪鸡的集约生产以及蛋、肉消费的变化相吻合；</w:t>
      </w:r>
      <w:r>
        <w:rPr>
          <w:i/>
          <w:iCs/>
        </w:rPr>
        <w:t xml:space="preserve">BCO2</w:t>
      </w:r>
      <w:r>
        <w:t xml:space="preserve">也受到选择，但其近代升频同样可以由亚洲鸡的输入解释</w:t>
      </w:r>
      <w:r>
        <w:rPr>
          <w:vertAlign w:val="superscript"/>
        </w:rPr>
        <w:t xml:space="preserve">[92]</w:t>
      </w:r>
      <w:r>
        <w:t xml:space="preserve">。Lyu等（2022）用同时考虑选择与基因迁移的模型重新分析这批资料，同样支持</w:t>
      </w:r>
      <w:r>
        <w:rPr>
          <w:i/>
          <w:iCs/>
        </w:rPr>
        <w:t xml:space="preserve">TSHR</w:t>
      </w:r>
      <w:r>
        <w:t xml:space="preserve">在中世纪受到选择</w:t>
      </w:r>
      <w:r>
        <w:rPr>
          <w:vertAlign w:val="superscript"/>
        </w:rPr>
        <w:t xml:space="preserve">[93]</w:t>
      </w:r>
      <w:r>
        <w:t xml:space="preserve">。</w:t>
      </w:r>
    </w:p>
    <w:p>
      <w:pPr>
        <w:suppressAutoHyphens/>
        <w:jc w:val="both"/>
      </w:pPr>
      <w:r>
        <w:t xml:space="preserve">这种持续选择在不同地区并不同步。Olli等（2026）发现，除样本很少的芬兰大陆外，波罗的海地区古鸡的</w:t>
      </w:r>
      <w:r>
        <w:rPr>
          <w:i/>
          <w:iCs/>
        </w:rPr>
        <w:t xml:space="preserve">TSHR</w:t>
      </w:r>
      <w:r>
        <w:t xml:space="preserve">家鸡型频率多较低，现代芬兰和爱沙尼亚地方鸡中也仅为3.8%和27.3%，远低于现代生产鸡</w:t>
      </w:r>
      <w:r>
        <w:rPr>
          <w:vertAlign w:val="superscript"/>
        </w:rPr>
        <w:t xml:space="preserve">[87]</w:t>
      </w:r>
      <w:r>
        <w:t xml:space="preserve">。现代红原鸡中同样存在家鸡型，</w:t>
      </w:r>
      <w:del w:id="9097" w:author="Kiro" w:date="2026-10-09T07:42:19Z">
        <w:r>
          <w:delText xml:space="preserve">报告频率随取样和分型口径而异：</w:delText>
        </w:r>
      </w:del>
      <w:ins w:id="9098" w:author="Kiro" w:date="2026-10-09T07:42:19Z">
        <w:r>
          <w:t xml:space="preserve">它在野生群体中的分布关系到传播后的选择作用于何种变异。</w:t>
        </w:r>
      </w:ins>
      <w:r>
        <w:t xml:space="preserve">Wang等（2020）</w:t>
      </w:r>
      <w:ins w:id="9099" w:author="Kiro" w:date="2026-10-09T07:42:19Z">
        <w:r>
          <w:t xml:space="preserve">报告家鸡型</w:t>
        </w:r>
      </w:ins>
      <w:r>
        <w:t xml:space="preserve">在所采</w:t>
      </w:r>
      <w:r>
        <w:rPr>
          <w:i/>
          <w:iCs/>
        </w:rPr>
        <w:t xml:space="preserve">spadiceus</w:t>
      </w:r>
      <w:r>
        <w:t xml:space="preserve">中</w:t>
      </w:r>
      <w:del w:id="9100" w:author="Kiro" w:date="2026-10-09T07:42:19Z">
        <w:r>
          <w:delText xml:space="preserve">报告为94%</w:delText>
        </w:r>
        <w:r>
          <w:rPr>
            <w:vertAlign w:val="superscript"/>
          </w:rPr>
          <w:delText xml:space="preserve">[16]</w:delText>
        </w:r>
        <w:r>
          <w:delText xml:space="preserve">，</w:delText>
        </w:r>
      </w:del>
      <w:ins w:id="9101" w:author="Kiro" w:date="2026-10-09T07:42:19Z">
        <w:r>
          <w:t xml:space="preserve">占94.0%，在其他红原鸡亚种中仅占5.4%，据此认为该突变在驯化前已出现于</w:t>
        </w:r>
        <w:r>
          <w:rPr>
            <w:i/>
            <w:iCs/>
          </w:rPr>
          <w:t xml:space="preserve">spadiceus</w:t>
        </w:r>
        <w:r>
          <w:t xml:space="preserve">，并在最初的家鸡群体中频率较高；鸡向西传播、与不带该突变的亚种混合后，家鸡型比例下降，此后才在选择作用下重新普及</w:t>
        </w:r>
        <w:r>
          <w:rPr>
            <w:vertAlign w:val="superscript"/>
          </w:rPr>
          <w:t xml:space="preserve">[16]</w:t>
        </w:r>
        <w:r>
          <w:t xml:space="preserve">。按这一解释，传播后的选择作用的是祖先已有的变异，欧洲古DNA显示的中世纪升频与野生群体中的频率分布也能相互吻合。Wang等认为家鸡反向渗入</w:t>
        </w:r>
        <w:r>
          <w:rPr>
            <w:i/>
            <w:iCs/>
          </w:rPr>
          <w:t xml:space="preserve">spadiceus</w:t>
        </w:r>
        <w:r>
          <w:t xml:space="preserve">的可能性较小，因为其他亚种同样接受过家鸡基因流，家鸡型频率却很低</w:t>
        </w:r>
        <w:r>
          <w:rPr>
            <w:vertAlign w:val="superscript"/>
          </w:rPr>
          <w:t xml:space="preserve">[16]</w:t>
        </w:r>
        <w:r>
          <w:t xml:space="preserve">；但不同红原鸡群体所含家鸡成分差异很大（第6.3节），这一推断仍需用历史标本或</w:t>
        </w:r>
        <w:r>
          <w:rPr>
            <w:i/>
            <w:iCs/>
          </w:rPr>
          <w:t xml:space="preserve">TSHR</w:t>
        </w:r>
        <w:r>
          <w:t xml:space="preserve">周围单倍型的长度检验，近期渗入的片段应表现为与家鸡相同的长单倍型。</w:t>
        </w:r>
      </w:ins>
      <w:r>
        <w:t xml:space="preserve">Fallahshahroudi等（2021）以核心区单倍型匹配为代理指标，在野捕</w:t>
      </w:r>
      <w:r>
        <w:rPr>
          <w:i/>
          <w:iCs/>
        </w:rPr>
        <w:t xml:space="preserve">spadiceus</w:t>
      </w:r>
      <w:r>
        <w:t xml:space="preserve">中估计</w:t>
      </w:r>
      <w:ins w:id="9102" w:author="Kiro" w:date="2026-10-09T07:42:19Z">
        <w:r>
          <w:t xml:space="preserve">家鸡型频率</w:t>
        </w:r>
      </w:ins>
      <w:r>
        <w:t xml:space="preserve">为28%</w:t>
      </w:r>
      <w:r>
        <w:rPr>
          <w:vertAlign w:val="superscript"/>
        </w:rPr>
        <w:t xml:space="preserve">[90]</w:t>
      </w:r>
      <w:del w:id="9103" w:author="Kiro" w:date="2026-10-09T07:42:19Z">
        <w:r>
          <w:delText xml:space="preserve">；如果该变异在驯化前已见于野生群体，传播后的选择作用的就是祖先已有的变异</w:delText>
        </w:r>
      </w:del>
      <w:ins w:id="9104" w:author="Kiro" w:date="2026-10-09T07:42:19Z">
        <w:r>
          <w:t xml:space="preserve">，与Wang等的估计相差较大，可能反映了取样群体和分型口径的不同</w:t>
        </w:r>
      </w:ins>
      <w:r>
        <w:t xml:space="preserve">。</w:t>
      </w:r>
      <w:r>
        <w:rPr>
          <w:i/>
          <w:iCs/>
        </w:rPr>
        <w:t xml:space="preserve">BCO2</w:t>
      </w:r>
      <w:r>
        <w:t xml:space="preserve">则代表另一种路径：黄皮等位型先经杂交从灰原鸡进入家鸡（第3.3节），再在后来的选育和引种中升频。印度鸡吸收</w:t>
      </w:r>
      <w:r>
        <w:rPr>
          <w:i/>
          <w:iCs/>
        </w:rPr>
        <w:t xml:space="preserve">murghi</w:t>
      </w:r>
      <w:r>
        <w:t xml:space="preserve">、印度尼西亚鸡吸收</w:t>
      </w:r>
      <w:r>
        <w:rPr>
          <w:i/>
          <w:iCs/>
        </w:rPr>
        <w:t xml:space="preserve">bankiva</w:t>
      </w:r>
      <w:r>
        <w:t xml:space="preserve">和</w:t>
      </w:r>
      <w:r>
        <w:rPr>
          <w:i/>
          <w:iCs/>
        </w:rPr>
        <w:t xml:space="preserve">gallus</w:t>
      </w:r>
      <w:r>
        <w:t xml:space="preserve">的遗传变异（第3.2节），同样是家鸡传入当地以后才发生的改变。这些结果说明，现代家鸡普遍具有的特征，不一定形成于初始驯化阶段</w:t>
      </w:r>
      <w:r>
        <w:rPr>
          <w:vertAlign w:val="superscript"/>
        </w:rPr>
        <w:t xml:space="preserve">[92]</w:t>
      </w:r>
      <w:r>
        <w:t xml:space="preserve">。</w:t>
      </w:r>
    </w:p>
    <w:p>
      <w:pPr>
        <w:pStyle w:val="2"/>
        <w:suppressAutoHyphens/>
      </w:pPr>
      <w:r>
        <w:rPr>
          <w:sz w:val="24"/>
          <w:lang w:eastAsia="zh-CN"/>
        </w:rPr>
        <w:t xml:space="preserve">6.2 品种分化与商业选育</w:t>
      </w:r>
    </w:p>
    <w:p>
      <w:pPr>
        <w:suppressAutoHyphens/>
        <w:jc w:val="both"/>
      </w:pPr>
      <w:r>
        <w:t xml:space="preserve">家鸡传入各地以后，不同用途、审美偏好和饲养环境又使鸡群沿不同方向分化。</w:t>
      </w:r>
      <w:del w:id="9105" w:author="Kiro" w:date="2026-10-09T07:42:19Z">
        <w:r>
          <w:delText xml:space="preserve">用途改变了</w:delText>
        </w:r>
      </w:del>
      <w:r>
        <w:t xml:space="preserve">身体各部分的配置</w:t>
      </w:r>
      <w:ins w:id="9106" w:author="Kiro" w:date="2026-10-09T07:42:19Z">
        <w:r>
          <w:t xml:space="preserve">因用途而异</w:t>
        </w:r>
      </w:ins>
      <w:r>
        <w:t xml:space="preserve">：Endo等（2022）在校正体型后发现，红原鸡的飞行相关胸肌比例较高，斗鸡的臀部肌肉较发达，家鸡颈部肌肉所占比例也较高</w:t>
      </w:r>
      <w:r>
        <w:rPr>
          <w:vertAlign w:val="superscript"/>
        </w:rPr>
        <w:t xml:space="preserve">[94]</w:t>
      </w:r>
      <w:r>
        <w:t xml:space="preserve">。外形变化涉及编码变异的组合、表达调控和发育过程。Ma等（2026）解析了</w:t>
      </w:r>
      <w:r>
        <w:rPr>
          <w:i/>
          <w:iCs/>
        </w:rPr>
        <w:t xml:space="preserve">MC1R</w:t>
      </w:r>
      <w:r>
        <w:t xml:space="preserve">的9个常见氨基酸替换构成的18种主要等位型，发现同一替换在不同组合中的受体活性和配体响应不同，基因内重组或基因转换参与了这些组合的形成</w:t>
      </w:r>
      <w:r>
        <w:rPr>
          <w:vertAlign w:val="superscript"/>
        </w:rPr>
        <w:t xml:space="preserve">[95]</w:t>
      </w:r>
      <w:r>
        <w:t xml:space="preserve">；丝羽与</w:t>
      </w:r>
      <w:r>
        <w:rPr>
          <w:i/>
          <w:iCs/>
        </w:rPr>
        <w:t xml:space="preserve">PDSS2</w:t>
      </w:r>
      <w:r>
        <w:t xml:space="preserve">上游调控变异相关</w:t>
      </w:r>
      <w:r>
        <w:rPr>
          <w:vertAlign w:val="superscript"/>
        </w:rPr>
        <w:t xml:space="preserve">[96]</w:t>
      </w:r>
      <w:r>
        <w:t xml:space="preserve">，裸颈与</w:t>
      </w:r>
      <w:r>
        <w:rPr>
          <w:i/>
          <w:iCs/>
        </w:rPr>
        <w:t xml:space="preserve">BMP12</w:t>
      </w:r>
      <w:r>
        <w:t xml:space="preserve">/</w:t>
      </w:r>
      <w:r>
        <w:rPr>
          <w:i/>
          <w:iCs/>
        </w:rPr>
        <w:t xml:space="preserve">GDF7</w:t>
      </w:r>
      <w:r>
        <w:t xml:space="preserve">调控增强及颈部皮肤对羽毛抑制信号更敏感有关</w:t>
      </w:r>
      <w:r>
        <w:rPr>
          <w:vertAlign w:val="superscript"/>
        </w:rPr>
        <w:t xml:space="preserve">[97]</w:t>
      </w:r>
      <w:r>
        <w:t xml:space="preserve">；玫瑰冠R1等位型的约7.4 Mb倒位使</w:t>
      </w:r>
      <w:r>
        <w:rPr>
          <w:i/>
          <w:iCs/>
        </w:rPr>
        <w:t xml:space="preserve">MNR2</w:t>
      </w:r>
      <w:r>
        <w:t xml:space="preserve">在鸡冠发育时异位表达，同一倒位断点破坏的</w:t>
      </w:r>
      <w:r>
        <w:rPr>
          <w:i/>
          <w:iCs/>
        </w:rPr>
        <w:t xml:space="preserve">CCDC108</w:t>
      </w:r>
      <w:r>
        <w:t xml:space="preserve">则与R1纯合雄鸡精子活力下降有关</w:t>
      </w:r>
      <w:r>
        <w:rPr>
          <w:vertAlign w:val="superscript"/>
        </w:rPr>
        <w:t xml:space="preserve">[98]</w:t>
      </w:r>
      <w:r>
        <w:t xml:space="preserve">；部分夸大的品种形态主要来自发育后期喙与肢体的相对生长差异</w:t>
      </w:r>
      <w:r>
        <w:rPr>
          <w:vertAlign w:val="superscript"/>
        </w:rPr>
        <w:t xml:space="preserve">[99]</w:t>
      </w:r>
      <w:r>
        <w:t xml:space="preserve">。地方饲养环境同样筛选了不同的适应特点，Gheyas等（2021）在埃塞俄比亚25个村鸡群体中识别出与温度、水分及觅食资源有关的候选区域</w:t>
      </w:r>
      <w:r>
        <w:rPr>
          <w:vertAlign w:val="superscript"/>
        </w:rPr>
        <w:t xml:space="preserve">[100]</w:t>
      </w:r>
      <w:r>
        <w:t xml:space="preserve">。这些性状多见于特定品种或地区，形成时间大多尚未用古代样本确定。</w:t>
      </w:r>
    </w:p>
    <w:p>
      <w:pPr>
        <w:suppressAutoHyphens/>
        <w:jc w:val="both"/>
      </w:pPr>
      <w:r>
        <w:t xml:space="preserve">近代商业选育使少数品系在摄食、生长、繁殖和应激调控上与红原鸡明显分化。判断某项差异来自初始驯化还是近代选育，需要纳入非商业家鸡。Schütz和Jensen（2001）在半自然条件下比较红原鸡、瑞典矮脚鸡和商业蛋鸡，发现前两者更常选择需要刨食的食物，商业蛋鸡则较多利用容易获得的食物，觅食及社交活动也较少</w:t>
      </w:r>
      <w:r>
        <w:rPr>
          <w:vertAlign w:val="superscript"/>
        </w:rPr>
        <w:t xml:space="preserve">[101]</w:t>
      </w:r>
      <w:r>
        <w:t xml:space="preserve">；Soleimani等（2011）在同龄和同体重条件下比较红原鸡、村鸡与商业肉鸡，发现热暴露使商业肉鸡的体温、异嗜性粒细胞与淋巴细胞比值及血浆皮质酮升高，村鸡和红原鸡则未见此类响应</w:t>
      </w:r>
      <w:r>
        <w:rPr>
          <w:vertAlign w:val="superscript"/>
        </w:rPr>
        <w:t xml:space="preserve">[102]</w:t>
      </w:r>
      <w:r>
        <w:t xml:space="preserve">。在这两项研究中，非商业家鸡大体与红原鸡相近，</w:t>
      </w:r>
      <w:del w:id="9107" w:author="Kiro" w:date="2026-10-09T07:42:19Z">
        <w:r>
          <w:delText xml:space="preserve">说明</w:delText>
        </w:r>
      </w:del>
      <w:ins w:id="9108" w:author="Kiro" w:date="2026-10-09T07:42:19Z">
        <w:r>
          <w:t xml:space="preserve">提示</w:t>
        </w:r>
      </w:ins>
      <w:r>
        <w:t xml:space="preserve">这些差异主要来自近代选育</w:t>
      </w:r>
      <w:ins w:id="9109" w:author="Kiro" w:date="2026-10-09T07:42:19Z">
        <w:r>
          <w:t xml:space="preserve">。这一推断仍受对照材料的限制：两项研究各只涉及一类非商业家鸡</w:t>
        </w:r>
      </w:ins>
      <w:r>
        <w:t xml:space="preserve">；非商业家鸡如果含有商业种源成分（见第6.3节），上述判断偏于保守</w:t>
      </w:r>
      <w:ins w:id="9110" w:author="Kiro" w:date="2026-10-09T07:42:19Z">
        <w:r>
          <w:t xml:space="preserve">，而作为对照的红原鸡如果来自圈养种群并带有家鸡成分，则会使非商业家鸡与红原鸡显得更为接近</w:t>
        </w:r>
      </w:ins>
      <w:r>
        <w:t xml:space="preserve">。</w:t>
      </w:r>
    </w:p>
    <w:p>
      <w:pPr>
        <w:suppressAutoHyphens/>
        <w:jc w:val="both"/>
      </w:pPr>
      <w:r>
        <w:t xml:space="preserve">以白来航、商业肉鸡及野家互交为材料的研究，揭示了商业品种性状的遗传和生理机制。行为与调控方面，白来航较圈养红原鸡更常寻求人类接触</w:t>
      </w:r>
      <w:r>
        <w:rPr>
          <w:vertAlign w:val="superscript"/>
        </w:rPr>
        <w:t xml:space="preserve">[103]</w:t>
      </w:r>
      <w:r>
        <w:t xml:space="preserve">，两者垂体中应激、代谢、性成熟、抱窝及色素相关基因的表达不同</w:t>
      </w:r>
      <w:r>
        <w:rPr>
          <w:vertAlign w:val="superscript"/>
        </w:rPr>
        <w:t xml:space="preserve">[104]</w:t>
      </w:r>
      <w:r>
        <w:t xml:space="preserve">，野家互交中下丘脑甲基化受遗传变异控制，并与部分表达和行为差异相关</w:t>
      </w:r>
      <w:r>
        <w:rPr>
          <w:vertAlign w:val="superscript"/>
        </w:rPr>
        <w:t xml:space="preserve">[105]</w:t>
      </w:r>
      <w:r>
        <w:t xml:space="preserve">。生长方面，肉鸡摄食量较高、消化道相对较大，消化效率本身却与红原鸡相近</w:t>
      </w:r>
      <w:r>
        <w:rPr>
          <w:vertAlign w:val="superscript"/>
        </w:rPr>
        <w:t xml:space="preserve">[106]</w:t>
      </w:r>
      <w:r>
        <w:t xml:space="preserve">；</w:t>
      </w:r>
      <w:r>
        <w:rPr>
          <w:i/>
          <w:iCs/>
        </w:rPr>
        <w:t xml:space="preserve">CCKAR</w:t>
      </w:r>
      <w:r>
        <w:t xml:space="preserve">编码胆囊收缩素A型受体，高生长相关单倍型的</w:t>
      </w:r>
      <w:r>
        <w:rPr>
          <w:i/>
          <w:iCs/>
        </w:rPr>
        <w:t xml:space="preserve">CCKAR</w:t>
      </w:r>
      <w:r>
        <w:t xml:space="preserve">表达和部分调控序列活性较低，携带者下丘脑促食欲因子</w:t>
      </w:r>
      <w:r>
        <w:rPr>
          <w:i/>
          <w:iCs/>
        </w:rPr>
        <w:t xml:space="preserve">AGRP</w:t>
      </w:r>
      <w:r>
        <w:t xml:space="preserve">表达较高，对胆囊收缩素抑制摄食的作用较不敏感，把高摄食与饱腹反馈的减弱联系起来</w:t>
      </w:r>
      <w:r>
        <w:rPr>
          <w:vertAlign w:val="superscript"/>
        </w:rPr>
        <w:t xml:space="preserve">[107,108]</w:t>
      </w:r>
      <w:r>
        <w:t xml:space="preserve">。繁殖方面，蛋鸡较红原鸡约早20%性成熟，相关位点与鸡冠及繁殖性状的位点相连</w:t>
      </w:r>
      <w:r>
        <w:rPr>
          <w:vertAlign w:val="superscript"/>
        </w:rPr>
        <w:t xml:space="preserve">[109]</w:t>
      </w:r>
      <w:r>
        <w:t xml:space="preserve">；鸡冠重量、髓质骨沉积及产蛋性状联系到</w:t>
      </w:r>
      <w:r>
        <w:rPr>
          <w:i/>
          <w:iCs/>
        </w:rPr>
        <w:t xml:space="preserve">HAO1</w:t>
      </w:r>
      <w:r>
        <w:t xml:space="preserve">和</w:t>
      </w:r>
      <w:r>
        <w:rPr>
          <w:i/>
          <w:iCs/>
        </w:rPr>
        <w:t xml:space="preserve">BMP2</w:t>
      </w:r>
      <w:r>
        <w:t xml:space="preserve">附近的紧密连锁区域</w:t>
      </w:r>
      <w:r>
        <w:rPr>
          <w:vertAlign w:val="superscript"/>
        </w:rPr>
        <w:t xml:space="preserve">[110]</w:t>
      </w:r>
      <w:r>
        <w:t xml:space="preserve">；抱窝具有多基因基础，产蛋记录与抱窝倾向指向不完全相同的遗传区域</w:t>
      </w:r>
      <w:r>
        <w:rPr>
          <w:vertAlign w:val="superscript"/>
        </w:rPr>
        <w:t xml:space="preserve">[111,112]</w:t>
      </w:r>
      <w:r>
        <w:t xml:space="preserve">。这些差异集中出现在经过高强度选育的品系中，不能直接归于初始驯化。</w:t>
      </w:r>
    </w:p>
    <w:p>
      <w:pPr>
        <w:pStyle w:val="2"/>
        <w:suppressAutoHyphens/>
      </w:pPr>
      <w:r>
        <w:rPr>
          <w:sz w:val="24"/>
          <w:lang w:eastAsia="zh-CN"/>
        </w:rPr>
        <w:t xml:space="preserve">6.3 商业种源与地方鸡和红原鸡之间的基因交流</w:t>
      </w:r>
    </w:p>
    <w:p>
      <w:pPr>
        <w:suppressAutoHyphens/>
        <w:jc w:val="both"/>
      </w:pPr>
      <w:r>
        <w:t xml:space="preserve">商业育种既利用不同地区的品种，也不断向地方鸡群输入新的种源。Guo等（2022）比较43个群体的636份全基因组资料，发现亚洲品种对多个西方品种具有显著遗传贡献，相关群体关系与历史引种和杂交育种记录相吻合</w:t>
      </w:r>
      <w:r>
        <w:rPr>
          <w:vertAlign w:val="superscript"/>
        </w:rPr>
        <w:t xml:space="preserve">[51]</w:t>
      </w:r>
      <w:r>
        <w:t xml:space="preserve">。现代商业种源的形成包含不同来源的组合；这些种源推广到农户和地方育种群体后，又参与新的杂交。</w:t>
      </w:r>
    </w:p>
    <w:p>
      <w:pPr>
        <w:suppressAutoHyphens/>
        <w:jc w:val="both"/>
      </w:pPr>
      <w:r>
        <w:t xml:space="preserve">中国地方鸡已提供了商业种源输入的基因组证据。Zhang等（2019）结合群体关系、共享遗传片段及单倍型比较，在多种受检地方鸡中识别出白洛克肉鸡相关的候选渗入区域，平均约15%的基因组属于渗入区域，从藏鸡的0.64%到惠阳胡须鸡的21.52%不等，渗入位点还检出与正选择相符的信号</w:t>
      </w:r>
      <w:r>
        <w:rPr>
          <w:vertAlign w:val="superscript"/>
        </w:rPr>
        <w:t xml:space="preserve">[48]</w:t>
      </w:r>
      <w:r>
        <w:t xml:space="preserve">。Chen等（2019）对江西七个地方品种的比较也发现，其中四个具有欧洲品种及商业鸡相关的混合信号，另外三个与它们保持较明显的遗传区别</w:t>
      </w:r>
      <w:r>
        <w:rPr>
          <w:vertAlign w:val="superscript"/>
        </w:rPr>
        <w:t xml:space="preserve">[113]</w:t>
      </w:r>
      <w:r>
        <w:t xml:space="preserve">。商业种源的推广由此可以改变地方鸡的遗传组成，而这种影响在品种间并不均匀；</w:t>
      </w:r>
      <w:r>
        <w:t xml:space="preserve">第6.2节以非商业家鸡为对照时</w:t>
      </w:r>
      <w:r>
        <w:t xml:space="preserve">，需要考虑这部分输入。不过，商业品种本身含有亚洲来源（见上段），地方鸡与商业鸡共享的片段并不都来自近期渗入，也可能反映共同祖源；这类分析需要区分二者（见第</w:t>
      </w:r>
      <w:r>
        <w:t xml:space="preserve">6</w:t>
      </w:r>
      <w:r>
        <w:t xml:space="preserve">.4节）。</w:t>
      </w:r>
    </w:p>
    <w:p>
      <w:pPr>
        <w:suppressAutoHyphens/>
        <w:jc w:val="both"/>
      </w:pPr>
      <w:r>
        <w:t xml:space="preserve">类似交流也见于非洲农户鸡群。Mahammi等（2016）比较阿尔及利亚233只村鸡与商业系参照，发现部分个体具有商业鸡相关的混合信号。受访农户未申报正式的杂交改良计划，作者因而认为，未记录的商业鸡杂交可能已进入村鸡群体</w:t>
      </w:r>
      <w:r>
        <w:rPr>
          <w:vertAlign w:val="superscript"/>
        </w:rPr>
        <w:t xml:space="preserve">[114]</w:t>
      </w:r>
      <w:r>
        <w:t xml:space="preserve">。Mujyambere等（2025）在卢旺达以SASSO鸡为参照，也识别出部分地方鸡的混合背景，相关个体集中于Rwamagana采样地区</w:t>
      </w:r>
      <w:r>
        <w:rPr>
          <w:vertAlign w:val="superscript"/>
        </w:rPr>
        <w:t xml:space="preserve">[115]</w:t>
      </w:r>
      <w:r>
        <w:t xml:space="preserve">。商业种源的影响因此既可随育种计划扩展，也可能通过农户间的交换和非计划配种延续。</w:t>
      </w:r>
    </w:p>
    <w:p>
      <w:pPr>
        <w:suppressAutoHyphens/>
        <w:jc w:val="both"/>
      </w:pPr>
      <w:r>
        <w:t xml:space="preserve">不同地区的遗传结果还与种源推广历史相联系。Leroy等（2012）在摩洛哥和喀麦隆村鸡中发现商业来源信号，并将其与长期杂交改良和雏鸡分发计划联系起来；所采贝宁、加纳和科特迪瓦鸡群中的信号则较有限</w:t>
      </w:r>
      <w:r>
        <w:rPr>
          <w:vertAlign w:val="superscript"/>
        </w:rPr>
        <w:t xml:space="preserve">[50]</w:t>
      </w:r>
      <w:r>
        <w:t xml:space="preserve">。土耳其Denizli和Gerze地方品种在近期比较中仍与商业肉鸡和蛋鸡杂交系保持明显的遗传区分</w:t>
      </w:r>
      <w:r>
        <w:rPr>
          <w:vertAlign w:val="superscript"/>
        </w:rPr>
        <w:t xml:space="preserve">[116]</w:t>
      </w:r>
      <w:r>
        <w:t xml:space="preserve">。这些差异说明，商业种源推广后的遗传影响，需要结合实际接触、配种及留种情况评价。</w:t>
      </w:r>
    </w:p>
    <w:p>
      <w:pPr>
        <w:suppressAutoHyphens/>
        <w:jc w:val="both"/>
      </w:pPr>
      <w:r>
        <w:t xml:space="preserve">基因交流也发生在家鸡与野生红原鸡之间。家鸡对野生红原鸡的影响，在分子研究之前已受到关注。</w:t>
      </w:r>
      <w:r>
        <w:t xml:space="preserve">Peterson和Brisbin（1998）比较745份博物馆标本，将部分红原鸡外形特征的变化与家鸡杂交联系起来，提出野生种群可能受到长期遗传影响</w:t>
      </w:r>
      <w:r>
        <w:rPr>
          <w:vertAlign w:val="superscript"/>
        </w:rPr>
        <w:t xml:space="preserve">[117]</w:t>
      </w:r>
      <w:r>
        <w:t xml:space="preserve">。Brisbin和Peterson（2007）随后通过杂交实验检验这些外形特征：将红原鸡公鸡与家鸡母鸡杂交，再使雌性后代连续回交红原鸡公鸡，发现母鸡鸡冠逐渐缩小，部分雄鸡也重新出现换羽期的暗色羽毛。红原鸡外形可以在仍保留家鸡来源的后代中恢复，因此，外貌接近红原鸡的个体也可能有杂交历史</w:t>
      </w:r>
      <w:r>
        <w:rPr>
          <w:vertAlign w:val="superscript"/>
        </w:rPr>
        <w:t xml:space="preserve">[118]</w:t>
      </w:r>
      <w:r>
        <w:t xml:space="preserve">。</w:t>
      </w:r>
    </w:p>
    <w:p>
      <w:pPr>
        <w:suppressAutoHyphens/>
        <w:jc w:val="both"/>
      </w:pPr>
      <w:r>
        <w:t xml:space="preserve">野外遗传资料进一步揭示了这种隐蔽混合。Thakur等（2018）比较印度57只野生红原鸡与79只邻近家鸡的微卫星和线粒体序列，在野外红原鸡样本中识别出疑似杂交个体，并发现存在由家鸡流向野生红原鸡的定向基因流；此前印度的研究则认为当地红原鸡很少与家鸡杂交（见第3.1节Kanginakudru等的结论）</w:t>
      </w:r>
      <w:r>
        <w:rPr>
          <w:vertAlign w:val="superscript"/>
        </w:rPr>
        <w:t xml:space="preserve">[119]</w:t>
      </w:r>
      <w:r>
        <w:t xml:space="preserve">。Wu等（2020）则将新加坡70只自由活动个体、9只家养鸡及两份历史红原鸡标本纳入比较，发现现代个体中，既有遗传上接近历史红原鸡的个体，也有更接近家鸡的个体，另一些介于两者之间。即使采自同一小片区域，个体间的混合程度也有差异</w:t>
      </w:r>
      <w:r>
        <w:rPr>
          <w:vertAlign w:val="superscript"/>
        </w:rPr>
        <w:t xml:space="preserve">[120]</w:t>
      </w:r>
      <w:r>
        <w:t xml:space="preserve">。</w:t>
      </w:r>
    </w:p>
    <w:p>
      <w:pPr>
        <w:suppressAutoHyphens/>
        <w:jc w:val="both"/>
      </w:pPr>
      <w:r>
        <w:t xml:space="preserve">历史标本使交流的时间变化得到更直接的检验。Wu等（2023）随后扩展历史样本比较，在</w:t>
      </w:r>
      <w:r>
        <w:rPr>
          <w:i/>
          <w:iCs/>
        </w:rPr>
        <w:t xml:space="preserve">spadiceus</w:t>
      </w:r>
      <w:r>
        <w:t xml:space="preserve">亚种的分析中发现，现代红原鸡所含家鸡来源的遗传变异较约一个世纪前的样本显著增多，现代野生个体的家鸡祖源比例约为20%～50%，且不同种群和个体之间差异明显。作者还</w:t>
      </w:r>
      <w:r>
        <w:t xml:space="preserve">发现，</w:t>
      </w:r>
      <w:r>
        <w:t xml:space="preserve">第4.3节所述候选基因</w:t>
      </w:r>
      <w:r>
        <w:t xml:space="preserve">中有5个，在60%～80%的受检现代红原鸡中已有家鸡来源拷贝；若以</w:t>
      </w:r>
      <w:r>
        <w:t xml:space="preserve">这类现代个体</w:t>
      </w:r>
      <w:r>
        <w:t xml:space="preserve">为野生参照开展选择扫描，</w:t>
      </w:r>
      <w:r>
        <w:t xml:space="preserve">这些区域便</w:t>
      </w:r>
      <w:r>
        <w:t xml:space="preserve">无法被识别</w:t>
      </w:r>
      <w:r>
        <w:rPr>
          <w:vertAlign w:val="superscript"/>
        </w:rPr>
        <w:t xml:space="preserve">[17]</w:t>
      </w:r>
      <w:r>
        <w:t xml:space="preserve">。这一结果表明，家鸡对红原鸡的遗传影响在近现代仍在加深；今天作为野生参照的红原鸡，也经历着新的杂交。</w:t>
      </w:r>
    </w:p>
    <w:p>
      <w:pPr>
        <w:suppressAutoHyphens/>
        <w:jc w:val="both"/>
      </w:pPr>
      <w:r>
        <w:t xml:space="preserve">交流也可以沿相反方向发生。Berthouly等（2009）在越南河江部分地方鸡群中发现与红原鸡混合的核遗传信号</w:t>
      </w:r>
      <w:r>
        <w:rPr>
          <w:vertAlign w:val="superscript"/>
        </w:rPr>
        <w:t xml:space="preserve">[121]</w:t>
      </w:r>
      <w:r>
        <w:t xml:space="preserve">。后续母系比较未发现这些鸡群具有相应的线粒体组成差异，作者结合当地利用野生鸡的情况，提出红原鸡公鸡与家鸡母鸡配种可能是重要途径</w:t>
      </w:r>
      <w:r>
        <w:rPr>
          <w:vertAlign w:val="superscript"/>
        </w:rPr>
        <w:t xml:space="preserve">[122]</w:t>
      </w:r>
      <w:r>
        <w:t xml:space="preserve">。地方鸡因而既与商业种源发生联系，也与红原鸡保持繁殖接触，为不同来源的遗传变异继续传递提供了机会。</w:t>
      </w:r>
    </w:p>
    <w:p>
      <w:pPr>
        <w:pStyle w:val="2"/>
        <w:suppressAutoHyphens/>
      </w:pPr>
      <w:r>
        <w:rPr>
          <w:sz w:val="24"/>
          <w:lang w:eastAsia="zh-CN"/>
        </w:rPr>
        <w:t xml:space="preserve">6.4 商业种源</w:t>
      </w:r>
      <w:ins w:id="9111" w:author="Kiro" w:date="2026-10-09T07:42:19Z">
        <w:r>
          <w:rPr>
            <w:sz w:val="24"/>
            <w:lang w:eastAsia="zh-CN"/>
          </w:rPr>
          <w:t xml:space="preserve">是否及如何</w:t>
        </w:r>
      </w:ins>
      <w:r>
        <w:rPr>
          <w:sz w:val="24"/>
          <w:lang w:eastAsia="zh-CN"/>
        </w:rPr>
        <w:t xml:space="preserve">进入红原鸡</w:t>
      </w:r>
      <w:del w:id="9112" w:author="Kiro" w:date="2026-10-09T07:42:19Z">
        <w:r>
          <w:rPr>
            <w:sz w:val="24"/>
            <w:lang w:eastAsia="zh-CN"/>
          </w:rPr>
          <w:delText xml:space="preserve">的可能路径</w:delText>
        </w:r>
      </w:del>
    </w:p>
    <w:p>
      <w:pPr>
        <w:suppressAutoHyphens/>
        <w:jc w:val="both"/>
      </w:pPr>
      <w:r>
        <w:t xml:space="preserve">家养和选育群体重新与野生近缘群体杂交，已被纳入野化研究的概念框架</w:t>
      </w:r>
      <w:r>
        <w:rPr>
          <w:vertAlign w:val="superscript"/>
        </w:rPr>
        <w:t xml:space="preserve">[123]</w:t>
      </w:r>
      <w:r>
        <w:t xml:space="preserve">。在鸡的研究中，商业种源进入地方鸡、家鸡进入红原鸡的证据，使地方鸡可能承担的中介作用值得进一步考察。</w:t>
      </w:r>
      <w:del w:id="9113" w:author="Kiro" w:date="2026-10-09T07:42:19Z">
        <w:r>
          <w:delText xml:space="preserve">本文据此提出</w:delText>
        </w:r>
      </w:del>
      <w:ins w:id="9114" w:author="Kiro" w:date="2026-10-09T07:42:19Z">
        <w:r>
          <w:t xml:space="preserve">据此可以区分</w:t>
        </w:r>
      </w:ins>
      <w:r>
        <w:t xml:space="preserve">两种可能路径：商业种源或其后代与红原鸡直接杂交；商业种源先进入地方鸡，再由地方鸡与红原鸡的杂交继续传递。目前对红原鸡中家鸡来源的识别，尚未</w:t>
      </w:r>
      <w:del w:id="9115" w:author="Kiro" w:date="2026-10-09T07:42:19Z">
        <w:r>
          <w:delText xml:space="preserve">充分区分这两种路径</w:delText>
        </w:r>
      </w:del>
      <w:ins w:id="9116" w:author="Kiro" w:date="2026-10-09T07:42:19Z">
        <w:r>
          <w:t xml:space="preserve">区分商业种源与地方鸡的贡献；商业种源是否已进入原生红原鸡，本身也有待检验</w:t>
        </w:r>
      </w:ins>
      <w:r>
        <w:t xml:space="preserve">。</w:t>
      </w:r>
    </w:p>
    <w:p>
      <w:pPr>
        <w:suppressAutoHyphens/>
        <w:jc w:val="both"/>
      </w:pPr>
      <w:r>
        <w:t xml:space="preserve">区分育种来源已取得一定进展。Martin Cerezo等（2023）将Kauai野化鸡与多种肉鸡、蛋鸡及红原鸡参照比较，发现其家养来源与白来航蛋鸡背景最为接近，所推断的混合时间按半年世代时间换算约为1981年（1976～1995年），与20世纪80至90年代热带风暴摧毁岛上鸡舍、大量家鸡逸出的时间相符；作者还提示，家鸡等位基因可能已进入岛上</w:t>
      </w:r>
      <w:del w:id="9117" w:author="Kiro" w:date="2026-10-09T07:42:19Z">
        <w:r>
          <w:delText xml:space="preserve">的红原</w:delText>
        </w:r>
      </w:del>
      <w:ins w:id="9118" w:author="Kiro" w:date="2026-10-09T07:42:19Z">
        <w:r>
          <w:t xml:space="preserve">源自古代波利尼西亚引入、常被称作红原鸡的</w:t>
        </w:r>
      </w:ins>
      <w:r>
        <w:t xml:space="preserve">鸡群</w:t>
      </w:r>
      <w:r>
        <w:rPr>
          <w:vertAlign w:val="superscript"/>
        </w:rPr>
        <w:t xml:space="preserve">[124]</w:t>
      </w:r>
      <w:r>
        <w:t xml:space="preserve">。这说明，在合适的参照和引种记录支持下，可以进一步追踪混合鸡群的家养来源。该研究对象是岛屿野化混合群体，商业种源在原生野生红原鸡中的贡献及传递方式仍需在红原鸡分布区检验。</w:t>
      </w:r>
    </w:p>
    <w:p>
      <w:pPr>
        <w:suppressAutoHyphens/>
        <w:jc w:val="both"/>
      </w:pPr>
      <w:r>
        <w:t xml:space="preserve">这类研究可先从同一地区的红原鸡、放养地方鸡和当地使用的商业种源入手。来源判断宜比较共享的染色体片段，并结合专门的混合检验；群体瓶颈和遗传漂变也会产生相似的聚类图，单凭聚类比例容易误判群体历史</w:t>
      </w:r>
      <w:r>
        <w:rPr>
          <w:vertAlign w:val="superscript"/>
        </w:rPr>
        <w:t xml:space="preserve">[125]</w:t>
      </w:r>
      <w:r>
        <w:t xml:space="preserve">。Cai等（2026）建立的285个SNP位点识别模型，已可辅助筛选疑似红原鸡与杂交个体，在45份历史标本中将44份识别为红原鸡，可为这种采样提供初筛工具</w:t>
      </w:r>
      <w:r>
        <w:rPr>
          <w:vertAlign w:val="superscript"/>
        </w:rPr>
        <w:t xml:space="preserve">[126]</w:t>
      </w:r>
      <w:ins w:id="9119" w:author="Kiro" w:date="2026-10-09T07:42:19Z">
        <w:r>
          <w:t xml:space="preserve">；不过，这一验证反映的是对历史红原鸡的识别率，用于野外筛查时，还需了解杂交个体被误判为红原鸡的比例</w:t>
        </w:r>
      </w:ins>
      <w:r>
        <w:t xml:space="preserve">。在此基础上，可检验红原鸡是否带有商业来源相关片段，以及这些片段是否也见于邻近地方鸡。鉴别两种路径，需要可区分的商业与地方祖源参照，</w:t>
      </w:r>
      <w:ins w:id="9120" w:author="Kiro" w:date="2026-10-09T07:42:19Z">
        <w:r>
          <w:t xml:space="preserve">例如以历史红原鸡、当地地方鸡和商业系为参照推断局部祖源，</w:t>
        </w:r>
      </w:ins>
      <w:r>
        <w:t xml:space="preserve">并比较商业来源片段两侧的单倍型背景：若红原鸡与当地地方鸡共享包含商业来源片段及地方鸡背景的单倍型，且引种时间与繁殖接触记录相吻合，将增加地方鸡中介路径的支持。判断来源时，还需区分较早的共同祖先与近期输入。引种前的标本或后续重复采样若可获得，还能帮助判断变化的先后。</w:t>
      </w:r>
    </w:p>
    <w:p>
      <w:pPr>
        <w:suppressAutoHyphens/>
        <w:jc w:val="both"/>
      </w:pPr>
      <w:ins w:id="9121" w:author="Kiro" w:date="2026-10-09T07:42:19Z">
        <w:r>
          <w:t xml:space="preserve">检验</w:t>
        </w:r>
      </w:ins>
      <w:r>
        <w:t xml:space="preserve">这一假说</w:t>
      </w:r>
      <w:del w:id="9122" w:author="Kiro" w:date="2026-10-09T07:42:19Z">
        <w:r>
          <w:delText xml:space="preserve">关注地方鸡在种源传递中的作用。与红原鸡接触的地方鸡若已吸收商业来源的遗传变异，就可能通过后续杂交将这些变异传给红原鸡。识别这种作用，可以进一步</w:delText>
        </w:r>
      </w:del>
      <w:ins w:id="9123" w:author="Kiro" w:date="2026-10-09T07:42:19Z">
        <w:r>
          <w:t xml:space="preserve">，可以</w:t>
        </w:r>
      </w:ins>
      <w:r>
        <w:t xml:space="preserve">追踪红原鸡中的家鸡来源遗传变异来自哪些鸡群、经过何种途径传入，从而判断商业种源推广的遗传影响是否已延伸到野生种群。</w:t>
      </w:r>
    </w:p>
    <w:p>
      <w:pPr>
        <w:pStyle w:val="1"/>
        <w:pageBreakBefore/>
      </w:pPr>
      <w:r>
        <w:rPr>
          <w:lang w:eastAsia="zh-CN"/>
        </w:rPr>
        <w:t>参考文献</w:t>
      </w:r>
    </w:p>
    <w:p>
      <w:pPr>
        <w:keepLines/>
        <w:suppressAutoHyphens/>
        <w:spacing w:line="276" w:lineRule="auto"/>
        <w:ind w:left="397" w:hanging="397"/>
      </w:pPr>
      <w:r>
        <w:rPr>
          <w:color w:val="000000"/>
          <w:sz w:val="22"/>
          <w:lang w:eastAsia="zh-CN"/>
        </w:rPr>
        <w:t>1. Darwin, C. The Variation of Animals and Plants under Domestication; John Murray: London, 1868.</w:t>
      </w:r>
    </w:p>
    <w:p>
      <w:pPr>
        <w:keepLines/>
        <w:suppressAutoHyphens/>
        <w:spacing w:line="276" w:lineRule="auto"/>
        <w:ind w:left="397" w:hanging="397"/>
      </w:pPr>
      <w:r>
        <w:rPr>
          <w:color w:val="000000"/>
          <w:sz w:val="22"/>
          <w:lang w:eastAsia="zh-CN"/>
        </w:rPr>
        <w:t>2. Hutt, F.B. Genetics of the Fowl; McGraw-Hill: New York, 1949.</w:t>
      </w:r>
    </w:p>
    <w:p>
      <w:pPr>
        <w:keepLines/>
        <w:suppressAutoHyphens/>
        <w:spacing w:line="276" w:lineRule="auto"/>
        <w:ind w:left="397" w:hanging="397"/>
      </w:pPr>
      <w:r>
        <w:rPr>
          <w:color w:val="000000"/>
          <w:sz w:val="22"/>
          <w:lang w:eastAsia="zh-CN"/>
        </w:rPr>
        <w:t>3. Fumihito, A.; Miyake, T.; Sumi, S.; Takada, M.; Ohno, S.; Kondo, N. One subspecies of the red junglefowl (</w:t>
      </w:r>
      <w:r>
        <w:rPr>
          <w:i/>
          <w:color w:val="000000"/>
          <w:sz w:val="22"/>
          <w:lang w:eastAsia="zh-CN"/>
        </w:rPr>
        <w:t>Gallus gallus</w:t>
      </w:r>
      <w:r>
        <w:rPr>
          <w:color w:val="000000"/>
          <w:sz w:val="22"/>
          <w:lang w:eastAsia="zh-CN"/>
        </w:rPr>
        <w:t xml:space="preserve"> </w:t>
      </w:r>
      <w:r>
        <w:rPr>
          <w:i/>
          <w:color w:val="000000"/>
          <w:sz w:val="22"/>
          <w:lang w:eastAsia="zh-CN"/>
        </w:rPr>
        <w:t>gallus</w:t>
      </w:r>
      <w:r>
        <w:rPr>
          <w:color w:val="000000"/>
          <w:sz w:val="22"/>
          <w:lang w:eastAsia="zh-CN"/>
        </w:rPr>
        <w:t>) suffices as the matriarchic ancestor of all domestic breeds. Proceedings of the National Academy of Sciences of the United States of America 1994, 91, 12505–12509. DOI: 10.1073/pnas.91.26.12505.</w:t>
      </w:r>
    </w:p>
    <w:p>
      <w:pPr>
        <w:keepLines/>
        <w:suppressAutoHyphens/>
        <w:spacing w:line="276" w:lineRule="auto"/>
        <w:ind w:left="397" w:hanging="397"/>
      </w:pPr>
      <w:r>
        <w:rPr>
          <w:color w:val="000000"/>
          <w:sz w:val="22"/>
          <w:lang w:eastAsia="zh-CN"/>
        </w:rPr>
        <w:t>4. Liu, Y.P.; Wu, G.S.; Yao, Y.G.; Miao, Y.W.; Luikart, G.; Baig, M.; Beja-Pereira, A.; Ding, Z.L.; Palanichamy, M.G.; Zhang, Y.P. Multiple maternal origins of chickens: Out of the Asian jungles. Molecular Phylogenetics and Evolution 2006, 38, 12–19. DOI: 10.1016/j.ympev.2005.09.014.</w:t>
      </w:r>
    </w:p>
    <w:p>
      <w:pPr>
        <w:keepLines/>
        <w:suppressAutoHyphens/>
        <w:spacing w:line="276" w:lineRule="auto"/>
        <w:ind w:left="397" w:hanging="397"/>
      </w:pPr>
      <w:r>
        <w:rPr>
          <w:color w:val="000000"/>
          <w:sz w:val="22"/>
          <w:lang w:eastAsia="zh-CN"/>
        </w:rPr>
        <w:t>5. Fumihito, A.; Miyake, T.; Takada, M.; Shingu, R.; Endo, T.; Gojobori, T.; Kondo, N.; Ohno, S. Monophyletic origin and unique dispersal patterns of domestic fowls. Proceedings of the National Academy of Sciences of the United States of America 1996, 93, 6792–6795. DOI: 10.1073/pnas.93.13.6792.</w:t>
      </w:r>
    </w:p>
    <w:p>
      <w:pPr>
        <w:keepLines/>
        <w:suppressAutoHyphens/>
        <w:spacing w:line="276" w:lineRule="auto"/>
        <w:ind w:left="397" w:hanging="397"/>
      </w:pPr>
      <w:r>
        <w:rPr>
          <w:color w:val="000000"/>
          <w:sz w:val="22"/>
          <w:lang w:eastAsia="zh-CN"/>
        </w:rPr>
        <w:t>6. Miao, Y.W.; Peng, M.S.; Wu, G.S.; Ouyang, Y.N.; Yang, Z.Y.; Yu, N.; Liang, J.P.; Pianchou, G.; Beja-Pereira, A.; Mitra, B.; et al. Chicken domestication: an updated perspective based on mitochondrial genomes. Heredity 2013, 110, 277–282. DOI: 10.1038/hdy.2012.83.</w:t>
      </w:r>
    </w:p>
    <w:p>
      <w:pPr>
        <w:keepLines/>
        <w:suppressAutoHyphens/>
        <w:spacing w:line="276" w:lineRule="auto"/>
        <w:ind w:left="397" w:hanging="397"/>
      </w:pPr>
      <w:r>
        <w:rPr>
          <w:color w:val="000000"/>
          <w:sz w:val="22"/>
          <w:lang w:eastAsia="zh-CN"/>
        </w:rPr>
        <w:t xml:space="preserve">7. Huang, X.H.; Wu, Y.J.; Miao, Y.W.; Peng, M.S.; Chen, X.; He, D.L.; Suwannapoom, C.; Du, B.W.; Li, X.Y.; Weng, Z.X.; et al. Was chicken domesticated in northern China? New evidence from mitochondrial genomes. Science Bulletin 2018, 63, 743–746. DOI: 10.1016/j.scib.2017.12.004.</w:t>
      </w:r>
    </w:p>
    <w:p>
      <w:pPr>
        <w:keepLines/>
        <w:suppressAutoHyphens/>
        <w:spacing w:line="276" w:lineRule="auto"/>
        <w:ind w:left="397" w:hanging="397"/>
      </w:pPr>
      <w:r>
        <w:rPr>
          <w:color w:val="000000"/>
          <w:sz w:val="22"/>
          <w:lang w:eastAsia="zh-CN"/>
        </w:rPr>
        <w:t xml:space="preserve">8. Yonezawa, T.; Nishibori, M.; Yamamoto, Y.; Sasaki, T.; Kudo, K.; Ogawa, H.; Endo, H.; Akishinonomiya, F. Complete Mitochondrial Genome Analysis Clarifies the Enigmatic Origin of Haplogroup D in Japanese Native Chickens. The Journal of Poultry Science 2022, 59, 316–322. DOI: 10.2141/jpsa.0220027.</w:t>
      </w:r>
    </w:p>
    <w:p>
      <w:pPr>
        <w:keepLines/>
        <w:suppressAutoHyphens/>
        <w:spacing w:line="276" w:lineRule="auto"/>
        <w:ind w:left="397" w:hanging="397"/>
      </w:pPr>
      <w:r>
        <w:rPr>
          <w:color w:val="000000"/>
          <w:sz w:val="22"/>
          <w:lang w:eastAsia="zh-CN"/>
        </w:rPr>
        <w:t>9. Kanginakudru, S.; Metta, M.; Jakati, R.; Nagaraju, J. Genetic evidence from Indian red jungle fowl corroborates multiple domestication of modern day chicken. BMC Evolutionary Biology 2008, 8, 174. DOI: 10.1186/1471-2148-8-174.</w:t>
      </w:r>
    </w:p>
    <w:p>
      <w:pPr>
        <w:keepLines/>
        <w:suppressAutoHyphens/>
        <w:spacing w:line="276" w:lineRule="auto"/>
        <w:ind w:left="397" w:hanging="397"/>
      </w:pPr>
      <w:r>
        <w:rPr>
          <w:color w:val="000000"/>
          <w:sz w:val="22"/>
          <w:lang w:eastAsia="zh-CN"/>
        </w:rPr>
        <w:t xml:space="preserve">10. Kanakachari, M.; Chatterjee, R.N.; Reddy, M.R.; Dange, M.; Bhattacharya, T.K. Indian Red Jungle fowl reveals a genetic relationship with South East Asian Red Jungle fowl and Indian native chicken breeds as evidenced through whole mitochondrial genome sequences. Frontiers in Genetics 2023, 14, 1083976. DOI: 10.3389/fgene.2023.1083976.</w:t>
      </w:r>
    </w:p>
    <w:p>
      <w:pPr>
        <w:keepLines/>
        <w:suppressAutoHyphens/>
        <w:spacing w:line="276" w:lineRule="auto"/>
        <w:ind w:left="397" w:hanging="397"/>
      </w:pPr>
      <w:r>
        <w:rPr>
          <w:color w:val="000000"/>
          <w:sz w:val="22"/>
          <w:lang w:eastAsia="zh-CN"/>
        </w:rPr>
        <w:t xml:space="preserve">11. Ballard, J.W.O.; Whitlock, M.C. The incomplete natural history of mitochondria. Molecular Ecology 2004, 13, 729–744. DOI: 10.1046/j.1365-294x.2003.02063.x.</w:t>
      </w:r>
    </w:p>
    <w:p>
      <w:pPr>
        <w:keepLines/>
        <w:suppressAutoHyphens/>
        <w:spacing w:line="276" w:lineRule="auto"/>
        <w:ind w:left="397" w:hanging="397"/>
      </w:pPr>
      <w:r>
        <w:rPr>
          <w:color w:val="000000"/>
          <w:sz w:val="22"/>
          <w:lang w:eastAsia="zh-CN"/>
        </w:rPr>
        <w:t xml:space="preserve">12. Toews, D.P.L.; Brelsford, A. The biogeography of mitochondrial and nuclear discordance in animals. Molecular Ecology 2012, 21, 3907–3930. DOI: 10.1111/j.1365-294x.2012.05664.x.</w:t>
      </w:r>
    </w:p>
    <w:p>
      <w:pPr>
        <w:keepLines/>
        <w:suppressAutoHyphens/>
        <w:spacing w:line="276" w:lineRule="auto"/>
        <w:ind w:left="397" w:hanging="397"/>
      </w:pPr>
      <w:r>
        <w:rPr>
          <w:color w:val="000000"/>
          <w:sz w:val="22"/>
          <w:lang w:eastAsia="zh-CN"/>
        </w:rPr>
        <w:t xml:space="preserve">13. Bao, W.; Chen, G.; Li, B.; Wu, X.; Shu, J.; Wu, S.; Xu, Q.; Weigend, S. Analysis of genetic diversity and phylogenetic relationships among red jungle fowls and Chinese domestic fowls. Science in China Series C: Life Sciences 2008, 51, 560–568. DOI: 10.1007/s11427-008-0076-y.</w:t>
      </w:r>
    </w:p>
    <w:p>
      <w:pPr>
        <w:keepLines/>
        <w:suppressAutoHyphens/>
        <w:spacing w:line="276" w:lineRule="auto"/>
        <w:ind w:left="397" w:hanging="397"/>
      </w:pPr>
      <w:r>
        <w:rPr>
          <w:color w:val="000000"/>
          <w:sz w:val="22"/>
          <w:lang w:eastAsia="zh-CN"/>
        </w:rPr>
        <w:t xml:space="preserve">14. Sawai, H.; Kim, H.L.; Kuno, K.; Suzuki, S.; Gotoh, H.; Takada, M.; Takahata, N.; Satta, Y.; Akishinonomiya, F. The Origin and Genetic Variation of Domestic Chickens with Special Reference to Junglefowls Gallus g. </w:t>
      </w:r>
      <w:r>
        <w:rPr>
          <w:i/>
          <w:color w:val="000000"/>
          <w:sz w:val="22"/>
          <w:lang w:eastAsia="zh-CN"/>
        </w:rPr>
        <w:t xml:space="preserve">gallus</w:t>
      </w:r>
      <w:r>
        <w:rPr>
          <w:color w:val="000000"/>
          <w:sz w:val="22"/>
          <w:lang w:eastAsia="zh-CN"/>
        </w:rPr>
        <w:t xml:space="preserve"> and </w:t>
      </w:r>
      <w:r>
        <w:rPr>
          <w:i/>
          <w:color w:val="000000"/>
          <w:sz w:val="22"/>
          <w:lang w:eastAsia="zh-CN"/>
        </w:rPr>
        <w:t xml:space="preserve">G. varius</w:t>
      </w:r>
      <w:r>
        <w:rPr>
          <w:color w:val="000000"/>
          <w:sz w:val="22"/>
          <w:lang w:eastAsia="zh-CN"/>
        </w:rPr>
        <w:t xml:space="preserve">. PLOS ONE 2010, 5, e10639. DOI: 10.1371/journal.pone.0010639.</w:t>
      </w:r>
    </w:p>
    <w:p>
      <w:pPr>
        <w:keepLines/>
        <w:suppressAutoHyphens/>
        <w:spacing w:line="276" w:lineRule="auto"/>
        <w:ind w:left="397" w:hanging="397"/>
      </w:pPr>
      <w:r>
        <w:rPr>
          <w:color w:val="000000"/>
          <w:sz w:val="22"/>
          <w:lang w:eastAsia="zh-CN"/>
        </w:rPr>
        <w:t xml:space="preserve">15. Pickrell, J.K.; Pritchard, J.K. Inference of population splits and mixtures from genome-wide allele frequency data. PLoS Genetics 2012, 8, e1002967. DOI: 10.1371/journal.pgen.1002967.</w:t>
      </w:r>
    </w:p>
    <w:p>
      <w:pPr>
        <w:keepLines/>
        <w:suppressAutoHyphens/>
        <w:spacing w:line="276" w:lineRule="auto"/>
        <w:ind w:left="397" w:hanging="397"/>
      </w:pPr>
      <w:r>
        <w:rPr>
          <w:color w:val="000000"/>
          <w:sz w:val="22"/>
          <w:lang w:eastAsia="zh-CN"/>
        </w:rPr>
        <w:t xml:space="preserve">16. Wang, M.S.; Thakur, M.; Peng, M.S.; Jiang, Y.; Frantz, L.A.F.; Li, M.; Zhang, J.J.; Wang, S.; Peters, J.; Otecko, N.O.; et al. 863 genomes reveal the origin and domestication of chicken. Cell Research 2020, 30, 693–701. DOI: 10.1038/s41422-020-0349-y.</w:t>
      </w:r>
    </w:p>
    <w:p>
      <w:pPr>
        <w:keepLines/>
        <w:suppressAutoHyphens/>
        <w:spacing w:line="276" w:lineRule="auto"/>
        <w:ind w:left="397" w:hanging="397"/>
      </w:pPr>
      <w:r>
        <w:rPr>
          <w:color w:val="000000"/>
          <w:sz w:val="22"/>
          <w:lang w:eastAsia="zh-CN"/>
        </w:rPr>
        <w:t xml:space="preserve">17. Wu, M.Y.; Forcina, G.; Low, G.W.; Sadanandan, K.R.; Gwee, C.Y.; van Grouw, H.; Wu, S.; Edwards, S.V.; Baldwin, M.W.; Rheindt, F.E. Historic samples reveal loss of wild genotype through domestic chicken introgression during the Anthropocene. PLOS Genetics 2023, 19, e1010551. DOI: 10.1371/journal.pgen.1010551.</w:t>
      </w:r>
    </w:p>
    <w:p>
      <w:pPr>
        <w:keepLines/>
        <w:suppressAutoHyphens/>
        <w:spacing w:line="276" w:lineRule="auto"/>
        <w:ind w:left="397" w:hanging="397"/>
      </w:pPr>
      <w:r>
        <w:rPr>
          <w:color w:val="000000"/>
          <w:sz w:val="22"/>
          <w:lang w:eastAsia="zh-CN"/>
        </w:rPr>
        <w:t xml:space="preserve">18. Eriksson, J.; Larson, G.; Gunnarsson, U.; Bed'hom, B.; Tixier-Boichard, M.; Strömstedt, L.; Wright, D.; Jungerius, A.; Vereijken, A.; Randi, E.; et al. Identification of the Yellow Skin Gene Reveals a Hybrid Origin of the Domestic Chicken. PLOS Genetics 2008, 4, e1000010. DOI: 10.1371/journal.pgen.1000010.</w:t>
      </w:r>
    </w:p>
    <w:p>
      <w:pPr>
        <w:keepLines/>
        <w:suppressAutoHyphens/>
        <w:spacing w:line="276" w:lineRule="auto"/>
        <w:ind w:left="397" w:hanging="397"/>
      </w:pPr>
      <w:r>
        <w:rPr>
          <w:color w:val="000000"/>
          <w:sz w:val="22"/>
          <w:lang w:eastAsia="zh-CN"/>
        </w:rPr>
        <w:t xml:space="preserve">19. Fallahshahroudi, A.; Sorato, E.; Altimiras, J.; Jensen, P. The Domestic </w:t>
      </w:r>
      <w:r>
        <w:rPr>
          <w:i/>
          <w:color w:val="000000"/>
          <w:sz w:val="22"/>
          <w:lang w:eastAsia="zh-CN"/>
        </w:rPr>
        <w:t xml:space="preserve">BCO2</w:t>
      </w:r>
      <w:r>
        <w:rPr>
          <w:color w:val="000000"/>
          <w:sz w:val="22"/>
          <w:lang w:eastAsia="zh-CN"/>
        </w:rPr>
        <w:t xml:space="preserve"> Allele Buffers Low-Carotenoid Diets in Chickens: Possible Fitness Increase Through Species Hybridization. Genetics 2019, 212, 1445–1452. DOI: 10.1534/genetics.119.302258.</w:t>
      </w:r>
    </w:p>
    <w:p>
      <w:pPr>
        <w:keepLines/>
        <w:suppressAutoHyphens/>
        <w:spacing w:line="276" w:lineRule="auto"/>
        <w:ind w:left="397" w:hanging="397"/>
      </w:pPr>
      <w:r>
        <w:rPr>
          <w:color w:val="000000"/>
          <w:sz w:val="22"/>
          <w:lang w:eastAsia="zh-CN"/>
        </w:rPr>
        <w:t xml:space="preserve">20. Lawal, R.A.; Martin, S.H.; Vanmechelen, K.; Vereijken, A.; Silva, P.; Al-Atiyat, R.M.; Aljumaah, R.S.; Mwacharo, J.M.; Wu, D.D.; Zhang, Y.P.; et al. The wild species genome ancestry of domestic chickens. BMC Biology 2020, 18, 13. DOI: 10.1186/s12915-020-0738-1.</w:t>
      </w:r>
    </w:p>
    <w:p>
      <w:pPr>
        <w:keepLines/>
        <w:suppressAutoHyphens/>
        <w:spacing w:line="276" w:lineRule="auto"/>
        <w:ind w:left="397" w:hanging="397"/>
      </w:pPr>
      <w:r>
        <w:rPr>
          <w:color w:val="000000"/>
          <w:sz w:val="22"/>
          <w:lang w:eastAsia="zh-CN"/>
        </w:rPr>
        <w:t xml:space="preserve">21. Zhao, X.; Wen, J.; Zhang, X.; Zhang, J.; Zhu, T.; Wang, H.; Yang, W.; Cao, G.; Xiong, W.; Liu, Y.; et al. Significant genomic introgression from grey junglefowl (Gallus sonneratii) to domestic chickens (</w:t>
      </w:r>
      <w:r>
        <w:rPr>
          <w:i/>
          <w:color w:val="000000"/>
          <w:sz w:val="22"/>
          <w:lang w:eastAsia="zh-CN"/>
        </w:rPr>
        <w:t xml:space="preserve">Gallus gallus domesticus</w:t>
      </w:r>
      <w:r>
        <w:rPr>
          <w:color w:val="000000"/>
          <w:sz w:val="22"/>
          <w:lang w:eastAsia="zh-CN"/>
        </w:rPr>
        <w:t xml:space="preserve">). Journal of Animal Science and Biotechnology 2024, 15, 45. DOI: 10.1186/s40104-024-01006-7.</w:t>
      </w:r>
    </w:p>
    <w:p>
      <w:pPr>
        <w:keepLines/>
        <w:suppressAutoHyphens/>
        <w:spacing w:line="276" w:lineRule="auto"/>
        <w:ind w:left="397" w:hanging="397"/>
      </w:pPr>
      <w:r>
        <w:rPr>
          <w:color w:val="000000"/>
          <w:sz w:val="22"/>
          <w:lang w:eastAsia="zh-CN"/>
        </w:rPr>
        <w:t xml:space="preserve">22. Xu, N.; Zhang, L.; Chen, F.; Feng, Z.; Zheng, J.; Li, D.; Zhao, Y.; Kang, X. Population structure, selection signal and introgression of gamecocks revealed by whole genome sequencing. Journal of Animal Science and Biotechnology 2025, 16, 22. DOI: 10.1186/s40104-025-01154-4.</w:t>
      </w:r>
    </w:p>
    <w:p>
      <w:pPr>
        <w:keepLines/>
        <w:suppressAutoHyphens/>
        <w:spacing w:line="276" w:lineRule="auto"/>
        <w:ind w:left="397" w:hanging="397"/>
      </w:pPr>
      <w:r>
        <w:t xml:space="preserve">23. Silva, P.; Guan, X.; Ho-Shing, O.; Jones, J.; Xu, J.; Hui, D.; Notter, D.; Smith, E. Mitochondrial DNA-based analysis of genetic variation and relatedness among Sri Lankan indigenous chickens and the Ceylon junglefowl (</w:t>
      </w:r>
      <w:r>
        <w:rPr>
          <w:i/>
        </w:rPr>
        <w:t xml:space="preserve">Gallus lafayetti</w:t>
      </w:r>
      <w:r>
        <w:t xml:space="preserve">). Animal Genetics 2009, 40, 1–9. DOI: 10.1111/j.1365-2052.2008.01783.x.</w:t>
      </w:r>
    </w:p>
    <w:p>
      <w:pPr>
        <w:keepLines/>
        <w:suppressAutoHyphens/>
        <w:spacing w:line="276" w:lineRule="auto"/>
        <w:ind w:left="397" w:hanging="397"/>
      </w:pPr>
      <w:r>
        <w:t xml:space="preserve">24. Ulfah, M.; Kawahara-Miki, R.; Farajallah, A.; Muladno, M.; Dorshorst, B.; Martin, A.; Kono, T. Genetic features of red and green junglefowls and relationship with Indonesian native chickens Sumatera and Kedu Hitam. BMC Genomics 2016, 17, 320. DOI: 10.1186/s12864-016-2652-z.</w:t>
      </w:r>
    </w:p>
    <w:p>
      <w:pPr>
        <w:keepLines/>
        <w:suppressAutoHyphens/>
        <w:spacing w:line="276" w:lineRule="auto"/>
        <w:ind w:left="397" w:hanging="397"/>
      </w:pPr>
      <w:r>
        <w:rPr>
          <w:color w:val="000000"/>
          <w:sz w:val="22"/>
          <w:lang w:eastAsia="zh-CN"/>
        </w:rPr>
        <w:t xml:space="preserve">25. Larson, G.; Fuller, D.Q. The Evolution of Animal Domestication. Annual Review of Ecology, Evolution, and Systematics 2014, 45, 115–136. DOI: 10.1146/annurev-ecolsys-110512-135813.</w:t>
      </w:r>
    </w:p>
    <w:p>
      <w:pPr>
        <w:keepLines/>
        <w:suppressAutoHyphens/>
        <w:spacing w:line="276" w:lineRule="auto"/>
        <w:ind w:left="397" w:hanging="397"/>
      </w:pPr>
      <w:r>
        <w:rPr>
          <w:color w:val="000000"/>
          <w:sz w:val="22"/>
          <w:lang w:eastAsia="zh-CN"/>
        </w:rPr>
        <w:t xml:space="preserve">26. Xiang, H.; Gao, J.; Yu, B.; Zhou, H.; Cai, D.; Zhang, Y.; Chen, X.; Wang, X.; Hofreiter, M.; Zhao, X. Early Holocene chicken domestication in northern China. Proceedings of the National Academy of Sciences of the United States of America 2014, 111, 17564–17569. DOI: 10.1073/pnas.1411882111.</w:t>
      </w:r>
    </w:p>
    <w:p>
      <w:pPr>
        <w:keepLines/>
        <w:suppressAutoHyphens/>
        <w:spacing w:line="276" w:lineRule="auto"/>
        <w:ind w:left="397" w:hanging="397"/>
      </w:pPr>
      <w:r>
        <w:rPr>
          <w:color w:val="000000"/>
          <w:sz w:val="22"/>
          <w:lang w:eastAsia="zh-CN"/>
        </w:rPr>
        <w:t xml:space="preserve">27. Peng, M.-S.; Shi, N.-N.; Yao, Y.-G.; Zhang, Y.-P. Caveats about interpretation of ancient chicken mtDNAs from northern China. Proceedings of the National Academy of Sciences of the United States of America 2015, 112, E1970–E1971. DOI: 10.1073/pnas.1501151112.</w:t>
      </w:r>
    </w:p>
    <w:p>
      <w:pPr>
        <w:keepLines/>
        <w:suppressAutoHyphens/>
        <w:spacing w:line="276" w:lineRule="auto"/>
        <w:ind w:left="397" w:hanging="397"/>
      </w:pPr>
      <w:r>
        <w:rPr>
          <w:color w:val="000000"/>
          <w:sz w:val="22"/>
          <w:lang w:eastAsia="zh-CN"/>
        </w:rPr>
        <w:t xml:space="preserve">28. Xiang, H.; Hofreiter, M.; Zhao, X. Reply to Peng et al.: Archaeological contexts should not be ignored for early chicken domestication. Proceedings of the National Academy of Sciences of the United States of America 2015, 112, E1972–E1973. DOI: 10.1073/pnas.1502207112.</w:t>
      </w:r>
    </w:p>
    <w:p>
      <w:pPr>
        <w:keepLines/>
        <w:suppressAutoHyphens/>
        <w:spacing w:line="276" w:lineRule="auto"/>
        <w:ind w:left="397" w:hanging="397"/>
      </w:pPr>
      <w:r>
        <w:rPr>
          <w:color w:val="000000"/>
          <w:sz w:val="22"/>
          <w:lang w:eastAsia="zh-CN"/>
        </w:rPr>
        <w:t xml:space="preserve">29. Peters, J.; Lebrasseur, O.; Best, J.; Miller, H.; Fothergill, T.; Dobney, K.; Thomas, R.M.; Maltby, M.; Sykes, N.; Hanotte, O.; et al. Questioning new answers regarding Holocene chicken domestication in China. Proceedings of the National Academy of Sciences of the United States of America 2015, 112, E2415. DOI: 10.1073/pnas.1503579112.</w:t>
      </w:r>
    </w:p>
    <w:p>
      <w:pPr>
        <w:keepLines/>
        <w:suppressAutoHyphens/>
        <w:spacing w:line="276" w:lineRule="auto"/>
        <w:ind w:left="397" w:hanging="397"/>
      </w:pPr>
      <w:r>
        <w:rPr>
          <w:color w:val="000000"/>
          <w:sz w:val="22"/>
          <w:lang w:eastAsia="zh-CN"/>
        </w:rPr>
        <w:t xml:space="preserve">30. Xiang, H.; Gao, J.; Yu, B.; Hofreiter, M.; Zhao, X. Reply to Peters et al.: Further discussions confirm early Holocene chicken domestication in northern China. Proceedings of the National Academy of Sciences of the United States of America 2015, 112, E2416. DOI: 10.1073/pnas.1503956112.</w:t>
      </w:r>
    </w:p>
    <w:p>
      <w:pPr>
        <w:keepLines/>
        <w:suppressAutoHyphens/>
        <w:spacing w:line="276" w:lineRule="auto"/>
        <w:ind w:left="397" w:hanging="397"/>
      </w:pPr>
      <w:r>
        <w:rPr>
          <w:color w:val="000000"/>
          <w:sz w:val="22"/>
          <w:lang w:eastAsia="zh-CN"/>
        </w:rPr>
        <w:t xml:space="preserve">31. Peters, J.; Lebrasseur, O.; Deng, H.; Larson, G. Holocene cultural history of Red jungle fowl (</w:t>
      </w:r>
      <w:r>
        <w:rPr>
          <w:i/>
          <w:color w:val="000000"/>
          <w:sz w:val="22"/>
          <w:lang w:eastAsia="zh-CN"/>
        </w:rPr>
        <w:t xml:space="preserve">Gallus gallus</w:t>
      </w:r>
      <w:r>
        <w:rPr>
          <w:color w:val="000000"/>
          <w:sz w:val="22"/>
          <w:lang w:eastAsia="zh-CN"/>
        </w:rPr>
        <w:t xml:space="preserve">) and its domestic descendant in East Asia. Quaternary Science Reviews 2016, 142, 102–119. DOI: 10.1016/j.quascirev.2016.04.004.</w:t>
      </w:r>
    </w:p>
    <w:p>
      <w:pPr>
        <w:keepLines/>
        <w:suppressAutoHyphens/>
        <w:spacing w:line="276" w:lineRule="auto"/>
        <w:ind w:left="397" w:hanging="397"/>
      </w:pPr>
      <w:r>
        <w:rPr>
          <w:color w:val="000000"/>
          <w:sz w:val="22"/>
          <w:lang w:eastAsia="zh-CN"/>
        </w:rPr>
        <w:t xml:space="preserve">32. Deng, H.; Yuan, J.; Song, G.; Wang, C.; Eda, M. Reexamination of the domestic chicken in ancient China. Chinese Archaeology 2014, 14, 189–193. DOI: 10.1515/char-2014-0021.</w:t>
      </w:r>
    </w:p>
    <w:p>
      <w:pPr>
        <w:keepLines/>
        <w:suppressAutoHyphens/>
        <w:spacing w:line="276" w:lineRule="auto"/>
        <w:ind w:left="397" w:hanging="397"/>
      </w:pPr>
      <w:r>
        <w:rPr>
          <w:color w:val="000000"/>
          <w:sz w:val="22"/>
          <w:lang w:eastAsia="zh-CN"/>
        </w:rPr>
        <w:t xml:space="preserve">33. Eda, M.; Lu, P.; Kikuchi, H.; Li, Z.; Li, F.; Yuan, J. Reevaluation of early Holocene chicken domestication in northern China. Journal of Archaeological Science 2016, 67, 25–31. DOI: 10.1016/j.jas.2016.01.012.</w:t>
      </w:r>
    </w:p>
    <w:p>
      <w:pPr>
        <w:keepLines/>
        <w:suppressAutoHyphens/>
        <w:spacing w:line="276" w:lineRule="auto"/>
        <w:ind w:left="397" w:hanging="397"/>
      </w:pPr>
      <w:r>
        <w:rPr>
          <w:color w:val="000000"/>
          <w:sz w:val="22"/>
          <w:lang w:eastAsia="zh-CN"/>
        </w:rPr>
        <w:t xml:space="preserve">34. Barton, L.; Bingham, B.; Sankaranarayanan, K.; Monroe, C.; Thomas, A.; Kemp, B.M. The earliest farmers of northwest China exploited grain-fed pheasants not chickens. Scientific Reports 2020, 10, 2556. DOI: 10.1038/s41598-020-59316-5.</w:t>
      </w:r>
    </w:p>
    <w:p>
      <w:pPr>
        <w:keepLines/>
        <w:suppressAutoHyphens/>
        <w:spacing w:line="276" w:lineRule="auto"/>
        <w:ind w:left="397" w:hanging="397"/>
      </w:pPr>
      <w:r>
        <w:rPr>
          <w:color w:val="000000"/>
          <w:sz w:val="22"/>
          <w:lang w:eastAsia="zh-CN"/>
        </w:rPr>
        <w:t xml:space="preserve">35. Barton, L.; Newsome, S.D.; Chen, F.-H.; Wang, H.; Guilderson, T.P.; Bettinger, R.L. Agricultural origins and the isotopic identity of domestication in northern China. Proceedings of the National Academy of Sciences of the United States of America 2009, 106, 5523–5528. DOI: 10.1073/pnas.0809960106.</w:t>
      </w:r>
    </w:p>
    <w:p>
      <w:pPr>
        <w:keepLines/>
        <w:suppressAutoHyphens/>
        <w:spacing w:line="276" w:lineRule="auto"/>
        <w:ind w:left="397" w:hanging="397"/>
      </w:pPr>
      <w:r>
        <w:rPr>
          <w:color w:val="000000"/>
          <w:sz w:val="22"/>
          <w:lang w:eastAsia="zh-CN"/>
        </w:rPr>
        <w:t xml:space="preserve">36. Peters, J.; Lebrasseur, O.; Irving-Pease, E.K.; Paxinos, P.D.; Best, J.; Smallman, R.; Callou, C.; Gardeisen, A.; Trixl, S.; Frantz, L.; et al. The biocultural origins and dispersal of domestic chickens. Proceedings of the National Academy of Sciences of the United States of America 2022, 119, e2121978119. DOI: 10.1073/pnas.2121978119.</w:t>
      </w:r>
    </w:p>
    <w:p>
      <w:pPr>
        <w:keepLines/>
        <w:suppressAutoHyphens/>
        <w:spacing w:line="276" w:lineRule="auto"/>
        <w:ind w:left="397" w:hanging="397"/>
      </w:pPr>
      <w:r>
        <w:rPr>
          <w:color w:val="000000"/>
          <w:sz w:val="22"/>
          <w:lang w:eastAsia="zh-CN"/>
        </w:rPr>
        <w:t xml:space="preserve">37. Eda, M.; Shoocongdej, R.; Auetrakulvit, P.; Kachajiwa, J. The history of chicken and other bird exploitation in Thailand: Preliminary analysis of bird remains from four archaeological sites. International Journal of Osteoarchaeology 2019, 29, 231–237. DOI: 10.1002/oa.2731.</w:t>
      </w:r>
    </w:p>
    <w:p>
      <w:pPr>
        <w:keepLines/>
        <w:suppressAutoHyphens/>
        <w:spacing w:line="276" w:lineRule="auto"/>
        <w:ind w:left="397" w:hanging="397"/>
      </w:pPr>
      <w:r>
        <w:rPr>
          <w:color w:val="000000"/>
          <w:sz w:val="22"/>
          <w:lang w:eastAsia="zh-CN"/>
        </w:rPr>
        <w:t xml:space="preserve">38. Higham, C.; Higham, T. A new chronological framework for prehistoric Southeast Asia, based on a Bayesian model from Ban Non Wat. Antiquity 2009, 83, 125–144. DOI: 10.1017/S0003598X00098136.</w:t>
      </w:r>
    </w:p>
    <w:p>
      <w:pPr>
        <w:keepLines/>
        <w:suppressAutoHyphens/>
        <w:spacing w:line="276" w:lineRule="auto"/>
        <w:ind w:left="397" w:hanging="397"/>
      </w:pPr>
      <w:r>
        <w:rPr>
          <w:color w:val="000000"/>
          <w:sz w:val="22"/>
          <w:lang w:eastAsia="zh-CN"/>
        </w:rPr>
        <w:t xml:space="preserve">39. Storey, A.A.; Athens, J.S.; Bryant, D.; Carson, M.; Emery, K.; deFrance, S.; Higham, C.; Huynen, L.; Intoh, M.; Jones, S.; et al. Investigating the Global Dispersal of Chickens in Prehistory Using Ancient Mitochondrial DNA Signatures. PLOS ONE 2012, 7, e39171. DOI: 10.1371/journal.pone.0039171.</w:t>
      </w:r>
    </w:p>
    <w:p>
      <w:pPr>
        <w:keepLines/>
        <w:suppressAutoHyphens/>
        <w:spacing w:line="276" w:lineRule="auto"/>
        <w:ind w:left="397" w:hanging="397"/>
      </w:pPr>
      <w:r>
        <w:rPr>
          <w:color w:val="000000"/>
          <w:sz w:val="22"/>
          <w:lang w:eastAsia="zh-CN"/>
        </w:rPr>
        <w:t xml:space="preserve">40. Peng, M.S.; Han, J.L.; Zhang, Y.P. Missing puzzle piece for the origins of domestic chickens. Proceedings of the National Academy of Sciences of the United States of America 2022, 119, e2210996119. DOI: 10.1073/pnas.2210996119.</w:t>
      </w:r>
    </w:p>
    <w:p>
      <w:pPr>
        <w:keepLines/>
        <w:suppressAutoHyphens/>
        <w:spacing w:line="276" w:lineRule="auto"/>
        <w:ind w:left="397" w:hanging="397"/>
      </w:pPr>
      <w:r>
        <w:rPr>
          <w:color w:val="000000"/>
          <w:sz w:val="22"/>
          <w:lang w:eastAsia="zh-CN"/>
        </w:rPr>
        <w:t xml:space="preserve">41. Peters, J.; Fuller, D.Q.; Irving-Pease, E.K.; Lebrasseur, O.; Best, J.; Smallman, R.; Larson, G. Reply to Peng et al.: Chicken tessellation requires more pieces. Proceedings of the National Academy of Sciences of the United States of America 2022, 119, e2213678119. DOI: 10.1073/pnas.2213678119.</w:t>
      </w:r>
    </w:p>
    <w:p>
      <w:pPr>
        <w:keepLines/>
        <w:suppressAutoHyphens/>
        <w:spacing w:line="276" w:lineRule="auto"/>
        <w:ind w:left="397" w:hanging="397"/>
      </w:pPr>
      <w:r>
        <w:rPr>
          <w:color w:val="000000"/>
          <w:sz w:val="22"/>
          <w:lang w:eastAsia="zh-CN"/>
        </w:rPr>
        <w:t xml:space="preserve">42. Bergeron, L.A.; Besenbacher, S.; Zheng, J.; Li, P.; Bertelsen, M.F.; Quintard, B.; Hoffman, J.I.; Li, Z.; St. Leger, J.; Shao, C.; et al. Evolution of the germline mutation rate across vertebrates. Nature 2023, 615, 285–291. DOI: 10.1038/s41586-023-05752-y.</w:t>
      </w:r>
    </w:p>
    <w:p>
      <w:pPr>
        <w:keepLines/>
        <w:suppressAutoHyphens/>
        <w:spacing w:line="276" w:lineRule="auto"/>
        <w:ind w:left="397" w:hanging="397"/>
      </w:pPr>
      <w:r>
        <w:rPr>
          <w:color w:val="000000"/>
          <w:sz w:val="22"/>
          <w:lang w:eastAsia="zh-CN"/>
        </w:rPr>
        <w:t xml:space="preserve">43. López-Cortegano, E.; Sosa-Madrid, B.S.; Kranis, A. The rate and spectrum of germline mutations in chicken from a commercial pedigree line. Genetics Selection Evolution 2026, 58, 70. DOI: 10.1186/s12711-026-01085-2.</w:t>
      </w:r>
    </w:p>
    <w:p>
      <w:pPr>
        <w:keepLines/>
        <w:suppressAutoHyphens/>
        <w:spacing w:line="276" w:lineRule="auto"/>
        <w:ind w:left="397" w:hanging="397"/>
      </w:pPr>
      <w:r>
        <w:rPr>
          <w:color w:val="000000"/>
          <w:sz w:val="22"/>
          <w:lang w:eastAsia="zh-CN"/>
        </w:rPr>
        <w:t xml:space="preserve">44. Collias, N.E.; Saichuae, P. Ecology of the Red Jungle Fowl in Thailand and Malaya with Reference to the Origin of Domestication. Natural History Bulletin of the Siam Society 1967, 22, 189–209.</w:t>
      </w:r>
    </w:p>
    <w:p>
      <w:pPr>
        <w:keepLines/>
        <w:suppressAutoHyphens/>
        <w:spacing w:line="276" w:lineRule="auto"/>
        <w:ind w:left="397" w:hanging="397"/>
      </w:pPr>
      <w:r>
        <w:rPr>
          <w:color w:val="000000"/>
          <w:sz w:val="22"/>
          <w:lang w:eastAsia="zh-CN"/>
        </w:rPr>
        <w:t xml:space="preserve">45. </w:t>
      </w:r>
      <w:r>
        <w:rPr>
          <w:color w:val="000000"/>
          <w:sz w:val="22"/>
          <w:lang w:eastAsia="zh-CN"/>
        </w:rPr>
        <w:t xml:space="preserve">余辰星；杨岗；李东；周放。桂西南喀斯特山地雉类的生态分布和空间生态位分析。动物学研究</w:t>
      </w:r>
      <w:r>
        <w:rPr>
          <w:color w:val="000000"/>
          <w:sz w:val="22"/>
          <w:lang w:eastAsia="zh-CN"/>
        </w:rPr>
        <w:t xml:space="preserve"> 2011, 32, 549–555. DOI: 10.3724/SP.J.1141.2011.05549.</w:t>
      </w:r>
    </w:p>
    <w:p>
      <w:pPr>
        <w:keepLines/>
        <w:suppressAutoHyphens/>
        <w:spacing w:line="276" w:lineRule="auto"/>
        <w:ind w:left="397" w:hanging="397"/>
      </w:pPr>
      <w:r>
        <w:rPr>
          <w:color w:val="000000"/>
          <w:sz w:val="22"/>
          <w:lang w:eastAsia="zh-CN"/>
        </w:rPr>
        <w:t xml:space="preserve">46. Dal Martello, R.; Min, R.; Stevens, C.; Higham, C.; Higham, T.; Qin, L.; Fuller, D.Q. Early agriculture at the crossroads of China and Southeast Asia: Archaeobotanical evidence and radiocarbon dates from Baiyangcun, Yunnan. Journal of Archaeological Science: Reports 2018, 20, 711–721. DOI: 10.1016/j.jasrep.2018.06.005.</w:t>
      </w:r>
    </w:p>
    <w:p>
      <w:pPr>
        <w:keepLines/>
        <w:suppressAutoHyphens/>
        <w:spacing w:line="276" w:lineRule="auto"/>
        <w:ind w:left="397" w:hanging="397"/>
      </w:pPr>
      <w:r>
        <w:rPr>
          <w:color w:val="000000"/>
          <w:sz w:val="22"/>
          <w:lang w:eastAsia="zh-CN"/>
        </w:rPr>
        <w:t xml:space="preserve">47. Jin, H.; Liu, X.; Min, R.; Li, X.; Wu, X. Early Subsistence Practices at Prehistoric Dadunzi in Yuanmou, Yunnan: New Evidence for the Origins of Early Agriculture in Southwest China. In The Crescent-Shaped Cultural-Communication Belt: Tong Enzheng’s Model in Retrospect; Hein, A., Ed.; BAR International Series 2679; Archaeopress: Oxford, 2014; pp. 133–140.</w:t>
      </w:r>
    </w:p>
    <w:p>
      <w:pPr>
        <w:keepLines/>
        <w:suppressAutoHyphens/>
        <w:spacing w:line="276" w:lineRule="auto"/>
        <w:ind w:left="397" w:hanging="397"/>
      </w:pPr>
      <w:r>
        <w:rPr>
          <w:color w:val="000000"/>
          <w:sz w:val="22"/>
          <w:lang w:eastAsia="zh-CN"/>
        </w:rPr>
        <w:t xml:space="preserve">48. Zhang, C.; Lin, D.; Wang, Y.; Peng, D.; Li, H.; Fei, J.; Chen, K.; Yang, N.; Hu, X.; Zhao, Y.; et al. Widespread introgression in Chinese indigenous chicken breeds from commercial broiler. Evolutionary Applications 2019, 12, 610–621. DOI: 10.1111/eva.12742.</w:t>
      </w:r>
    </w:p>
    <w:p>
      <w:pPr>
        <w:keepLines/>
        <w:suppressAutoHyphens/>
        <w:spacing w:line="276" w:lineRule="auto"/>
        <w:ind w:left="397" w:hanging="397"/>
      </w:pPr>
      <w:r>
        <w:rPr>
          <w:color w:val="000000"/>
          <w:sz w:val="22"/>
          <w:lang w:eastAsia="zh-CN"/>
        </w:rPr>
        <w:t xml:space="preserve">49. Luzuriaga-Neira, A.; Pérez-Pardal, L.; O’Rourke, S.M.; Villacís-Rivas, G.; Cueva-Castillo, F.; Escudero-Sánchez, G.; Aguirre-Pabón, J.C.; Ulloa-Núñez, A.; Rubilar-Quezada, M.; Vallinoto, M.; et al. The Local South American Chicken Populations Are a Melting-Pot of Genomic Diversity. Frontiers in Genetics 2019, 10, 1172. DOI: 10.3389/fgene.2019.01172.</w:t>
      </w:r>
    </w:p>
    <w:p>
      <w:pPr>
        <w:keepLines/>
        <w:suppressAutoHyphens/>
        <w:spacing w:line="276" w:lineRule="auto"/>
        <w:ind w:left="397" w:hanging="397"/>
      </w:pPr>
      <w:r>
        <w:rPr>
          <w:color w:val="000000"/>
          <w:sz w:val="22"/>
          <w:lang w:eastAsia="zh-CN"/>
        </w:rPr>
        <w:t xml:space="preserve">50. Leroy, G.; Kayang, B.B.; Youssao, I.A.; Yapi-Gnaoré, C.V.; Osei-Amponsah, R.; Loukou, N.G.E.; Fotsa, J.C.; Benabdeljelil, K.; Bed’hom, B.; Tixier-Boichard, M.; et al. Gene diversity, agroecological structure and introgression patterns among village chicken populations across North, West and Central Africa. BMC Genetics 2012, 13, 34. DOI: 10.1186/1471-2156-13-34.</w:t>
      </w:r>
    </w:p>
    <w:p>
      <w:pPr>
        <w:keepLines/>
        <w:suppressAutoHyphens/>
        <w:spacing w:line="276" w:lineRule="auto"/>
        <w:ind w:left="397" w:hanging="397"/>
      </w:pPr>
      <w:r>
        <w:rPr>
          <w:color w:val="000000"/>
          <w:sz w:val="22"/>
          <w:lang w:eastAsia="zh-CN"/>
        </w:rPr>
        <w:t xml:space="preserve">51. Guo, Y.; Ou, J.H.; Zan, Y.; Wang, Y.; Li, H.; Zhu, C.; Chen, K.; Zhou, X.; Hu, X.; Carlborg, Ö. Researching on the fine structure and admixture of the worldwide chicken population reveal connections between populations and important events in breeding history. Evolutionary Applications 2022, 15, 553–564. DOI: 10.1111/eva.13241.</w:t>
      </w:r>
    </w:p>
    <w:p>
      <w:pPr>
        <w:keepLines/>
        <w:suppressAutoHyphens/>
        <w:spacing w:line="276" w:lineRule="auto"/>
        <w:ind w:left="397" w:hanging="397"/>
      </w:pPr>
      <w:r>
        <w:rPr>
          <w:color w:val="000000"/>
          <w:sz w:val="22"/>
          <w:lang w:eastAsia="zh-CN"/>
        </w:rPr>
        <w:t xml:space="preserve">52. Agnvall, B.; Jöngren, M.; Strandberg, E.; Jensen, P. Heritability and Genetic Correlations of Fear-Related Behaviour in Red Junglefowl–Possible Implications for Early Domestication. PLOS ONE 2012, 7, e35162. DOI: 10.1371/journal.pone.0035162.</w:t>
      </w:r>
    </w:p>
    <w:p>
      <w:pPr>
        <w:keepLines/>
        <w:suppressAutoHyphens/>
        <w:spacing w:line="276" w:lineRule="auto"/>
        <w:ind w:left="397" w:hanging="397"/>
      </w:pPr>
      <w:r>
        <w:rPr>
          <w:color w:val="000000"/>
          <w:sz w:val="22"/>
          <w:lang w:eastAsia="zh-CN"/>
        </w:rPr>
        <w:t xml:space="preserve">53. Agnvall, B.; Ali, A.; Olby, S.; Jensen, P. Red Junglefowl (</w:t>
      </w:r>
      <w:r>
        <w:rPr>
          <w:i/>
          <w:color w:val="000000"/>
          <w:sz w:val="22"/>
          <w:lang w:eastAsia="zh-CN"/>
        </w:rPr>
        <w:t xml:space="preserve">Gallus gallus</w:t>
      </w:r>
      <w:r>
        <w:rPr>
          <w:color w:val="000000"/>
          <w:sz w:val="22"/>
          <w:lang w:eastAsia="zh-CN"/>
        </w:rPr>
        <w:t xml:space="preserve">) selected for low fear of humans are larger, more dominant and produce larger offspring. Animal 2014, 8, 1498–1505. DOI: 10.1017/S1751731114001426.</w:t>
      </w:r>
    </w:p>
    <w:p>
      <w:pPr>
        <w:keepLines/>
        <w:suppressAutoHyphens/>
        <w:spacing w:line="276" w:lineRule="auto"/>
        <w:ind w:left="397" w:hanging="397"/>
      </w:pPr>
      <w:r>
        <w:rPr>
          <w:color w:val="000000"/>
          <w:sz w:val="22"/>
          <w:lang w:eastAsia="zh-CN"/>
        </w:rPr>
        <w:t xml:space="preserve">54. Agnvall, B.; Katajamaa, R.; Altimiras, J.; Jensen, P. Is domestication driven by reduced fear of humans? Boldness, metabolism and serotonin levels in divergently selected red junglefowl (</w:t>
      </w:r>
      <w:r>
        <w:rPr>
          <w:i/>
          <w:color w:val="000000"/>
          <w:sz w:val="22"/>
          <w:lang w:eastAsia="zh-CN"/>
        </w:rPr>
        <w:t xml:space="preserve">Gallus gallus</w:t>
      </w:r>
      <w:r>
        <w:rPr>
          <w:color w:val="000000"/>
          <w:sz w:val="22"/>
          <w:lang w:eastAsia="zh-CN"/>
        </w:rPr>
        <w:t xml:space="preserve">). Biology Letters 2015, 11, 20150509. DOI: 10.1098/rsbl.2015.0509.</w:t>
      </w:r>
    </w:p>
    <w:p>
      <w:pPr>
        <w:keepLines/>
        <w:suppressAutoHyphens/>
        <w:spacing w:line="276" w:lineRule="auto"/>
        <w:ind w:left="397" w:hanging="397"/>
      </w:pPr>
      <w:r>
        <w:t xml:space="preserve">55. Agnvall, B.; Bélteky, J.; Jensen, P. Brain size is reduced by selection for tameness in Red Junglefowl– correlated effects in vital organs. Scientific Reports 2017, 7, 3306. DOI: 10.1038/s41598-017-03236-4.</w:t>
      </w:r>
    </w:p>
    <w:p>
      <w:pPr>
        <w:keepLines/>
        <w:suppressAutoHyphens/>
        <w:spacing w:line="276" w:lineRule="auto"/>
        <w:ind w:left="397" w:hanging="397"/>
      </w:pPr>
      <w:r>
        <w:rPr>
          <w:color w:val="000000"/>
          <w:sz w:val="22"/>
          <w:lang w:eastAsia="zh-CN"/>
        </w:rPr>
        <w:t xml:space="preserve">56. Katajamaa, R.; Jensen, P. Tameness correlates with domestication related traits in a Red Junglefowl intercross. Genes, Brain and Behavior 2021, 20, e12704. DOI: 10.1111/gbb.12704.</w:t>
      </w:r>
    </w:p>
    <w:p>
      <w:pPr>
        <w:keepLines/>
        <w:suppressAutoHyphens/>
        <w:spacing w:line="276" w:lineRule="auto"/>
        <w:ind w:left="397" w:hanging="397"/>
      </w:pPr>
      <w:r>
        <w:rPr>
          <w:color w:val="000000"/>
          <w:sz w:val="22"/>
          <w:lang w:eastAsia="zh-CN"/>
        </w:rPr>
        <w:t xml:space="preserve">57. Gjøen, J.; Jensen, P. Selection for Reduced Fear of Humans Changes Intra-Specific Social Behavior in Red Junglefowl—Implications for Chicken Domestication. Genes 2022, 13, 43. DOI: 10.3390/genes13010043.</w:t>
      </w:r>
    </w:p>
    <w:p>
      <w:pPr>
        <w:keepLines/>
        <w:suppressAutoHyphens/>
        <w:spacing w:line="276" w:lineRule="auto"/>
        <w:ind w:left="397" w:hanging="397"/>
      </w:pPr>
      <w:r>
        <w:t xml:space="preserve">58. Henriksen, R.; Johnsson, M.; Andersson, L.; Jensen, P.; Wright, D. The domesticated brain: genetics of brain mass and brain structure in an avian species. Scientific Reports 2016, 6, 34031. DOI: 10.1038/srep34031.</w:t>
      </w:r>
    </w:p>
    <w:p>
      <w:pPr>
        <w:keepLines/>
        <w:suppressAutoHyphens/>
        <w:spacing w:line="276" w:lineRule="auto"/>
        <w:ind w:left="397" w:hanging="397"/>
      </w:pPr>
      <w:r>
        <w:t xml:space="preserve">59. Racicot, K.J.; Popic, C.; Cunha, F.; Wright, D.; Henriksen, R.; Iwaniuk, A.N. The cerebellar anatomy of red junglefowl and white leghorn chickens: insights into the effects of domestication on the cerebellum. Royal Society Open Science 2021, 8, 211002. DOI: 10.1098/rsos.211002.</w:t>
      </w:r>
    </w:p>
    <w:p>
      <w:pPr>
        <w:keepLines/>
        <w:suppressAutoHyphens/>
        <w:spacing w:line="276" w:lineRule="auto"/>
        <w:ind w:left="397" w:hanging="397"/>
      </w:pPr>
      <w:r>
        <w:rPr>
          <w:color w:val="000000"/>
          <w:sz w:val="22"/>
          <w:lang w:eastAsia="zh-CN"/>
        </w:rPr>
        <w:t xml:space="preserve">60. Guerrero-Bosagna, C.; Pértille, F.; Moradinour, Z.; Katajama</w:t>
      </w:r>
      <w:ins w:id="9124" w:author="Kiro" w:date="2026-10-09T07:42:19Z">
        <w:r>
          <w:rPr>
            <w:color w:val="000000"/>
            <w:sz w:val="22"/>
            <w:lang w:eastAsia="zh-CN"/>
          </w:rPr>
          <w:t xml:space="preserve">a</w:t>
        </w:r>
      </w:ins>
      <w:r>
        <w:rPr>
          <w:color w:val="000000"/>
          <w:sz w:val="22"/>
          <w:lang w:eastAsia="zh-CN"/>
        </w:rPr>
        <w:t xml:space="preserve">, R.; Martin Cerezo, M.L.; Henriksen, R.; Jensen, P.; Wright, D. Selection for Tameness in Red Junglefowl Recapitulates Genetic Loci Associated With Domestication‐Related Brain Composition. Molecular Ecology 2025, 34, e17788. DOI: 10.1111/mec.17788.</w:t>
      </w:r>
    </w:p>
    <w:p>
      <w:pPr>
        <w:keepLines/>
        <w:suppressAutoHyphens/>
        <w:spacing w:line="276" w:lineRule="auto"/>
        <w:ind w:left="397" w:hanging="397"/>
      </w:pPr>
      <w:r>
        <w:t xml:space="preserve">61. Schütz, K.E.; Kerje, S.; Jacobsson, L.; Forkman, B.; Carlborg, Ö.; Andersson, L.; Jensen, P. Major Growth QTLs in Fowl Are Related to Fearful Behavior: Possible Genetic Links Between Fear Responses and Production Traits in a Red Junglefowl × White Leghorn Intercross. Behavior Genetics 2004, 34, 121–130. DOI: 10.1023/b:bege.0000009481.98336.fc.</w:t>
      </w:r>
    </w:p>
    <w:p>
      <w:pPr>
        <w:keepLines/>
        <w:suppressAutoHyphens/>
        <w:spacing w:line="276" w:lineRule="auto"/>
        <w:ind w:left="397" w:hanging="397"/>
      </w:pPr>
      <w:r>
        <w:t xml:space="preserve">62. Wright, D.; Rubin, C.J.; Martinez Barrio, A.; Schütz, K.; Kerje, S.; Brändström, H.; Kindmark, A.; Jensen, P.; Andersson, L. The genetic architecture of domestication in the chicken: effects of pleiotropy and linkage. Molecular Ecology 2010, 19, 5140–5156. DOI: 10.1111/j.1365-294x.2010.04882.x.</w:t>
      </w:r>
    </w:p>
    <w:p>
      <w:pPr>
        <w:keepLines/>
        <w:suppressAutoHyphens/>
        <w:spacing w:line="276" w:lineRule="auto"/>
        <w:ind w:left="397" w:hanging="397"/>
      </w:pPr>
      <w:r>
        <w:rPr>
          <w:color w:val="000000"/>
          <w:sz w:val="22"/>
          <w:lang w:eastAsia="zh-CN"/>
        </w:rPr>
        <w:t xml:space="preserve">63. Fallahsharoudi, A.; de Kock, N.; Johnsson, M.; Ubhayasekera, S.J.K.A.; Bergquist, J.; Wright, D.; Jensen, P. Domestication Effects on Stress Induced Steroid Secretion and Adrenal Gene Expression in Chickens. Scientific Reports 2015, 5, 15345. DOI: 10.1038/srep15345.</w:t>
      </w:r>
    </w:p>
    <w:p>
      <w:pPr>
        <w:keepLines/>
        <w:suppressAutoHyphens/>
        <w:spacing w:line="276" w:lineRule="auto"/>
        <w:ind w:left="397" w:hanging="397"/>
      </w:pPr>
      <w:r>
        <w:rPr>
          <w:color w:val="000000"/>
          <w:sz w:val="22"/>
          <w:lang w:eastAsia="zh-CN"/>
        </w:rPr>
        <w:t xml:space="preserve">64. Peters, C.; Richter, K.K.; Wilkin, S.; Stark, S.; Mir-Makhamad, B.; Fernandes, R.; Maksudov, F.; Mirzaakhmedov, S.; Rahmonov, H.; Schirmer, S.; et al. Archaeological and molecular evidence for ancient chickens in Central Asia. Nature Communications 2024, 15, 2697. DOI: 10.1038/s41467-024-46093-2.</w:t>
      </w:r>
    </w:p>
    <w:p>
      <w:pPr>
        <w:keepLines/>
        <w:suppressAutoHyphens/>
        <w:spacing w:line="276" w:lineRule="auto"/>
        <w:ind w:left="397" w:hanging="397"/>
      </w:pPr>
      <w:r>
        <w:rPr>
          <w:color w:val="000000"/>
          <w:sz w:val="22"/>
          <w:lang w:eastAsia="zh-CN"/>
        </w:rPr>
        <w:t xml:space="preserve">65. Woldekiros, H.S.; D'Andrea, A.C. Early Evidence for Domestic Chickens (</w:t>
      </w:r>
      <w:r>
        <w:rPr>
          <w:i/>
          <w:color w:val="000000"/>
          <w:sz w:val="22"/>
          <w:lang w:eastAsia="zh-CN"/>
        </w:rPr>
        <w:t xml:space="preserve">Gallus gallus domesticus</w:t>
      </w:r>
      <w:r>
        <w:rPr>
          <w:color w:val="000000"/>
          <w:sz w:val="22"/>
          <w:lang w:eastAsia="zh-CN"/>
        </w:rPr>
        <w:t xml:space="preserve">) in the Horn of Africa. International Journal of Osteoarchaeology 2017, 27, 329–341. DOI: 10.1002/oa.2540.</w:t>
      </w:r>
    </w:p>
    <w:p>
      <w:pPr>
        <w:keepLines/>
        <w:suppressAutoHyphens/>
        <w:spacing w:line="276" w:lineRule="auto"/>
        <w:ind w:left="397" w:hanging="397"/>
      </w:pPr>
      <w:r>
        <w:rPr>
          <w:color w:val="000000"/>
          <w:sz w:val="22"/>
          <w:lang w:eastAsia="zh-CN"/>
        </w:rPr>
        <w:t xml:space="preserve">66. von den Driesch, A. Tierreste aus Buto im Nildelta. Archaeofauna 1997, 6, 23–39. DOI: 10.15366/archaeofauna1997.6.003.</w:t>
      </w:r>
    </w:p>
    <w:p>
      <w:pPr>
        <w:keepLines/>
        <w:suppressAutoHyphens/>
        <w:spacing w:line="276" w:lineRule="auto"/>
        <w:ind w:left="397" w:hanging="397"/>
      </w:pPr>
      <w:r>
        <w:rPr>
          <w:color w:val="000000"/>
          <w:sz w:val="22"/>
          <w:lang w:eastAsia="zh-CN"/>
        </w:rPr>
        <w:t xml:space="preserve">67. Boessneck, J. Vogelknochenfunde aus dem alten Ägypten. Annalen des Naturhistorischen Museums in Wien, Serie B 1986, 88/89, 323–344.</w:t>
      </w:r>
    </w:p>
    <w:p>
      <w:pPr>
        <w:keepLines/>
        <w:suppressAutoHyphens/>
        <w:spacing w:line="276" w:lineRule="auto"/>
        <w:ind w:left="397" w:hanging="397"/>
      </w:pPr>
      <w:r>
        <w:rPr>
          <w:color w:val="000000"/>
          <w:sz w:val="22"/>
          <w:lang w:eastAsia="zh-CN"/>
        </w:rPr>
        <w:t xml:space="preserve">68. MacDonald, K.C. The domestic chicken (</w:t>
      </w:r>
      <w:r>
        <w:rPr>
          <w:i/>
          <w:color w:val="000000"/>
          <w:sz w:val="22"/>
          <w:lang w:eastAsia="zh-CN"/>
        </w:rPr>
        <w:t xml:space="preserve">Gallus gallus</w:t>
      </w:r>
      <w:r>
        <w:rPr>
          <w:color w:val="000000"/>
          <w:sz w:val="22"/>
          <w:lang w:eastAsia="zh-CN"/>
        </w:rPr>
        <w:t xml:space="preserve">) in sub-Saharan Africa: A background to its introduction and its osteological differentiation from indigenous fowls (Numidinae and Francolinus sp.). Journal of Archaeological Science 1992, 19, 303–318. DOI: 10.1016/0305-4403(92)90019-Y.</w:t>
      </w:r>
    </w:p>
    <w:p>
      <w:pPr>
        <w:keepLines/>
        <w:suppressAutoHyphens/>
        <w:spacing w:line="276" w:lineRule="auto"/>
        <w:ind w:left="397" w:hanging="397"/>
      </w:pPr>
      <w:r>
        <w:rPr>
          <w:color w:val="000000"/>
          <w:sz w:val="22"/>
          <w:lang w:eastAsia="zh-CN"/>
        </w:rPr>
        <w:t xml:space="preserve">69. Prendergast, M.E.; Buckley, M.; Crowther, A.; Frantz, L.; Eager, H.; Lebrasseur, O.; Hutterer, R.; Hulme-Beaman, A.; Van Neer, W.; Douka, K.; et al. Reconstructing Asian faunal introductions to eastern Africa from multi-proxy biomolecular and archaeological datasets. PLOS ONE 2017, 12, e0182565. DOI: 10.1371/journal.pone.0182565.</w:t>
      </w:r>
    </w:p>
    <w:p>
      <w:pPr>
        <w:keepLines/>
        <w:suppressAutoHyphens/>
        <w:spacing w:line="276" w:lineRule="auto"/>
        <w:ind w:left="397" w:hanging="397"/>
      </w:pPr>
      <w:r>
        <w:rPr>
          <w:color w:val="000000"/>
          <w:sz w:val="22"/>
          <w:lang w:eastAsia="zh-CN"/>
        </w:rPr>
        <w:t xml:space="preserve">70. Eda, M.; Izumi, H.; Yoneda, M.; Fujita, S. The earliest evidence of domestic chickens in the Japanese Archipelago. Frontiers in Earth Science 2023, 11, 1104535. DOI: 10.3389/feart.2023.1104535.</w:t>
      </w:r>
    </w:p>
    <w:p>
      <w:pPr>
        <w:keepLines/>
        <w:suppressAutoHyphens/>
        <w:spacing w:line="276" w:lineRule="auto"/>
        <w:ind w:left="397" w:hanging="397"/>
      </w:pPr>
      <w:r>
        <w:rPr>
          <w:color w:val="000000"/>
          <w:sz w:val="22"/>
          <w:lang w:eastAsia="zh-CN"/>
        </w:rPr>
        <w:t xml:space="preserve">71. Steadman, D.W.; Pregill, G.K.; Burley, D.V. Rapid prehistoric extinction of iguanas and birds in Polynesia. Proceedings of the National Academy of Sciences of the United States of America 2002, 99, 3673–3677. DOI: 10.1073/pnas.072079299.</w:t>
      </w:r>
    </w:p>
    <w:p>
      <w:pPr>
        <w:keepLines/>
        <w:suppressAutoHyphens/>
        <w:spacing w:line="276" w:lineRule="auto"/>
        <w:ind w:left="397" w:hanging="397"/>
      </w:pPr>
      <w:r>
        <w:rPr>
          <w:color w:val="000000"/>
          <w:sz w:val="22"/>
          <w:lang w:eastAsia="zh-CN"/>
        </w:rPr>
        <w:t xml:space="preserve">72. Storey, A.A.; Spriggs, M.; Bedford, S.; Hawkins, S.C.; Robins, J.H.; Huynen, L.; Matisoo-Smith, E. Mitochondrial DNA from 3000-year old chickens at the Teouma site, Vanuatu. Journal of Archaeological Science 2010, 37, 2459–2468. DOI: 10.1016/j.jas.2010.05.006.</w:t>
      </w:r>
    </w:p>
    <w:p>
      <w:pPr>
        <w:keepLines/>
        <w:suppressAutoHyphens/>
        <w:spacing w:line="276" w:lineRule="auto"/>
        <w:ind w:left="397" w:hanging="397"/>
      </w:pPr>
      <w:r>
        <w:rPr>
          <w:color w:val="000000"/>
          <w:sz w:val="22"/>
          <w:lang w:eastAsia="zh-CN"/>
        </w:rPr>
        <w:t xml:space="preserve">73. Petchey, F.; Spriggs, M.; Bedford, S.; Valentin, F. The chronology of occupation at Teouma, Vanuatu: Use of a modified chronometric hygiene protocol and Bayesian modeling to evaluate midden remains. Journal of Archaeological Science: Reports 2015, 4, 95–105. DOI: 10.1016/j.jasrep.2015.08.024.</w:t>
      </w:r>
    </w:p>
    <w:p>
      <w:pPr>
        <w:keepLines/>
        <w:suppressAutoHyphens/>
        <w:spacing w:line="276" w:lineRule="auto"/>
        <w:ind w:left="397" w:hanging="397"/>
      </w:pPr>
      <w:r>
        <w:rPr>
          <w:color w:val="000000"/>
          <w:sz w:val="22"/>
          <w:lang w:eastAsia="zh-CN"/>
        </w:rPr>
        <w:t xml:space="preserve">74. Thomson, V.A.; Lebrasseur, O.; Austin, J.J.; Hunt, T.L.; Burney, D.A.; Denham, T.; Rawlence, N.J.; Wood, J.R.; Gongora, J.; Girdland Flink, L.; et al. Using ancient DNA to study the origins and dispersal of ancestral Polynesian chickens across the Pacific. Proceedings of the National Academy of Sciences of the United States of America 2014, 111, 4826–4831. DOI: 10.1073/pnas.1320412111.</w:t>
      </w:r>
    </w:p>
    <w:p>
      <w:pPr>
        <w:keepLines/>
        <w:suppressAutoHyphens/>
        <w:spacing w:line="276" w:lineRule="auto"/>
        <w:ind w:left="397" w:hanging="397"/>
      </w:pPr>
      <w:r>
        <w:rPr>
          <w:color w:val="000000"/>
          <w:sz w:val="22"/>
          <w:lang w:eastAsia="zh-CN"/>
        </w:rPr>
        <w:t xml:space="preserve">75. Best, J.; Doherty, S.; Armit, I.; Boev, Z.; Büster, L.; Cunliffe, B.; Foster, A.; Frimet, B.; Hamilton-Dyer, S.; Higham, T.; et al. Redefining the timing and circumstances of the chicken's introduction to Europe and north-west Africa. Antiquity 2022, 96, 868–882. DOI: 10.15184/aqy.2021.90.</w:t>
      </w:r>
    </w:p>
    <w:p>
      <w:pPr>
        <w:keepLines/>
        <w:suppressAutoHyphens/>
        <w:spacing w:line="276" w:lineRule="auto"/>
        <w:ind w:left="397" w:hanging="397"/>
      </w:pPr>
      <w:r>
        <w:rPr>
          <w:color w:val="000000"/>
          <w:sz w:val="22"/>
          <w:lang w:eastAsia="zh-CN"/>
        </w:rPr>
        <w:t xml:space="preserve">76. Storey, A.A.; Ramírez, J.M.; Quiroz, D.; Burley, D.V.; Addison, D.J.; Walter, R.; Anderson, A.J.; Hunt, T.L.; Athens, J.S.; Huynen, L.; et al. Radiocarbon and DNA evidence for a pre-Columbian introduction of Polynesian chickens to Chile. Proceedings of the National Academy of Sciences of the United States of America 2007, 104, 10335–10339. DOI: 10.1073/pnas.0703993104.</w:t>
      </w:r>
    </w:p>
    <w:p>
      <w:pPr>
        <w:keepLines/>
        <w:suppressAutoHyphens/>
        <w:spacing w:line="276" w:lineRule="auto"/>
        <w:ind w:left="397" w:hanging="397"/>
      </w:pPr>
      <w:r>
        <w:rPr>
          <w:color w:val="000000"/>
          <w:sz w:val="22"/>
          <w:lang w:eastAsia="zh-CN"/>
        </w:rPr>
        <w:t xml:space="preserve">77. Gongora, J.; Rawlence, N.J.; Mobegi, V.A.; Jianlin, H.; Alcalde, J.A.; Matus, J.T.; Hanotte, O.; Moran, C.; Austin, J.J.; Ulm, S.; et al. Indo-European and Asian origins for Chilean and Pacific chickens revealed by mtDNA. Proceedings of the National Academy of Sciences of the United States of America 2008, 105, 10308–10313. DOI: 10.1073/pnas.0801991105.</w:t>
      </w:r>
    </w:p>
    <w:p>
      <w:pPr>
        <w:keepLines/>
        <w:suppressAutoHyphens/>
        <w:spacing w:line="276" w:lineRule="auto"/>
        <w:ind w:left="397" w:hanging="397"/>
      </w:pPr>
      <w:r>
        <w:rPr>
          <w:color w:val="000000"/>
          <w:sz w:val="22"/>
          <w:lang w:eastAsia="zh-CN"/>
        </w:rPr>
        <w:t xml:space="preserve">78. Buhring, K.; McAlister, A.; Kneebone, B.; Calás, E.; Gajardo, J.; Roa, C.; Delgado, A.; Olguin, L.; Fernandez, M.; Moreira, R.; et al. Revisiting the evidence of the Arenal 1 site: Chronologies and human interactions in central southern Chile. The Journal of Island and Coastal Archaeology 2025, 20, 399–422. DOI: 10.1080/15564894.2023.2268551.</w:t>
      </w:r>
    </w:p>
    <w:p>
      <w:pPr>
        <w:keepLines/>
        <w:suppressAutoHyphens/>
        <w:spacing w:line="276" w:lineRule="auto"/>
        <w:ind w:left="397" w:hanging="397"/>
      </w:pPr>
      <w:r>
        <w:rPr>
          <w:color w:val="000000"/>
          <w:sz w:val="22"/>
          <w:lang w:eastAsia="zh-CN"/>
        </w:rPr>
        <w:t xml:space="preserve">79. Herrera, M.B.; Thomson, V.A.; Wadley, J.J.; Piper, P.J.; Sulandari, S.; Dharmayanthi, A.B.; Kraitsek, S.; Gongora, J.; Austin, J.J. East African origins for Madagascan chickens as indicated by mitochondrial DNA. Royal Society Open Science 2017, 4, 160787. DOI: 10.1098/rsos.160787.</w:t>
      </w:r>
    </w:p>
    <w:p>
      <w:pPr>
        <w:keepLines/>
        <w:suppressAutoHyphens/>
        <w:spacing w:line="276" w:lineRule="auto"/>
        <w:ind w:left="397" w:hanging="397"/>
      </w:pPr>
      <w:r>
        <w:rPr>
          <w:color w:val="000000"/>
          <w:sz w:val="22"/>
          <w:lang w:eastAsia="zh-CN"/>
        </w:rPr>
        <w:t xml:space="preserve">80. Yonezawa, T.; Mannen, H.; Honma, K.; Matsunaga, M.; Rakotondraparany, F.; Ratsoavina, F.M.; Wu, J.; Nishibori, M.; Yamamoto, Y. Origin and spatial population structure of Malagasy native chickens based on mitochondrial DNA. Scientific Reports 2024, 14, 569. DOI: 10.1038/s41598-023-50708-x.</w:t>
      </w:r>
    </w:p>
    <w:p>
      <w:pPr>
        <w:keepLines/>
        <w:suppressAutoHyphens/>
        <w:spacing w:line="276" w:lineRule="auto"/>
        <w:ind w:left="397" w:hanging="397"/>
      </w:pPr>
      <w:r>
        <w:rPr>
          <w:color w:val="000000"/>
          <w:sz w:val="22"/>
          <w:lang w:eastAsia="zh-CN"/>
        </w:rPr>
        <w:t xml:space="preserve">81. Matsuda, Y.; Matsumoto, Y.; Higashiura, Y.; Bendesky, A.; Tsudzuki, M.; Shimmura, T. Population genomics elucidates the trajectory of chicken domestication from Asia to Japan. Poultry Science 2025, 104, 105060. DOI: 10.1016/j.psj.2025.105060.</w:t>
      </w:r>
    </w:p>
    <w:p>
      <w:pPr>
        <w:keepLines/>
        <w:suppressAutoHyphens/>
        <w:spacing w:line="276" w:lineRule="auto"/>
        <w:ind w:left="397" w:hanging="397"/>
      </w:pPr>
      <w:r>
        <w:rPr>
          <w:color w:val="000000"/>
          <w:sz w:val="22"/>
          <w:lang w:eastAsia="zh-CN"/>
        </w:rPr>
        <w:t xml:space="preserve">82. Eda, M.; Izumi, H.; Matsumi, Y. Exploring the Possibility of Successive Breeding of Chickens in the Yayoi Culture, Japan. International Journal of Osteoarchaeology 2025, 35, 392–400. DOI: 10.1002/oa.70027.</w:t>
      </w:r>
    </w:p>
    <w:p>
      <w:pPr>
        <w:keepLines/>
        <w:suppressAutoHyphens/>
        <w:spacing w:line="276" w:lineRule="auto"/>
        <w:ind w:left="397" w:hanging="397"/>
      </w:pPr>
      <w:r>
        <w:rPr>
          <w:color w:val="000000"/>
          <w:sz w:val="22"/>
          <w:lang w:eastAsia="zh-CN"/>
        </w:rPr>
        <w:t xml:space="preserve">83. Siracusano, G.; Manuelli, F.; Masseti, M. When did roosters start singing at Arslantepe? A preliminary assessment of the presence and spread of </w:t>
      </w:r>
      <w:r>
        <w:rPr>
          <w:i/>
          <w:color w:val="000000"/>
          <w:sz w:val="22"/>
          <w:lang w:eastAsia="zh-CN"/>
        </w:rPr>
        <w:t xml:space="preserve">Gallus gallus</w:t>
      </w:r>
      <w:r>
        <w:rPr>
          <w:color w:val="000000"/>
          <w:sz w:val="22"/>
          <w:lang w:eastAsia="zh-CN"/>
        </w:rPr>
        <w:t xml:space="preserve"> (Linnaeus, 1758) in Iron Age Eastern Anatolia. Anthropozoologica 2021, 56, 241–251. DOI: 10.5252/anthropozoologica2021v56a16.</w:t>
      </w:r>
    </w:p>
    <w:p>
      <w:pPr>
        <w:keepLines/>
        <w:suppressAutoHyphens/>
        <w:spacing w:line="276" w:lineRule="auto"/>
        <w:ind w:left="397" w:hanging="397"/>
      </w:pPr>
      <w:r>
        <w:rPr>
          <w:color w:val="000000"/>
          <w:sz w:val="22"/>
          <w:lang w:eastAsia="zh-CN"/>
        </w:rPr>
        <w:t xml:space="preserve">84. Perry-Gal, L.; Erlich, A.; Gilboa, A.; Bar-Oz, G. Earliest economic exploitation of chicken outside East Asia: Evidence from the Hellenistic Southern Levant. Proceedings of the National Academy of Sciences of the United States of America 2015, 112, 9849–9854. DOI: 10.1073/pnas.1504236112.</w:t>
      </w:r>
    </w:p>
    <w:p>
      <w:pPr>
        <w:keepLines/>
        <w:suppressAutoHyphens/>
        <w:spacing w:line="276" w:lineRule="auto"/>
        <w:ind w:left="397" w:hanging="397"/>
      </w:pPr>
      <w:r>
        <w:rPr>
          <w:color w:val="000000"/>
          <w:sz w:val="22"/>
          <w:lang w:eastAsia="zh-CN"/>
        </w:rPr>
        <w:t xml:space="preserve">85. Allen, M.G. Animalscapes and Empire: New Perspectives on the Iron Age/Romano-British Transition. PhD thesis, University of Nottingham, Nottingham, UK, 2011.</w:t>
      </w:r>
    </w:p>
    <w:p>
      <w:pPr>
        <w:keepLines/>
        <w:suppressAutoHyphens/>
        <w:spacing w:line="276" w:lineRule="auto"/>
        <w:ind w:left="397" w:hanging="397"/>
      </w:pPr>
      <w:r>
        <w:rPr>
          <w:color w:val="000000"/>
          <w:sz w:val="22"/>
          <w:lang w:eastAsia="zh-CN"/>
        </w:rPr>
        <w:t xml:space="preserve">86. Maltby, M.; Allen, M.; Best, J.; Fothergill, B.T.; Demarchi, B. Counting Roman chickens: Multidisciplinary approaches to human-chicken interactions in Roman Britain. Journal of Archaeological Science: Reports 2018, 19, 1003–1015. DOI: 10.1016/j.jasrep.2017.09.013.</w:t>
      </w:r>
    </w:p>
    <w:p>
      <w:pPr>
        <w:keepLines/>
        <w:suppressAutoHyphens/>
        <w:spacing w:line="276" w:lineRule="auto"/>
        <w:ind w:left="397" w:hanging="397"/>
      </w:pPr>
      <w:r>
        <w:rPr>
          <w:color w:val="000000"/>
          <w:sz w:val="22"/>
          <w:lang w:eastAsia="zh-CN"/>
        </w:rPr>
        <w:t xml:space="preserve">87. Olli, S.; Gustavsson, R.; Kivikero, H.; Lõugas, L.; Mannermaa, K.; Piličiauskienė, G.; Rannamäe, E.; Searle, J.B.; Kvist, L.; Honka, J. Ancient DNA unravels the history of chickens in the Baltic Sea region and the continuity of landrace lineages. Heredity 2026, 135, 397–408. DOI: 10.1038/s41437-026-00842-9.</w:t>
      </w:r>
    </w:p>
    <w:p>
      <w:pPr>
        <w:keepLines/>
        <w:suppressAutoHyphens/>
        <w:spacing w:line="276" w:lineRule="auto"/>
        <w:ind w:left="397" w:hanging="397"/>
      </w:pPr>
      <w:r>
        <w:rPr>
          <w:color w:val="000000"/>
          <w:sz w:val="22"/>
          <w:lang w:eastAsia="zh-CN"/>
        </w:rPr>
        <w:t xml:space="preserve">88. Rubin, C.J.; Zody, M.C.; Eriksson, J.; Meadows, J.R.S.; Sherwood, E.; Webster, M.T.; Jiang, L.; Ingman, M.; Sharpe, T.; Ka, S.; et al. Whole-genome resequencing reveals loci under selection during chicken domestication. Nature 2010, 464, 587–591. DOI: 10.1038/nature08832.</w:t>
      </w:r>
    </w:p>
    <w:p>
      <w:pPr>
        <w:keepLines/>
        <w:suppressAutoHyphens/>
        <w:spacing w:line="276" w:lineRule="auto"/>
        <w:ind w:left="397" w:hanging="397"/>
      </w:pPr>
      <w:r>
        <w:rPr>
          <w:color w:val="000000"/>
          <w:sz w:val="22"/>
          <w:lang w:eastAsia="zh-CN"/>
        </w:rPr>
        <w:t xml:space="preserve">89. Karlsson, A.C.; Fallahshahroudi, A.; Johnsen, H.; Hagenblad, J.; Wright, D.; Andersson, L.; Jensen, P. A domestication related mutation in the thyroid stimulating hormone receptor gene (</w:t>
      </w:r>
      <w:r>
        <w:rPr>
          <w:i/>
          <w:color w:val="000000"/>
          <w:sz w:val="22"/>
          <w:lang w:eastAsia="zh-CN"/>
        </w:rPr>
        <w:t xml:space="preserve">TSHR</w:t>
      </w:r>
      <w:r>
        <w:rPr>
          <w:color w:val="000000"/>
          <w:sz w:val="22"/>
          <w:lang w:eastAsia="zh-CN"/>
        </w:rPr>
        <w:t xml:space="preserve">) modulates photoperiodic response and reproduction in chickens. General and Comparative Endocrinology 2016, 228, 69–78. DOI: 10.1016/j.ygcen.2016.02.010.</w:t>
      </w:r>
    </w:p>
    <w:p>
      <w:pPr>
        <w:keepLines/>
        <w:suppressAutoHyphens/>
        <w:spacing w:line="276" w:lineRule="auto"/>
        <w:ind w:left="397" w:hanging="397"/>
      </w:pPr>
      <w:r>
        <w:rPr>
          <w:color w:val="000000"/>
          <w:sz w:val="22"/>
          <w:lang w:eastAsia="zh-CN"/>
        </w:rPr>
        <w:t xml:space="preserve">90. Fallahshahroudi, A.; Johnsson, M.; Sorato, E.; Ubhayasekera, S.J.K.A.; Bergquist, J.; Altimiras, J.; Jensen, P. Effects of the domestic thyroid stimulating hormone receptor (</w:t>
      </w:r>
      <w:r>
        <w:rPr>
          <w:i/>
          <w:color w:val="000000"/>
          <w:sz w:val="22"/>
          <w:lang w:eastAsia="zh-CN"/>
        </w:rPr>
        <w:t xml:space="preserve">TSHR</w:t>
      </w:r>
      <w:r>
        <w:rPr>
          <w:color w:val="000000"/>
          <w:sz w:val="22"/>
          <w:lang w:eastAsia="zh-CN"/>
        </w:rPr>
        <w:t xml:space="preserve">) variant on the hypothalamic-pituitary-thyroid axis and behavior in chicken. Genetics 2021, 217, iyaa050. DOI: 10.1093/genetics/iyaa050.</w:t>
      </w:r>
    </w:p>
    <w:p>
      <w:pPr>
        <w:keepLines/>
        <w:suppressAutoHyphens/>
        <w:spacing w:line="276" w:lineRule="auto"/>
        <w:ind w:left="397" w:hanging="397"/>
      </w:pPr>
      <w:r>
        <w:rPr>
          <w:color w:val="000000"/>
          <w:sz w:val="22"/>
          <w:lang w:eastAsia="zh-CN"/>
        </w:rPr>
        <w:t>91. Girdland Flink, L.; Allen, R.; Barnett, R.; Malmström, H.; Peters, J.; Eriksson, J.; Andersson, L.; Dobney, K.; Larson, G. Establishing the validity of domestication genes using DNA from ancient chickens. Proceedings of the National Academy of Sciences of the United States of America 2014, 111, 6184–6189. DOI: 10.1073/pnas.1308939110.</w:t>
      </w:r>
    </w:p>
    <w:p>
      <w:pPr>
        <w:keepLines/>
        <w:suppressAutoHyphens/>
        <w:spacing w:line="276" w:lineRule="auto"/>
        <w:ind w:left="397" w:hanging="397"/>
      </w:pPr>
      <w:r>
        <w:rPr>
          <w:color w:val="000000"/>
          <w:sz w:val="22"/>
          <w:lang w:eastAsia="zh-CN"/>
        </w:rPr>
        <w:t>92. Loog, L.; Thomas, M.G.; Barnett, R.; Allen, R.; Sykes, N.; Paxinos, P.D.; Lebrasseur, O.; Dobney, K.; Peters, J.; Manica, A.; et al. Inferring Allele Frequency Trajectories from Ancient DNA Indicates That Selection on a Chicken Gene Coincided with Changes in Medieval Husbandry Practices. Molecular Biology and Evolution 2017, 34, 1981–1990. DOI: 10.1093/molbev/msx142.</w:t>
      </w:r>
    </w:p>
    <w:p>
      <w:pPr>
        <w:keepLines/>
        <w:suppressAutoHyphens/>
        <w:spacing w:line="276" w:lineRule="auto"/>
        <w:ind w:left="397" w:hanging="397"/>
      </w:pPr>
      <w:r>
        <w:rPr>
          <w:color w:val="000000"/>
          <w:sz w:val="22"/>
          <w:lang w:eastAsia="zh-CN"/>
        </w:rPr>
        <w:t>93. Lyu, W.; Dai, X.; Beaumont, M.; Yu, F.; He, Z. Inferring the timing and strength of natural selection and gene migration in the evolution of chicken from ancient DNA data. Molecular Ecology Resources 2022, 22, 1362–1379. DOI: 10.1111/1755-0998.13553.</w:t>
      </w:r>
    </w:p>
    <w:p>
      <w:pPr>
        <w:keepLines/>
        <w:suppressAutoHyphens/>
        <w:spacing w:line="276" w:lineRule="auto"/>
        <w:ind w:left="397" w:hanging="397"/>
      </w:pPr>
      <w:r>
        <w:t xml:space="preserve">94. Endo, H.; Tsunekawa, N.; Kudo, K.; Oshida, T.; Motokawa, M.; Sonoe, M.; Wanghongsa, S.; Tirawattanawanich, C.; Phimphachanhvongsod, V.; Sasaki, T.; et al. Comparative morphological study of skeletal muscle weight among the red jungle fowl (</w:t>
      </w:r>
      <w:r>
        <w:rPr>
          <w:i/>
        </w:rPr>
        <w:t xml:space="preserve">Gallus gallus</w:t>
      </w:r>
      <w:r>
        <w:t xml:space="preserve">) and various fowl breeds (</w:t>
      </w:r>
      <w:r>
        <w:rPr>
          <w:i/>
        </w:rPr>
        <w:t xml:space="preserve">Gallus domesticus</w:t>
      </w:r>
      <w:r>
        <w:t xml:space="preserve">). Journal of Experimental Zoology Part B: Molecular and Developmental Evolution 2022, 338, 542–551. DOI: 10.1002/jez.b.23111.</w:t>
      </w:r>
    </w:p>
    <w:p>
      <w:pPr>
        <w:keepLines/>
        <w:suppressAutoHyphens/>
        <w:spacing w:line="276" w:lineRule="auto"/>
        <w:ind w:left="397" w:hanging="397"/>
      </w:pPr>
      <w:r>
        <w:rPr>
          <w:color w:val="000000"/>
          <w:sz w:val="22"/>
          <w:lang w:eastAsia="zh-CN"/>
        </w:rPr>
        <w:t xml:space="preserve">95. Ma, C.; Liebing, A.D.; Kleinau, G.; Kamprad, A.; Calabrese, L.; Szczepek, M.; Li, Z.; Larsson, M.; Scheerer, P.; Stäubert, C.; et al. Ultrarapid </w:t>
      </w:r>
      <w:r>
        <w:rPr>
          <w:i/>
          <w:color w:val="000000"/>
          <w:sz w:val="22"/>
          <w:lang w:eastAsia="zh-CN"/>
        </w:rPr>
        <w:t xml:space="preserve">MC1R</w:t>
      </w:r>
      <w:r>
        <w:rPr>
          <w:color w:val="000000"/>
          <w:sz w:val="22"/>
          <w:lang w:eastAsia="zh-CN"/>
        </w:rPr>
        <w:t xml:space="preserve"> protein and associated plumage color evolution in the domestic chicken. Proceedings of the National Academy of Sciences of the United States of America 2026, 123, e2605288123. DOI: 10.1073/pnas.2605288123.</w:t>
      </w:r>
    </w:p>
    <w:p>
      <w:pPr>
        <w:keepLines/>
        <w:suppressAutoHyphens/>
        <w:spacing w:line="276" w:lineRule="auto"/>
        <w:ind w:left="397" w:hanging="397"/>
      </w:pPr>
      <w:r>
        <w:t xml:space="preserve">96. Feng, C.; Gao, Y.; Dorshorst, B.; Song, C.; Gu, X.; Li, Q.; Li, J.; Liu, T.; Rubin, C.J.; Zhao, Y.; et al. A cis-Regulatory Mutation of PDSS2 Causes Silky-Feather in Chickens. PLoS Genetics 2014, 10, e1004576. DOI: 10.1371/journal.pgen.1004576.</w:t>
      </w:r>
    </w:p>
    <w:p>
      <w:pPr>
        <w:keepLines/>
        <w:suppressAutoHyphens/>
        <w:spacing w:line="276" w:lineRule="auto"/>
        <w:ind w:left="397" w:hanging="397"/>
      </w:pPr>
      <w:r>
        <w:t xml:space="preserve">97. Mou, C.; Pitel, F.; Gourichon, D.; Vignoles, F.; Tzika, A.; Tato, P.; Yu, L.; Burt, D.W.; Bed'hom, B.; Tixier-Boichard, M.; et al. Cryptic Patterning of Avian Skin Confers a Developmental Facility for Loss of Neck Feathering. PLoS Biology 2011, 9, e1001028. DOI: 10.1371/journal.pbio.1001028.</w:t>
      </w:r>
    </w:p>
    <w:p>
      <w:pPr>
        <w:keepLines/>
        <w:suppressAutoHyphens/>
        <w:spacing w:line="276" w:lineRule="auto"/>
        <w:ind w:left="397" w:hanging="397"/>
      </w:pPr>
      <w:r>
        <w:t xml:space="preserve">98. Imsland, F.; Feng, C.; Boije, H.; Bed'hom, B.; Fillon, V.; Dorshorst, B.; Rubin, C.J.; Liu, R.; Gao, Y.; Gu, X.; et al. The Rose-comb Mutation in Chickens Constitutes a Structural Rearrangement Causing Both Altered Comb Morphology and Defective Sperm Motility. PLoS Genetics 2012, 8, e1002775. DOI: 10.1371/journal.pgen.1002775.</w:t>
      </w:r>
    </w:p>
    <w:p>
      <w:pPr>
        <w:keepLines/>
        <w:suppressAutoHyphens/>
        <w:spacing w:line="276" w:lineRule="auto"/>
        <w:ind w:left="397" w:hanging="397"/>
      </w:pPr>
      <w:r>
        <w:t xml:space="preserve">99. Núñez-León, D.; Cordero, G.A.; Schlindwein, X.; Jensen, P.; Stoeckli, E.; Sánchez-Villagra, M.R.; Werneburg, I. Shifts in growth, but not differentiation, foreshadow the formation of exaggerated forms under chicken domestication. Proceedings of the Royal Society B: Biological Sciences 2021, 288, 20210392. DOI: 10.1098/rspb.2021.0392.</w:t>
      </w:r>
    </w:p>
    <w:p>
      <w:pPr>
        <w:keepLines/>
        <w:suppressAutoHyphens/>
        <w:spacing w:line="276" w:lineRule="auto"/>
        <w:ind w:left="397" w:hanging="397"/>
      </w:pPr>
      <w:r>
        <w:rPr>
          <w:color w:val="000000"/>
          <w:sz w:val="22"/>
          <w:lang w:eastAsia="zh-CN"/>
        </w:rPr>
        <w:t xml:space="preserve">100. Gheyas, A.A.; Vallejo-Trujillo, A.; Kebede, A.; Lozano-Jaramillo, M.; Dessie, T.; Smith, J.; Hanotte, O. Integrated Environmental and Genomic Analysis Reveals the Drivers of Local Adaptation in African Indigenous Chickens. Molecular Biology and Evolution 2021, 38, 4268–4285. DOI: 10.1093/molbev/msab156.</w:t>
      </w:r>
    </w:p>
    <w:p>
      <w:pPr>
        <w:keepLines/>
        <w:suppressAutoHyphens/>
        <w:spacing w:line="276" w:lineRule="auto"/>
        <w:ind w:left="397" w:hanging="397"/>
      </w:pPr>
      <w:r>
        <w:t xml:space="preserve">101. Schütz, K.E.; Jensen, P. Effects of Resource Allocation on Behavioural Strategies: A Comparison of Red Junglefowl (</w:t>
      </w:r>
      <w:r>
        <w:rPr>
          <w:i/>
        </w:rPr>
        <w:t xml:space="preserve">Gallus gallus</w:t>
      </w:r>
      <w:r>
        <w:t xml:space="preserve">) and Two Domesticated Breeds of Poultry. Ethology 2001, 107, 753–765. DOI: 10.1046/j.1439-0310.2001.00703.x.</w:t>
      </w:r>
    </w:p>
    <w:p>
      <w:pPr>
        <w:keepLines/>
        <w:suppressAutoHyphens/>
        <w:spacing w:line="276" w:lineRule="auto"/>
        <w:ind w:left="397" w:hanging="397"/>
      </w:pPr>
      <w:r>
        <w:t xml:space="preserve">102. Soleimani, A.F.; Zulkifli, I.; Omar, A.R.; Raha, A.R. Physiological responses of 3 chicken breeds to acute heat stress. Poultry Science 2011, 90, 1435–1440. DOI: 10.3382/ps.2011-01381.</w:t>
      </w:r>
    </w:p>
    <w:p>
      <w:pPr>
        <w:keepLines/>
        <w:suppressAutoHyphens/>
        <w:spacing w:line="276" w:lineRule="auto"/>
        <w:ind w:left="397" w:hanging="397"/>
      </w:pPr>
      <w:r>
        <w:t xml:space="preserve">103. Demree, R.; Jensen, P. Domesticated chickens interact more with humans and are more explorative than Red Junglefowl. Frontiers in Veterinary Science 2024, 11, 1523047. DOI: 10.3389/fvets.2024.1523047.</w:t>
      </w:r>
    </w:p>
    <w:p>
      <w:pPr>
        <w:keepLines/>
        <w:suppressAutoHyphens/>
        <w:spacing w:line="276" w:lineRule="auto"/>
        <w:ind w:left="397" w:hanging="397"/>
      </w:pPr>
      <w:r>
        <w:t xml:space="preserve">104. Fallahshahroudi, A.; Løtvedt, P.; Bélteky, J.; Altimiras, J.; Jensen, P. Changes in pituitary gene expression may underlie multiple domesticated traits in chickens. Heredity 2019, 122, 195–204. DOI: 10.1038/s41437-018-0092-z.</w:t>
      </w:r>
    </w:p>
    <w:p>
      <w:pPr>
        <w:keepLines/>
        <w:suppressAutoHyphens/>
        <w:spacing w:line="276" w:lineRule="auto"/>
        <w:ind w:left="397" w:hanging="397"/>
      </w:pPr>
      <w:r>
        <w:t xml:space="preserve">105. Höglund, A.; Henriksen, R.; Fogelholm, J.; Churcher, A.M.; Guerrero-Bosagna, C.M.; Martinez-Barrio, A.; Johnsson, M.; Jensen, P.; Wright, D. The methylation landscape and its role in domestication and gene regulation in the chicken. Nature Ecology &amp; Evolution 2020, 4, 1713–1724. DOI: 10.1038/s41559-020-01310-1.</w:t>
      </w:r>
    </w:p>
    <w:p>
      <w:pPr>
        <w:keepLines/>
        <w:suppressAutoHyphens/>
        <w:spacing w:line="276" w:lineRule="auto"/>
        <w:ind w:left="397" w:hanging="397"/>
      </w:pPr>
      <w:r>
        <w:t xml:space="preserve">106. Jackson, S.; Diamond, J. Metabolic and digestive responses to artificial selection in chickens. Evolution 1996, 50, 1638–1650. DOI: 10.1111/j.1558-5646.1996.tb03936.x.</w:t>
      </w:r>
    </w:p>
    <w:p>
      <w:pPr>
        <w:keepLines/>
        <w:suppressAutoHyphens/>
        <w:spacing w:line="276" w:lineRule="auto"/>
        <w:ind w:left="397" w:hanging="397"/>
      </w:pPr>
      <w:r>
        <w:t xml:space="preserve">107. Dunn, I.C.; Meddle, S.L.; Wilson, P.W.; Wardle, C.A.; Law, A.S.; Bishop, V.R.; Hindar, C.; Robertson, G.W.; Burt, D.W.; Ellison, S.J.H.; et al. Decreased expression of the satiety signal receptor CCKAR is responsible for increased growth and body weight during the domestication of chickens. American Journal of Physiology-Endocrinology and Metabolism 2013, 304, E909–E921. DOI: 10.1152/ajpendo.00580.2012.</w:t>
      </w:r>
    </w:p>
    <w:p>
      <w:pPr>
        <w:keepLines/>
        <w:suppressAutoHyphens/>
        <w:spacing w:line="276" w:lineRule="auto"/>
        <w:ind w:left="397" w:hanging="397"/>
      </w:pPr>
      <w:r>
        <w:t xml:space="preserve">108. Wang, Z.; Reid, A.M.A.; Wilson, P.W.; Dunn, I.C. Identification of the Core Promoter and Variants Regulating Chicken CCKAR Expression. Genes 2022, 13, 1083. DOI: 10.3390/genes13061083.</w:t>
      </w:r>
    </w:p>
    <w:p>
      <w:pPr>
        <w:keepLines/>
        <w:suppressAutoHyphens/>
        <w:spacing w:line="276" w:lineRule="auto"/>
        <w:ind w:left="397" w:hanging="397"/>
      </w:pPr>
      <w:r>
        <w:t xml:space="preserve">109. Wright, D.; Rubin, C.; Schutz, K.; Kerje, S.; Kindmark, A.; Brandström, H.; Andersson, L.; Pizzari, T.; Jensen, P. Onset of Sexual Maturity in Female Chickens is Genetically Linked to Loci Associated with Fecundity and a Sexual Ornament. Reproduction in Domestic Animals 2012, 47 (Suppl. 1), 31–36. DOI: 10.1111/j.1439-0531.2011.01963.x.</w:t>
      </w:r>
    </w:p>
    <w:p>
      <w:pPr>
        <w:keepLines/>
        <w:suppressAutoHyphens/>
        <w:spacing w:line="276" w:lineRule="auto"/>
        <w:ind w:left="397" w:hanging="397"/>
      </w:pPr>
      <w:r>
        <w:t xml:space="preserve">110. Johnsson, M.; Gustafson, I.; Rubin, C.J.; Sahlqvist, A.S.; Jonsson, K.B.; Kerje, S.; Ekwall, O.; Kämpe, O.; Andersson, L.; Jensen, P.; et al. A Sexual Ornament in Chickens Is Affected by Pleiotropic Alleles at HAO1 and BMP2, Selected during Domestication. PLoS Genetics 2012, 8, e1002914. DOI: 10.1371/journal.pgen.1002914.</w:t>
      </w:r>
    </w:p>
    <w:p>
      <w:pPr>
        <w:keepLines/>
        <w:suppressAutoHyphens/>
        <w:spacing w:line="276" w:lineRule="auto"/>
        <w:ind w:left="397" w:hanging="397"/>
      </w:pPr>
      <w:r>
        <w:t xml:space="preserve">111. Basheer, A.; Haley, C.S.; Law, A.; Windsor, D.; Morrice, D.; Talbot, R.; Wilson, P.W.; Sharp, P.J.; Dunn, I.C. Genetic loci inherited from hens lacking maternal behaviour both inhibit and paradoxically promote this behaviour. Genetics Selection Evolution 2015, 47, 100. DOI: 10.1186/s12711-015-0180-y.</w:t>
      </w:r>
    </w:p>
    <w:p>
      <w:pPr>
        <w:keepLines/>
        <w:suppressAutoHyphens/>
        <w:spacing w:line="276" w:lineRule="auto"/>
        <w:ind w:left="397" w:hanging="397"/>
      </w:pPr>
      <w:r>
        <w:t xml:space="preserve">112. Johnsson, M.; Jonsson, K.B.; Andersson, L.; Jensen, P.; Wright, D. Quantitative Trait Locus and Genetical Genomics Analysis Identifies Putatively Causal Genes for Fecundity and Brooding in the Chicken. G3: Genes, Genomes, Genetics 2016, 6, 311–319. DOI: 10.1534/g3.115.024299.</w:t>
      </w:r>
    </w:p>
    <w:p>
      <w:pPr>
        <w:keepLines/>
        <w:suppressAutoHyphens/>
        <w:spacing w:line="276" w:lineRule="auto"/>
        <w:ind w:left="397" w:hanging="397"/>
      </w:pPr>
      <w:r>
        <w:t xml:space="preserve">113. Chen, L.; Wang, X.; Cheng, D.; Chen, K.; Fan, Y.; Wu, G.; You, J.; Liu, S.; Mao, H.; Ren, J. Population genetic analyses of seven Chinese indigenous chicken breeds in a context of global breeds. Animal Genetics 2019, 50, 82–86. DOI: 10.1111/age.12732.</w:t>
      </w:r>
    </w:p>
    <w:p>
      <w:pPr>
        <w:keepLines/>
        <w:suppressAutoHyphens/>
        <w:spacing w:line="276" w:lineRule="auto"/>
        <w:ind w:left="397" w:hanging="397"/>
      </w:pPr>
      <w:r>
        <w:t xml:space="preserve">114. Mahammi, F.Z.; Gaouar, S.B.S.; Laloë, D.; Faugeras, R.; Tabet-Aoul, N.; Rognon, X.; Tixier-Boichard, M.; Saidi-Mehtar, N. A molecular analysis of the patterns of genetic diversity in local chickens from western Algeria in comparison with commercial lines and wild jungle fowls. Journal of Animal Breeding and Genetics 2016, 133, 59–70. DOI: 10.1111/jbg.12151.</w:t>
      </w:r>
    </w:p>
    <w:p>
      <w:pPr>
        <w:keepLines/>
        <w:suppressAutoHyphens/>
        <w:spacing w:line="276" w:lineRule="auto"/>
        <w:ind w:left="397" w:hanging="397"/>
      </w:pPr>
      <w:r>
        <w:t xml:space="preserve">115. Mujyambere, V.; Adomako, K.; Ntawubizi, M.; Nyinawamwiza, L.; Uwihirwe, J.; Kena, A.W. Genetic diversity and relationship of Bugesera and Rwamagana indigenous chicken populations with SASSO chickens using DArTseq SNPs. PLOS ONE 2025, 20, e0331316. DOI: 10.1371/journal.pone.0331316.</w:t>
      </w:r>
    </w:p>
    <w:p>
      <w:pPr>
        <w:keepLines/>
        <w:suppressAutoHyphens/>
        <w:spacing w:line="276" w:lineRule="auto"/>
        <w:ind w:left="397" w:hanging="397"/>
      </w:pPr>
      <w:r>
        <w:t xml:space="preserve">116. Demir, E.; Argun Karsli, B.; Özdemir, D.; Bilginer, U.; Doğru, H.; Kaya, S.; Atmaca, V.; Tufan, N.; Demir, E.; Karsli, T. Genome-wide comparative analysis of variability and population structure between autochthonous Turkish chicken breeds and commercial hybrid lines. Poultry Science 2025, 104, 105193. DOI: 10.1016/j.psj.2025.105193.</w:t>
      </w:r>
    </w:p>
    <w:p>
      <w:pPr>
        <w:keepLines/>
        <w:suppressAutoHyphens/>
        <w:spacing w:line="276" w:lineRule="auto"/>
        <w:ind w:left="397" w:hanging="397"/>
      </w:pPr>
      <w:r>
        <w:t xml:space="preserve">117. Peterson, A.T.; Brisbin, I.L., Jr. Genetic endangerment of wild Red Junglefowl </w:t>
      </w:r>
      <w:r>
        <w:rPr>
          <w:i/>
        </w:rPr>
        <w:t xml:space="preserve">Gallus gallus</w:t>
      </w:r>
      <w:r>
        <w:t xml:space="preserve">? Bird Conservation International 1998, 8, 387–394. DOI: 10.1017/s0959270900002148.</w:t>
      </w:r>
    </w:p>
    <w:p>
      <w:pPr>
        <w:keepLines/>
        <w:suppressAutoHyphens/>
        <w:spacing w:line="276" w:lineRule="auto"/>
        <w:ind w:left="397" w:hanging="397"/>
      </w:pPr>
      <w:r>
        <w:t xml:space="preserve">118. Brisbin, I.L., Jr.; Peterson, A.T. Playing chicken with red junglefowl: identifying phenotypic markers of genetic purity in </w:t>
      </w:r>
      <w:r>
        <w:rPr>
          <w:i/>
        </w:rPr>
        <w:t xml:space="preserve">Gallus gallus</w:t>
      </w:r>
      <w:r>
        <w:t xml:space="preserve">. Animal Conservation 2007, 10, 429–435. DOI: 10.1111/j.1469-1795.2007.00112.x.</w:t>
      </w:r>
    </w:p>
    <w:p>
      <w:pPr>
        <w:keepLines/>
        <w:suppressAutoHyphens/>
        <w:spacing w:line="276" w:lineRule="auto"/>
        <w:ind w:left="397" w:hanging="397"/>
      </w:pPr>
      <w:r>
        <w:t xml:space="preserve">119. Thakur, M.; Fernandes, M.; Sathyakumar, S.; Singh, S.K.; Vijh, R.K.; Han, J.; Wu, D.D.; Zhang, Y.P. Understanding the cryptic introgression and mixed ancestry of Red Junglefowl in India. PLOS ONE 2018, 13, e0204351. DOI: 10.1371/journal.pone.0204351.</w:t>
      </w:r>
    </w:p>
    <w:p>
      <w:pPr>
        <w:keepLines/>
        <w:suppressAutoHyphens/>
        <w:spacing w:line="276" w:lineRule="auto"/>
        <w:ind w:left="397" w:hanging="397"/>
      </w:pPr>
      <w:r>
        <w:t xml:space="preserve">120. Wu, M.Y.; Low, G.W.; Forcina, G.; van Grouw, H.; Lee, B.P.Y.-H.; Oh, R.R.Y.; Rheindt, F.E. Historic and modern genomes unveil a domestic introgression gradient in a wild red junglefowl population. Evolutionary Applications 2020, 13, 2300–2315. DOI: 10.1111/eva.13023.</w:t>
      </w:r>
    </w:p>
    <w:p>
      <w:pPr>
        <w:keepLines/>
        <w:suppressAutoHyphens/>
        <w:spacing w:line="276" w:lineRule="auto"/>
        <w:ind w:left="397" w:hanging="397"/>
      </w:pPr>
      <w:r>
        <w:rPr>
          <w:color w:val="000000"/>
          <w:sz w:val="22"/>
          <w:lang w:eastAsia="zh-CN"/>
        </w:rPr>
        <w:t xml:space="preserve">121. Berthouly, C.; Leroy, G.; Nhu Van, T.; Hoang Thanh, H.; Bed’Hom, B.; Trong Nguyen, B.; Vu Chi, C.; Monicat, F.; Tixier-Boichard, M.; Verrier, E.; et al. Genetic analysis of local Vietnamese chickens provides evidence of gene flow from wild to domestic populations. BMC Genetics 2009, 10, 1. DOI: 10.1186/1471-2156-10-1.</w:t>
      </w:r>
    </w:p>
    <w:p>
      <w:pPr>
        <w:keepLines/>
        <w:suppressAutoHyphens/>
        <w:spacing w:line="276" w:lineRule="auto"/>
        <w:ind w:left="397" w:hanging="397"/>
      </w:pPr>
      <w:r>
        <w:rPr>
          <w:color w:val="000000"/>
          <w:sz w:val="22"/>
          <w:lang w:eastAsia="zh-CN"/>
        </w:rPr>
        <w:t xml:space="preserve">122. Berthouly-Salazar, C.; Rognon, X.; Nhu Van, T.; Gély, M.; Vu Chi, C.; Tixier-Boichard, M.; Bed’Hom, B.; Bruneau, N.; Verrier, E.; Maillard, J.-C.; et al. Vietnamese chickens: a gate towards Asian genetic diversity. BMC Genetics 2010, 11, 53. DOI: 10.1186/1471-2156-11-53.</w:t>
      </w:r>
    </w:p>
    <w:p>
      <w:pPr>
        <w:keepLines/>
        <w:suppressAutoHyphens/>
        <w:spacing w:line="276" w:lineRule="auto"/>
        <w:ind w:left="397" w:hanging="397"/>
      </w:pPr>
      <w:r>
        <w:t xml:space="preserve">123. Gering, E.; Incorvaia, D.; Henriksen, R.; Conner, J.; Getty, T.; Wright, D. Getting Back to Nature: Feralization in Animals and Plants. Trends in Ecology &amp; Evolution 2019, 34, 1137–1151. DOI: 10.1016/j.tree.2019.07.018.</w:t>
      </w:r>
    </w:p>
    <w:p>
      <w:pPr>
        <w:keepLines/>
        <w:suppressAutoHyphens/>
        <w:spacing w:line="276" w:lineRule="auto"/>
        <w:ind w:left="397" w:hanging="397"/>
      </w:pPr>
      <w:r>
        <w:rPr>
          <w:color w:val="000000"/>
          <w:sz w:val="22"/>
          <w:lang w:eastAsia="zh-CN"/>
        </w:rPr>
        <w:t xml:space="preserve">124. Martin Cerezo, M.L.; López, S.; van Dorp, L.; Hellenthal, G.; Johnsson, M.; Gering, E.; Henriksen, R.; Wright, D. Population structure and hybridisation in a population of Hawaiian feral chickens. Heredity 2023, 130, 154–162. DOI: 10.1038/s41437-022-00589-z.</w:t>
      </w:r>
    </w:p>
    <w:p>
      <w:pPr>
        <w:keepLines/>
        <w:suppressAutoHyphens/>
        <w:spacing w:line="276" w:lineRule="auto"/>
        <w:ind w:left="397" w:hanging="397"/>
      </w:pPr>
      <w:r>
        <w:t xml:space="preserve">125. Lawson, D.J.; van Dorp, L.; Falush, D. A tutorial on how not to over-interpret STRUCTURE and ADMIXTURE bar plots. Nature Communications 2018, 9, 3258. DOI: 10.1038/s41467-018-05257-7.</w:t>
      </w:r>
    </w:p>
    <w:p>
      <w:pPr>
        <w:keepLines/>
        <w:suppressAutoHyphens/>
        <w:spacing w:line="276" w:lineRule="auto"/>
        <w:ind w:left="397" w:hanging="397"/>
      </w:pPr>
      <w:r>
        <w:t xml:space="preserve">126. Cai, Z.F.; Liu, B.; Yin, T.T.; Ma, C.; Han, Z.T.; Gu, L.H.; Zhang, C.; Wu, F.; Liu, L.S.; Shi, X.; et al. Harnessing Deep Learning in Searching Wild Relatives of Domestic Animals. Molecular Ecology Resources 2026, 26, e70133. DOI: 10.1111/1755-0998.70133.</w:t>
      </w:r>
    </w:p>
    <w:sectPr>
      <w:pgSz w:w="11906" w:h="16838"/>
      <w:pgMar w:top="1134" w:right="1134" w:bottom="1134"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w:panose1 w:val="02070409020205020404"/>
    <w:charset w:val="00"/>
    <w:family w:val="auto"/>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43"/>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00" w:line="324" w:lineRule="auto"/>
      <w:ind w:firstLine="480"/>
    </w:pPr>
    <w:rPr>
      <w:rFonts w:eastAsia="宋体"/>
      <w:sz w:val="24"/>
    </w:rPr>
  </w:style>
  <w:style w:type="paragraph" w:styleId="1">
    <w:name w:val="heading 1"/>
    <w:basedOn w:val="a"/>
    <w:next w:val="a"/>
    <w:link w:val="10"/>
    <w:uiPriority w:val="9"/>
    <w:qFormat/>
    <w:pPr>
      <w:keepNext/>
      <w:keepLines/>
      <w:spacing w:before="200" w:after="120"/>
      <w:ind w:firstLine="0"/>
      <w:outlineLvl w:val="0"/>
    </w:pPr>
    <w:rPr>
      <w:b/>
      <w:bCs/>
      <w:color w:val="000000"/>
      <w:sz w:val="28"/>
      <w:szCs w:val="28"/>
    </w:rPr>
  </w:style>
  <w:style w:type="paragraph" w:styleId="2">
    <w:name w:val="heading 2"/>
    <w:basedOn w:val="a"/>
    <w:next w:val="a"/>
    <w:link w:val="20"/>
    <w:uiPriority w:val="9"/>
    <w:unhideWhenUsed/>
    <w:qFormat/>
    <w:pPr>
      <w:keepNext/>
      <w:keepLines/>
      <w:spacing w:before="200" w:after="120"/>
      <w:ind w:firstLine="0"/>
      <w:outlineLvl w:val="1"/>
    </w:pPr>
    <w:rPr>
      <w:b/>
      <w:bCs/>
      <w:color w:val="000000"/>
      <w:sz w:val="26"/>
      <w:szCs w:val="26"/>
    </w:rPr>
  </w:style>
  <w:style w:type="paragraph" w:styleId="3">
    <w:name w:val="heading 3"/>
    <w:basedOn w:val="a"/>
    <w:next w:val="a"/>
    <w:link w:val="30"/>
    <w:uiPriority w:val="9"/>
    <w:unhideWhenUsed/>
    <w:qFormat/>
    <w:pPr>
      <w:keepNext/>
      <w:keepLines/>
      <w:spacing w:before="200" w:after="0"/>
      <w:outlineLvl w:val="2"/>
    </w:pPr>
    <w:rPr>
      <w:b/>
      <w:bCs/>
      <w:color w:val="000000"/>
    </w:rPr>
  </w:style>
  <w:style w:type="paragraph" w:styleId="4">
    <w:name w:val="heading 4"/>
    <w:basedOn w:val="a"/>
    <w:next w:val="a"/>
    <w:link w:val="40"/>
    <w:uiPriority w:val="9"/>
    <w:semiHidden/>
    <w:unhideWhenUsed/>
    <w:qFormat/>
    <w:pPr>
      <w:keepNext/>
      <w:keepLines/>
      <w:spacing w:before="200" w:after="0"/>
      <w:outlineLvl w:val="3"/>
    </w:pPr>
    <w:rPr>
      <w:b/>
      <w:bCs/>
      <w:i/>
      <w:iCs/>
      <w:color w:val="000000"/>
    </w:rPr>
  </w:style>
  <w:style w:type="paragraph" w:styleId="5">
    <w:name w:val="heading 5"/>
    <w:basedOn w:val="a"/>
    <w:next w:val="a"/>
    <w:link w:val="50"/>
    <w:uiPriority w:val="9"/>
    <w:semiHidden/>
    <w:unhideWhenUsed/>
    <w:qFormat/>
    <w:pPr>
      <w:keepNext/>
      <w:keepLines/>
      <w:spacing w:before="200" w:after="0"/>
      <w:outlineLvl w:val="4"/>
    </w:pPr>
    <w:rPr>
      <w:color w:val="000000"/>
    </w:rPr>
  </w:style>
  <w:style w:type="paragraph" w:styleId="6">
    <w:name w:val="heading 6"/>
    <w:basedOn w:val="a"/>
    <w:next w:val="a"/>
    <w:link w:val="60"/>
    <w:uiPriority w:val="9"/>
    <w:semiHidden/>
    <w:unhideWhenUsed/>
    <w:qFormat/>
    <w:pPr>
      <w:keepNext/>
      <w:keepLines/>
      <w:spacing w:before="200" w:after="0"/>
      <w:outlineLvl w:val="5"/>
    </w:pPr>
    <w:rPr>
      <w:i/>
      <w:iCs/>
      <w:color w:val="000000"/>
    </w:rPr>
  </w:style>
  <w:style w:type="paragraph" w:styleId="7">
    <w:name w:val="heading 7"/>
    <w:basedOn w:val="a"/>
    <w:next w:val="a"/>
    <w:link w:val="70"/>
    <w:uiPriority w:val="9"/>
    <w:semiHidden/>
    <w:unhideWhenUsed/>
    <w:qFormat/>
    <w:pPr>
      <w:keepNext/>
      <w:keepLines/>
      <w:spacing w:before="200" w:after="0"/>
      <w:outlineLvl w:val="6"/>
    </w:pPr>
    <w:rPr>
      <w:i/>
      <w:iCs/>
      <w:color w:val="000000"/>
    </w:rPr>
  </w:style>
  <w:style w:type="paragraph" w:styleId="8">
    <w:name w:val="heading 8"/>
    <w:basedOn w:val="a"/>
    <w:next w:val="a"/>
    <w:link w:val="80"/>
    <w:uiPriority w:val="9"/>
    <w:semiHidden/>
    <w:unhideWhenUsed/>
    <w:qFormat/>
    <w:pPr>
      <w:keepNext/>
      <w:keepLines/>
      <w:spacing w:before="200" w:after="0"/>
      <w:outlineLvl w:val="7"/>
    </w:pPr>
    <w:rPr>
      <w:color w:val="000000"/>
      <w:sz w:val="20"/>
      <w:szCs w:val="20"/>
    </w:rPr>
  </w:style>
  <w:style w:type="paragraph" w:styleId="9">
    <w:name w:val="heading 9"/>
    <w:basedOn w:val="a"/>
    <w:next w:val="a"/>
    <w:link w:val="90"/>
    <w:uiPriority w:val="9"/>
    <w:semiHidden/>
    <w:unhideWhenUsed/>
    <w:qFormat/>
    <w:pPr>
      <w:keepNext/>
      <w:keepLines/>
      <w:spacing w:before="200" w:after="0"/>
      <w:outlineLvl w:val="8"/>
    </w:pPr>
    <w:rPr>
      <w:i/>
      <w:iCs/>
      <w:color w:val="000000"/>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pPr>
      <w:tabs>
        <w:tab w:val="center" w:pos="4680"/>
        <w:tab w:val="right" w:pos="9360"/>
      </w:tabs>
      <w:spacing w:after="0" w:line="240" w:lineRule="auto"/>
    </w:pPr>
  </w:style>
  <w:style w:type="character" w:customStyle="1" w:styleId="a4">
    <w:name w:val="页眉 字符"/>
    <w:basedOn w:val="a0"/>
    <w:link w:val="a3"/>
    <w:uiPriority w:val="99"/>
  </w:style>
  <w:style w:type="paragraph" w:styleId="a5">
    <w:name w:val="footer"/>
    <w:basedOn w:val="a"/>
    <w:link w:val="a6"/>
    <w:uiPriority w:val="99"/>
    <w:unhideWhenUsed/>
    <w:pPr>
      <w:tabs>
        <w:tab w:val="center" w:pos="4680"/>
        <w:tab w:val="right" w:pos="9360"/>
      </w:tabs>
      <w:spacing w:after="0" w:line="240" w:lineRule="auto"/>
    </w:pPr>
  </w:style>
  <w:style w:type="character" w:customStyle="1" w:styleId="a6">
    <w:name w:val="页脚 字符"/>
    <w:basedOn w:val="a0"/>
    <w:link w:val="a5"/>
    <w:uiPriority w:val="99"/>
  </w:style>
  <w:style w:type="paragraph" w:styleId="a7">
    <w:name w:val="No Spacing"/>
    <w:uiPriority w:val="1"/>
    <w:qFormat/>
    <w:pPr>
      <w:spacing w:after="0" w:line="240" w:lineRule="auto"/>
    </w:pPr>
  </w:style>
  <w:style w:type="character" w:customStyle="1" w:styleId="10">
    <w:name w:val="标题 1 字符"/>
    <w:basedOn w:val="a0"/>
    <w:link w:val="1"/>
    <w:uiPriority w:val="9"/>
    <w:rPr>
      <w:b/>
      <w:bCs/>
      <w:color w:val="000000"/>
      <w:sz w:val="28"/>
      <w:szCs w:val="28"/>
    </w:rPr>
  </w:style>
  <w:style w:type="character" w:customStyle="1" w:styleId="20">
    <w:name w:val="标题 2 字符"/>
    <w:basedOn w:val="a0"/>
    <w:link w:val="2"/>
    <w:uiPriority w:val="9"/>
    <w:rPr>
      <w:b/>
      <w:bCs/>
      <w:color w:val="000000"/>
      <w:sz w:val="26"/>
      <w:szCs w:val="26"/>
    </w:rPr>
  </w:style>
  <w:style w:type="character" w:customStyle="1" w:styleId="30">
    <w:name w:val="标题 3 字符"/>
    <w:basedOn w:val="a0"/>
    <w:link w:val="3"/>
    <w:uiPriority w:val="9"/>
    <w:rPr>
      <w:b/>
      <w:bCs/>
      <w:color w:val="000000"/>
    </w:rPr>
  </w:style>
  <w:style w:type="paragraph" w:styleId="a8">
    <w:name w:val="Title"/>
    <w:basedOn w:val="a"/>
    <w:next w:val="a"/>
    <w:link w:val="a9"/>
    <w:uiPriority w:val="10"/>
    <w:qFormat/>
    <w:pPr>
      <w:keepNext/>
      <w:spacing w:before="200" w:after="120" w:line="240" w:lineRule="auto"/>
      <w:ind w:firstLine="0"/>
      <w:contextualSpacing/>
    </w:pPr>
    <w:rPr>
      <w:color w:val="000000"/>
      <w:spacing w:val="5"/>
      <w:kern w:val="28"/>
      <w:sz w:val="52"/>
      <w:szCs w:val="52"/>
    </w:rPr>
  </w:style>
  <w:style w:type="character" w:customStyle="1" w:styleId="a9">
    <w:name w:val="标题 字符"/>
    <w:basedOn w:val="a0"/>
    <w:link w:val="a8"/>
    <w:uiPriority w:val="10"/>
    <w:rPr>
      <w:color w:val="000000"/>
      <w:spacing w:val="5"/>
      <w:kern w:val="28"/>
      <w:sz w:val="52"/>
      <w:szCs w:val="52"/>
    </w:rPr>
  </w:style>
  <w:style w:type="paragraph" w:styleId="aa">
    <w:name w:val="Subtitle"/>
    <w:basedOn w:val="a"/>
    <w:next w:val="a"/>
    <w:link w:val="ab"/>
    <w:uiPriority w:val="11"/>
    <w:qFormat/>
    <w:rPr>
      <w:i/>
      <w:iCs/>
      <w:color w:val="000000"/>
      <w:spacing w:val="15"/>
      <w:szCs w:val="24"/>
    </w:rPr>
  </w:style>
  <w:style w:type="character" w:customStyle="1" w:styleId="ab">
    <w:name w:val="副标题 字符"/>
    <w:basedOn w:val="a0"/>
    <w:link w:val="aa"/>
    <w:uiPriority w:val="11"/>
    <w:rPr>
      <w:i/>
      <w:iCs/>
      <w:color w:val="000000"/>
      <w:spacing w:val="15"/>
      <w:sz w:val="24"/>
      <w:szCs w:val="24"/>
    </w:rPr>
  </w:style>
  <w:style w:type="paragraph" w:styleId="ac">
    <w:name w:val="List Paragraph"/>
    <w:basedOn w:val="a"/>
    <w:uiPriority w:val="34"/>
    <w:qFormat/>
    <w:pPr>
      <w:ind w:left="720"/>
      <w:contextualSpacing/>
    </w:pPr>
  </w:style>
  <w:style w:type="paragraph" w:styleId="ad">
    <w:name w:val="Body Text"/>
    <w:basedOn w:val="a"/>
    <w:link w:val="ae"/>
    <w:uiPriority w:val="99"/>
    <w:unhideWhenUsed/>
    <w:pPr>
      <w:spacing w:after="120"/>
    </w:pPr>
  </w:style>
  <w:style w:type="character" w:customStyle="1" w:styleId="ae">
    <w:name w:val="正文文本 字符"/>
    <w:basedOn w:val="a0"/>
    <w:link w:val="ad"/>
    <w:uiPriority w:val="99"/>
  </w:style>
  <w:style w:type="paragraph" w:styleId="21">
    <w:name w:val="Body Text 2"/>
    <w:basedOn w:val="a"/>
    <w:link w:val="22"/>
    <w:uiPriority w:val="99"/>
    <w:unhideWhenUsed/>
    <w:pPr>
      <w:spacing w:after="120" w:line="480" w:lineRule="auto"/>
    </w:pPr>
  </w:style>
  <w:style w:type="character" w:customStyle="1" w:styleId="22">
    <w:name w:val="正文文本 2 字符"/>
    <w:basedOn w:val="a0"/>
    <w:link w:val="21"/>
    <w:uiPriority w:val="99"/>
  </w:style>
  <w:style w:type="paragraph" w:styleId="31">
    <w:name w:val="Body Text 3"/>
    <w:basedOn w:val="a"/>
    <w:link w:val="32"/>
    <w:uiPriority w:val="99"/>
    <w:unhideWhenUsed/>
    <w:pPr>
      <w:spacing w:after="120"/>
    </w:pPr>
    <w:rPr>
      <w:sz w:val="16"/>
      <w:szCs w:val="16"/>
    </w:rPr>
  </w:style>
  <w:style w:type="character" w:customStyle="1" w:styleId="32">
    <w:name w:val="正文文本 3 字符"/>
    <w:basedOn w:val="a0"/>
    <w:link w:val="31"/>
    <w:uiPriority w:val="99"/>
    <w:rPr>
      <w:sz w:val="16"/>
      <w:szCs w:val="16"/>
    </w:rPr>
  </w:style>
  <w:style w:type="paragraph" w:styleId="af">
    <w:name w:val="List"/>
    <w:basedOn w:val="a"/>
    <w:uiPriority w:val="99"/>
    <w:unhideWhenUsed/>
    <w:pPr>
      <w:ind w:left="360" w:hanging="360"/>
      <w:contextualSpacing/>
    </w:pPr>
  </w:style>
  <w:style w:type="paragraph" w:styleId="23">
    <w:name w:val="List 2"/>
    <w:basedOn w:val="a"/>
    <w:uiPriority w:val="99"/>
    <w:unhideWhenUsed/>
    <w:pPr>
      <w:ind w:left="720" w:hanging="360"/>
      <w:contextualSpacing/>
    </w:pPr>
  </w:style>
  <w:style w:type="paragraph" w:styleId="33">
    <w:name w:val="List 3"/>
    <w:basedOn w:val="a"/>
    <w:uiPriority w:val="99"/>
    <w:unhideWhenUsed/>
    <w:pPr>
      <w:ind w:left="1080" w:hanging="360"/>
      <w:contextualSpacing/>
    </w:pPr>
  </w:style>
  <w:style w:type="paragraph" w:styleId="af0">
    <w:name w:val="List Bullet"/>
    <w:basedOn w:val="a"/>
    <w:uiPriority w:val="99"/>
    <w:unhideWhenUsed/>
    <w:pPr>
      <w:contextualSpacing/>
    </w:pPr>
  </w:style>
  <w:style w:type="paragraph" w:styleId="24">
    <w:name w:val="List Bullet 2"/>
    <w:basedOn w:val="a"/>
    <w:uiPriority w:val="99"/>
    <w:unhideWhenUsed/>
    <w:pPr>
      <w:contextualSpacing/>
    </w:pPr>
  </w:style>
  <w:style w:type="paragraph" w:styleId="34">
    <w:name w:val="List Bullet 3"/>
    <w:basedOn w:val="a"/>
    <w:uiPriority w:val="99"/>
    <w:unhideWhenUsed/>
    <w:pPr>
      <w:contextualSpacing/>
    </w:pPr>
  </w:style>
  <w:style w:type="paragraph" w:styleId="af1">
    <w:name w:val="List Number"/>
    <w:basedOn w:val="a"/>
    <w:uiPriority w:val="99"/>
    <w:unhideWhenUsed/>
    <w:pPr>
      <w:contextualSpacing/>
    </w:pPr>
  </w:style>
  <w:style w:type="paragraph" w:styleId="25">
    <w:name w:val="List Number 2"/>
    <w:basedOn w:val="a"/>
    <w:uiPriority w:val="99"/>
    <w:unhideWhenUsed/>
    <w:pPr>
      <w:contextualSpacing/>
    </w:pPr>
  </w:style>
  <w:style w:type="paragraph" w:styleId="35">
    <w:name w:val="List Number 3"/>
    <w:basedOn w:val="a"/>
    <w:uiPriority w:val="99"/>
    <w:unhideWhenUsed/>
    <w:pPr>
      <w:contextualSpacing/>
    </w:pPr>
  </w:style>
  <w:style w:type="paragraph" w:styleId="af2">
    <w:name w:val="List Continue"/>
    <w:basedOn w:val="a"/>
    <w:uiPriority w:val="99"/>
    <w:unhideWhenUsed/>
    <w:pPr>
      <w:spacing w:after="120"/>
      <w:ind w:left="360"/>
      <w:contextualSpacing/>
    </w:pPr>
  </w:style>
  <w:style w:type="paragraph" w:styleId="26">
    <w:name w:val="List Continue 2"/>
    <w:basedOn w:val="a"/>
    <w:uiPriority w:val="99"/>
    <w:unhideWhenUsed/>
    <w:pPr>
      <w:spacing w:after="120"/>
      <w:ind w:left="720"/>
      <w:contextualSpacing/>
    </w:pPr>
  </w:style>
  <w:style w:type="paragraph" w:styleId="36">
    <w:name w:val="List Continue 3"/>
    <w:basedOn w:val="a"/>
    <w:uiPriority w:val="99"/>
    <w:unhideWhenUsed/>
    <w:pPr>
      <w:spacing w:after="120"/>
      <w:ind w:left="1080"/>
      <w:contextualSpacing/>
    </w:pPr>
  </w:style>
  <w:style w:type="paragraph" w:styleId="af3">
    <w:name w:val="macro"/>
    <w:link w:val="af4"/>
    <w:uiPriority w:val="99"/>
    <w:unhideWhenUse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0"/>
    <w:link w:val="af3"/>
    <w:uiPriority w:val="99"/>
    <w:rPr>
      <w:rFonts w:ascii="Courier" w:hAnsi="Courier"/>
      <w:sz w:val="20"/>
      <w:szCs w:val="20"/>
    </w:rPr>
  </w:style>
  <w:style w:type="paragraph" w:styleId="af5">
    <w:name w:val="Quote"/>
    <w:basedOn w:val="a"/>
    <w:next w:val="a"/>
    <w:link w:val="af6"/>
    <w:uiPriority w:val="29"/>
    <w:qFormat/>
    <w:rPr>
      <w:i/>
      <w:iCs/>
      <w:color w:val="000000"/>
    </w:rPr>
  </w:style>
  <w:style w:type="character" w:customStyle="1" w:styleId="af6">
    <w:name w:val="引用 字符"/>
    <w:basedOn w:val="a0"/>
    <w:link w:val="af5"/>
    <w:uiPriority w:val="29"/>
    <w:rPr>
      <w:i/>
      <w:iCs/>
      <w:color w:val="000000"/>
    </w:rPr>
  </w:style>
  <w:style w:type="character" w:customStyle="1" w:styleId="40">
    <w:name w:val="标题 4 字符"/>
    <w:basedOn w:val="a0"/>
    <w:link w:val="4"/>
    <w:uiPriority w:val="9"/>
    <w:semiHidden/>
    <w:rPr>
      <w:b/>
      <w:bCs/>
      <w:i/>
      <w:iCs/>
      <w:color w:val="000000"/>
    </w:rPr>
  </w:style>
  <w:style w:type="character" w:customStyle="1" w:styleId="50">
    <w:name w:val="标题 5 字符"/>
    <w:basedOn w:val="a0"/>
    <w:link w:val="5"/>
    <w:uiPriority w:val="9"/>
    <w:semiHidden/>
    <w:rPr>
      <w:color w:val="000000"/>
    </w:rPr>
  </w:style>
  <w:style w:type="character" w:customStyle="1" w:styleId="60">
    <w:name w:val="标题 6 字符"/>
    <w:basedOn w:val="a0"/>
    <w:link w:val="6"/>
    <w:uiPriority w:val="9"/>
    <w:semiHidden/>
    <w:rPr>
      <w:i/>
      <w:iCs/>
      <w:color w:val="000000"/>
    </w:rPr>
  </w:style>
  <w:style w:type="character" w:customStyle="1" w:styleId="70">
    <w:name w:val="标题 7 字符"/>
    <w:basedOn w:val="a0"/>
    <w:link w:val="7"/>
    <w:uiPriority w:val="9"/>
    <w:semiHidden/>
    <w:rPr>
      <w:i/>
      <w:iCs/>
      <w:color w:val="000000"/>
    </w:rPr>
  </w:style>
  <w:style w:type="character" w:customStyle="1" w:styleId="80">
    <w:name w:val="标题 8 字符"/>
    <w:basedOn w:val="a0"/>
    <w:link w:val="8"/>
    <w:uiPriority w:val="9"/>
    <w:semiHidden/>
    <w:rPr>
      <w:color w:val="000000"/>
      <w:sz w:val="20"/>
      <w:szCs w:val="20"/>
    </w:rPr>
  </w:style>
  <w:style w:type="character" w:customStyle="1" w:styleId="90">
    <w:name w:val="标题 9 字符"/>
    <w:basedOn w:val="a0"/>
    <w:link w:val="9"/>
    <w:uiPriority w:val="9"/>
    <w:semiHidden/>
    <w:rPr>
      <w:i/>
      <w:iCs/>
      <w:color w:val="000000"/>
      <w:sz w:val="20"/>
      <w:szCs w:val="20"/>
    </w:rPr>
  </w:style>
  <w:style w:type="paragraph" w:styleId="af7">
    <w:name w:val="caption"/>
    <w:basedOn w:val="a"/>
    <w:next w:val="a"/>
    <w:uiPriority w:val="35"/>
    <w:semiHidden/>
    <w:unhideWhenUsed/>
    <w:qFormat/>
    <w:pPr>
      <w:keepNext/>
      <w:spacing w:before="200" w:after="120" w:line="240" w:lineRule="auto"/>
      <w:ind w:firstLine="0"/>
    </w:pPr>
    <w:rPr>
      <w:b/>
      <w:bCs/>
      <w:color w:val="000000"/>
      <w:sz w:val="18"/>
      <w:szCs w:val="18"/>
    </w:rPr>
  </w:style>
  <w:style w:type="character" w:styleId="af8">
    <w:name w:val="Strong"/>
    <w:basedOn w:val="a0"/>
    <w:uiPriority w:val="22"/>
    <w:qFormat/>
    <w:rPr>
      <w:b/>
      <w:bCs/>
    </w:rPr>
  </w:style>
  <w:style w:type="character" w:styleId="af9">
    <w:name w:val="Emphasis"/>
    <w:basedOn w:val="a0"/>
    <w:uiPriority w:val="20"/>
    <w:qFormat/>
    <w:rPr>
      <w:i/>
      <w:iCs/>
    </w:rPr>
  </w:style>
  <w:style w:type="paragraph" w:styleId="afa">
    <w:name w:val="Intense Quote"/>
    <w:basedOn w:val="a"/>
    <w:next w:val="a"/>
    <w:link w:val="afb"/>
    <w:uiPriority w:val="30"/>
    <w:qFormat/>
    <w:pPr>
      <w:spacing w:before="200" w:after="280"/>
      <w:ind w:left="936" w:right="936"/>
    </w:pPr>
    <w:rPr>
      <w:b/>
      <w:bCs/>
      <w:i/>
      <w:iCs/>
      <w:color w:val="000000"/>
    </w:rPr>
  </w:style>
  <w:style w:type="character" w:customStyle="1" w:styleId="afb">
    <w:name w:val="明显引用 字符"/>
    <w:basedOn w:val="a0"/>
    <w:link w:val="afa"/>
    <w:uiPriority w:val="30"/>
    <w:rPr>
      <w:b/>
      <w:bCs/>
      <w:i/>
      <w:iCs/>
      <w:color w:val="000000"/>
    </w:rPr>
  </w:style>
  <w:style w:type="character" w:styleId="afc">
    <w:name w:val="Subtle Emphasis"/>
    <w:basedOn w:val="a0"/>
    <w:uiPriority w:val="19"/>
    <w:qFormat/>
    <w:rPr>
      <w:i/>
      <w:iCs/>
      <w:color w:val="000000"/>
    </w:rPr>
  </w:style>
  <w:style w:type="character" w:styleId="afd">
    <w:name w:val="Intense Emphasis"/>
    <w:basedOn w:val="a0"/>
    <w:uiPriority w:val="21"/>
    <w:qFormat/>
    <w:rPr>
      <w:b/>
      <w:bCs/>
      <w:i/>
      <w:iCs/>
      <w:color w:val="000000"/>
    </w:rPr>
  </w:style>
  <w:style w:type="character" w:styleId="afe">
    <w:name w:val="Subtle Reference"/>
    <w:basedOn w:val="a0"/>
    <w:uiPriority w:val="31"/>
    <w:qFormat/>
    <w:rPr>
      <w:smallCaps/>
      <w:color w:val="000000"/>
      <w:u w:val="single"/>
    </w:rPr>
  </w:style>
  <w:style w:type="character" w:styleId="aff">
    <w:name w:val="Intense Reference"/>
    <w:basedOn w:val="a0"/>
    <w:uiPriority w:val="32"/>
    <w:qFormat/>
    <w:rPr>
      <w:b/>
      <w:bCs/>
      <w:smallCaps/>
      <w:color w:val="000000"/>
      <w:spacing w:val="5"/>
      <w:u w:val="single"/>
    </w:rPr>
  </w:style>
  <w:style w:type="character" w:styleId="aff0">
    <w:name w:val="Book Title"/>
    <w:basedOn w:val="a0"/>
    <w:uiPriority w:val="33"/>
    <w:qFormat/>
    <w:rPr>
      <w:b/>
      <w:bCs/>
      <w:smallCaps/>
      <w:spacing w:val="5"/>
    </w:rPr>
  </w:style>
  <w:style w:type="paragraph" w:styleId="TOC">
    <w:name w:val="TOC Heading"/>
    <w:basedOn w:val="1"/>
    <w:next w:val="a"/>
    <w:uiPriority w:val="39"/>
    <w:semiHidden/>
    <w:unhideWhenUsed/>
    <w:qFormat/>
    <w:pPr>
      <w:outlineLvl w:val="9"/>
    </w:pPr>
  </w:style>
  <w:style w:type="table" w:styleId="aff1">
    <w:name w:val="Table Grid"/>
    <w:basedOn w:val="a1"/>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1"/>
    <w:uiPriority w:val="60"/>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1"/>
    <w:uiPriority w:val="60"/>
    <w:pPr>
      <w:spacing w:after="0" w:line="240" w:lineRule="auto"/>
    </w:pPr>
    <w:rPr>
      <w:color w:val="000000"/>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pPr>
      <w:spacing w:after="0" w:line="240" w:lineRule="auto"/>
    </w:pPr>
    <w:rPr>
      <w:color w:val="000000"/>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pPr>
      <w:spacing w:after="0" w:line="240" w:lineRule="auto"/>
    </w:pPr>
    <w:rPr>
      <w:color w:val="000000"/>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pPr>
      <w:spacing w:after="0" w:line="240" w:lineRule="auto"/>
    </w:pPr>
    <w:rPr>
      <w:color w:val="000000"/>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pPr>
      <w:spacing w:after="0" w:line="240" w:lineRule="auto"/>
    </w:pPr>
    <w:rPr>
      <w:color w:val="000000"/>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pPr>
      <w:spacing w:after="0" w:line="240" w:lineRule="auto"/>
    </w:pPr>
    <w:rPr>
      <w:color w:val="000000"/>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1"/>
    <w:uiPriority w:val="61"/>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1"/>
    <w:uiPriority w:val="61"/>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000000"/>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1"/>
    <w:uiPriority w:val="62"/>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b/>
        <w:bCs/>
      </w:rPr>
    </w:tblStylePr>
    <w:tblStylePr w:type="lastCol">
      <w:rPr>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1"/>
    <w:uiPriority w:val="62"/>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b/>
        <w:bCs/>
      </w:rPr>
    </w:tblStylePr>
    <w:tblStylePr w:type="lastCol">
      <w:rPr>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1"/>
    <w:uiPriority w:val="62"/>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b/>
        <w:bCs/>
      </w:rPr>
    </w:tblStylePr>
    <w:tblStylePr w:type="lastCol">
      <w:rPr>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1"/>
    <w:uiPriority w:val="62"/>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b/>
        <w:bCs/>
      </w:rPr>
    </w:tblStylePr>
    <w:tblStylePr w:type="lastCol">
      <w:rPr>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1"/>
    <w:uiPriority w:val="62"/>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b/>
        <w:bCs/>
      </w:rPr>
    </w:tblStylePr>
    <w:tblStylePr w:type="lastCol">
      <w:rPr>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1"/>
    <w:uiPriority w:val="62"/>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b/>
        <w:bCs/>
      </w:rPr>
    </w:tblStylePr>
    <w:tblStylePr w:type="lastCol">
      <w:rPr>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1"/>
    <w:uiPriority w:val="62"/>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b/>
        <w:bCs/>
      </w:rPr>
    </w:tblStylePr>
    <w:tblStylePr w:type="lastCol">
      <w:rPr>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1"/>
    <w:uiPriority w:val="63"/>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1"/>
    <w:uiPriority w:val="63"/>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1"/>
    <w:uiPriority w:val="63"/>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1"/>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1"/>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1"/>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1"/>
    <w:uiPriority w:val="65"/>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1"/>
    <w:uiPriority w:val="65"/>
    <w:pPr>
      <w:spacing w:after="0" w:line="240" w:lineRule="auto"/>
    </w:pPr>
    <w:rPr>
      <w:color w:val="000000"/>
    </w:rPr>
    <w:tblPr>
      <w:tblStyleRowBandSize w:val="1"/>
      <w:tblStyleColBandSize w:val="1"/>
      <w:tblBorders>
        <w:top w:val="single" w:sz="8" w:space="0" w:color="4F81BD" w:themeColor="accent1"/>
        <w:bottom w:val="single" w:sz="8" w:space="0" w:color="4F81BD" w:themeColor="accent1"/>
      </w:tblBorders>
    </w:tblPr>
    <w:tblStylePr w:type="firstRow">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1"/>
    <w:uiPriority w:val="65"/>
    <w:pPr>
      <w:spacing w:after="0" w:line="240" w:lineRule="auto"/>
    </w:pPr>
    <w:rPr>
      <w:color w:val="000000"/>
    </w:rPr>
    <w:tblPr>
      <w:tblStyleRowBandSize w:val="1"/>
      <w:tblStyleColBandSize w:val="1"/>
      <w:tblBorders>
        <w:top w:val="single" w:sz="8" w:space="0" w:color="C0504D" w:themeColor="accent2"/>
        <w:bottom w:val="single" w:sz="8" w:space="0" w:color="C0504D" w:themeColor="accent2"/>
      </w:tblBorders>
    </w:tblPr>
    <w:tblStylePr w:type="firstRow">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pPr>
      <w:spacing w:after="0" w:line="240" w:lineRule="auto"/>
    </w:pPr>
    <w:rPr>
      <w:color w:val="000000"/>
    </w:rPr>
    <w:tblPr>
      <w:tblStyleRowBandSize w:val="1"/>
      <w:tblStyleColBandSize w:val="1"/>
      <w:tblBorders>
        <w:top w:val="single" w:sz="8" w:space="0" w:color="9BBB59" w:themeColor="accent3"/>
        <w:bottom w:val="single" w:sz="8" w:space="0" w:color="9BBB59" w:themeColor="accent3"/>
      </w:tblBorders>
    </w:tblPr>
    <w:tblStylePr w:type="firstRow">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pPr>
      <w:spacing w:after="0" w:line="240" w:lineRule="auto"/>
    </w:pPr>
    <w:rPr>
      <w:color w:val="000000"/>
    </w:rPr>
    <w:tblPr>
      <w:tblStyleRowBandSize w:val="1"/>
      <w:tblStyleColBandSize w:val="1"/>
      <w:tblBorders>
        <w:top w:val="single" w:sz="8" w:space="0" w:color="8064A2" w:themeColor="accent4"/>
        <w:bottom w:val="single" w:sz="8" w:space="0" w:color="8064A2" w:themeColor="accent4"/>
      </w:tblBorders>
    </w:tblPr>
    <w:tblStylePr w:type="firstRow">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pPr>
      <w:spacing w:after="0" w:line="240" w:lineRule="auto"/>
    </w:pPr>
    <w:rPr>
      <w:color w:val="000000"/>
    </w:rPr>
    <w:tblPr>
      <w:tblStyleRowBandSize w:val="1"/>
      <w:tblStyleColBandSize w:val="1"/>
      <w:tblBorders>
        <w:top w:val="single" w:sz="8" w:space="0" w:color="4BACC6" w:themeColor="accent5"/>
        <w:bottom w:val="single" w:sz="8" w:space="0" w:color="4BACC6" w:themeColor="accent5"/>
      </w:tblBorders>
    </w:tblPr>
    <w:tblStylePr w:type="firstRow">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pPr>
      <w:spacing w:after="0" w:line="240" w:lineRule="auto"/>
    </w:pPr>
    <w:rPr>
      <w:color w:val="000000"/>
    </w:rPr>
    <w:tblPr>
      <w:tblStyleRowBandSize w:val="1"/>
      <w:tblStyleColBandSize w:val="1"/>
      <w:tblBorders>
        <w:top w:val="single" w:sz="8" w:space="0" w:color="F79646" w:themeColor="accent6"/>
        <w:bottom w:val="single" w:sz="8" w:space="0" w:color="F79646" w:themeColor="accent6"/>
      </w:tblBorders>
    </w:tblPr>
    <w:tblStylePr w:type="firstRow">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1"/>
    <w:uiPriority w:val="66"/>
    <w:pPr>
      <w:spacing w:after="0" w:line="240" w:lineRule="auto"/>
    </w:pPr>
    <w:rPr>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1"/>
    <w:uiPriority w:val="66"/>
    <w:pPr>
      <w:spacing w:after="0" w:line="240" w:lineRule="auto"/>
    </w:pPr>
    <w:rPr>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pPr>
      <w:spacing w:after="0" w:line="240" w:lineRule="auto"/>
    </w:pPr>
    <w:rPr>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pPr>
      <w:spacing w:after="0" w:line="240" w:lineRule="auto"/>
    </w:pPr>
    <w:rPr>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pPr>
      <w:spacing w:after="0" w:line="240" w:lineRule="auto"/>
    </w:pPr>
    <w:rPr>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pPr>
      <w:spacing w:after="0" w:line="240" w:lineRule="auto"/>
    </w:pPr>
    <w:rPr>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pPr>
      <w:spacing w:after="0" w:line="240" w:lineRule="auto"/>
    </w:pPr>
    <w:rPr>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1"/>
    <w:uiPriority w:val="6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1"/>
    <w:uiPriority w:val="67"/>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1"/>
    <w:uiPriority w:val="68"/>
    <w:pPr>
      <w:spacing w:after="0" w:line="240" w:lineRule="auto"/>
    </w:pPr>
    <w:rPr>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1"/>
    <w:uiPriority w:val="68"/>
    <w:pPr>
      <w:spacing w:after="0" w:line="240" w:lineRule="auto"/>
    </w:pPr>
    <w:rPr>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pPr>
      <w:spacing w:after="0" w:line="240" w:lineRule="auto"/>
    </w:pPr>
    <w:rPr>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pPr>
      <w:spacing w:after="0" w:line="240" w:lineRule="auto"/>
    </w:pPr>
    <w:rPr>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pPr>
      <w:spacing w:after="0" w:line="240" w:lineRule="auto"/>
    </w:pPr>
    <w:rPr>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pPr>
      <w:spacing w:after="0" w:line="240" w:lineRule="auto"/>
    </w:pPr>
    <w:rPr>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pPr>
      <w:spacing w:after="0" w:line="240" w:lineRule="auto"/>
    </w:pPr>
    <w:rPr>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1"/>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1"/>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1"/>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1"/>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1"/>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1"/>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1"/>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1"/>
    <w:uiPriority w:val="70"/>
    <w:pPr>
      <w:spacing w:after="0" w:line="240" w:lineRule="auto"/>
    </w:pPr>
    <w:rPr>
      <w:color w:val="000000"/>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1"/>
    <w:uiPriority w:val="70"/>
    <w:pPr>
      <w:spacing w:after="0" w:line="240" w:lineRule="auto"/>
    </w:pPr>
    <w:rPr>
      <w:color w:val="000000"/>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pPr>
      <w:spacing w:after="0" w:line="240" w:lineRule="auto"/>
    </w:pPr>
    <w:rPr>
      <w:color w:val="000000"/>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pPr>
      <w:spacing w:after="0" w:line="240" w:lineRule="auto"/>
    </w:pPr>
    <w:rPr>
      <w:color w:val="000000"/>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pPr>
      <w:spacing w:after="0" w:line="240" w:lineRule="auto"/>
    </w:pPr>
    <w:rPr>
      <w:color w:val="000000"/>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pPr>
      <w:spacing w:after="0" w:line="240" w:lineRule="auto"/>
    </w:pPr>
    <w:rPr>
      <w:color w:val="000000"/>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pPr>
      <w:spacing w:after="0" w:line="240" w:lineRule="auto"/>
    </w:pPr>
    <w:rPr>
      <w:color w:val="000000"/>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1"/>
    <w:uiPriority w:val="71"/>
    <w:pPr>
      <w:spacing w:after="0" w:line="240" w:lineRule="auto"/>
    </w:pPr>
    <w:rPr>
      <w:color w:val="000000"/>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13">
    <w:name w:val="Colorful Shading Accent 1"/>
    <w:basedOn w:val="a1"/>
    <w:uiPriority w:val="71"/>
    <w:pPr>
      <w:spacing w:after="0" w:line="240" w:lineRule="auto"/>
    </w:pPr>
    <w:rPr>
      <w:color w:val="000000"/>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C4C74" w:themeFill="accent1" w:themeFillShade="99"/>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23">
    <w:name w:val="Colorful Shading Accent 2"/>
    <w:basedOn w:val="a1"/>
    <w:uiPriority w:val="71"/>
    <w:pPr>
      <w:spacing w:after="0" w:line="240" w:lineRule="auto"/>
    </w:pPr>
    <w:rPr>
      <w:color w:val="000000"/>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772C2A" w:themeFill="accent2" w:themeFillShade="99"/>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33">
    <w:name w:val="Colorful Shading Accent 3"/>
    <w:basedOn w:val="a1"/>
    <w:uiPriority w:val="71"/>
    <w:pPr>
      <w:spacing w:after="0" w:line="240" w:lineRule="auto"/>
    </w:pPr>
    <w:rPr>
      <w:color w:val="000000"/>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5E7530" w:themeFill="accent3" w:themeFillShade="99"/>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pPr>
      <w:spacing w:after="0" w:line="240" w:lineRule="auto"/>
    </w:pPr>
    <w:rPr>
      <w:color w:val="000000"/>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4C3B62" w:themeFill="accent4" w:themeFillShade="99"/>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53">
    <w:name w:val="Colorful Shading Accent 5"/>
    <w:basedOn w:val="a1"/>
    <w:uiPriority w:val="71"/>
    <w:pPr>
      <w:spacing w:after="0" w:line="240" w:lineRule="auto"/>
    </w:pPr>
    <w:rPr>
      <w:color w:val="000000"/>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76A7C" w:themeFill="accent5" w:themeFillShade="99"/>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63">
    <w:name w:val="Colorful Shading Accent 6"/>
    <w:basedOn w:val="a1"/>
    <w:uiPriority w:val="71"/>
    <w:pPr>
      <w:spacing w:after="0" w:line="240" w:lineRule="auto"/>
    </w:pPr>
    <w:rPr>
      <w:color w:val="000000"/>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B65608" w:themeFill="accent6" w:themeFillShade="99"/>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aff7">
    <w:name w:val="Colorful List"/>
    <w:basedOn w:val="a1"/>
    <w:uiPriority w:val="72"/>
    <w:pPr>
      <w:spacing w:after="0" w:line="240" w:lineRule="auto"/>
    </w:pPr>
    <w:rPr>
      <w:color w:val="000000"/>
    </w:rPr>
    <w:tblPr>
      <w:tblStyleRowBandSize w:val="1"/>
      <w:tblStyleColBandSize w:val="1"/>
    </w:tblPr>
    <w:tcPr>
      <w:shd w:val="clear" w:color="auto" w:fill="E6E6E6" w:themeFill="tex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1"/>
    <w:uiPriority w:val="72"/>
    <w:pPr>
      <w:spacing w:after="0" w:line="240" w:lineRule="auto"/>
    </w:pPr>
    <w:rPr>
      <w:color w:val="000000"/>
    </w:rPr>
    <w:tblPr>
      <w:tblStyleRowBandSize w:val="1"/>
      <w:tblStyleColBandSize w:val="1"/>
    </w:tblPr>
    <w:tcPr>
      <w:shd w:val="clear" w:color="auto" w:fill="EDF2F8" w:themeFill="accen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pPr>
      <w:spacing w:after="0" w:line="240" w:lineRule="auto"/>
    </w:pPr>
    <w:rPr>
      <w:color w:val="000000"/>
    </w:rPr>
    <w:tblPr>
      <w:tblStyleRowBandSize w:val="1"/>
      <w:tblStyleColBandSize w:val="1"/>
    </w:tblPr>
    <w:tcPr>
      <w:shd w:val="clear" w:color="auto" w:fill="F8EDED" w:themeFill="accent2"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pPr>
      <w:spacing w:after="0" w:line="240" w:lineRule="auto"/>
    </w:pPr>
    <w:rPr>
      <w:color w:val="000000"/>
    </w:rPr>
    <w:tblPr>
      <w:tblStyleRowBandSize w:val="1"/>
      <w:tblStyleColBandSize w:val="1"/>
    </w:tblPr>
    <w:tcPr>
      <w:shd w:val="clear" w:color="auto" w:fill="F5F8EE" w:themeFill="accent3" w:themeFillTint="19"/>
    </w:tcPr>
    <w:tblStylePr w:type="firstRow">
      <w:rPr>
        <w:b/>
        <w:bCs/>
        <w:color w:val="000000"/>
      </w:rPr>
      <w:tblPr/>
      <w:tcPr>
        <w:tcBorders>
          <w:bottom w:val="single" w:sz="12" w:space="0" w:color="FFFFFF" w:themeColor="background1"/>
        </w:tcBorders>
        <w:shd w:val="clear" w:color="auto" w:fill="664E82"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pPr>
      <w:spacing w:after="0" w:line="240" w:lineRule="auto"/>
    </w:pPr>
    <w:rPr>
      <w:color w:val="000000"/>
    </w:rPr>
    <w:tblPr>
      <w:tblStyleRowBandSize w:val="1"/>
      <w:tblStyleColBandSize w:val="1"/>
    </w:tblPr>
    <w:tcPr>
      <w:shd w:val="clear" w:color="auto" w:fill="F2EFF6" w:themeFill="accent4" w:themeFillTint="19"/>
    </w:tcPr>
    <w:tblStylePr w:type="firstRow">
      <w:rPr>
        <w:b/>
        <w:bCs/>
        <w:color w:val="000000"/>
      </w:rPr>
      <w:tblPr/>
      <w:tcPr>
        <w:tcBorders>
          <w:bottom w:val="single" w:sz="12" w:space="0" w:color="FFFFFF" w:themeColor="background1"/>
        </w:tcBorders>
        <w:shd w:val="clear" w:color="auto" w:fill="7E9C4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pPr>
      <w:spacing w:after="0" w:line="240" w:lineRule="auto"/>
    </w:pPr>
    <w:rPr>
      <w:color w:val="000000"/>
    </w:rPr>
    <w:tblPr>
      <w:tblStyleRowBandSize w:val="1"/>
      <w:tblStyleColBandSize w:val="1"/>
    </w:tblPr>
    <w:tcPr>
      <w:shd w:val="clear" w:color="auto" w:fill="EDF6F9" w:themeFill="accent5" w:themeFillTint="19"/>
    </w:tcPr>
    <w:tblStylePr w:type="firstRow">
      <w:rPr>
        <w:b/>
        <w:bCs/>
        <w:color w:val="000000"/>
      </w:rPr>
      <w:tblPr/>
      <w:tcPr>
        <w:tcBorders>
          <w:bottom w:val="single" w:sz="12" w:space="0" w:color="FFFFFF" w:themeColor="background1"/>
        </w:tcBorders>
        <w:shd w:val="clear" w:color="auto" w:fill="F2730A"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pPr>
      <w:spacing w:after="0" w:line="240" w:lineRule="auto"/>
    </w:pPr>
    <w:rPr>
      <w:color w:val="000000"/>
    </w:rPr>
    <w:tblPr>
      <w:tblStyleRowBandSize w:val="1"/>
      <w:tblStyleColBandSize w:val="1"/>
    </w:tblPr>
    <w:tcPr>
      <w:shd w:val="clear" w:color="auto" w:fill="FEF4EC" w:themeFill="accent6" w:themeFillTint="19"/>
    </w:tcPr>
    <w:tblStylePr w:type="firstRow">
      <w:rPr>
        <w:b/>
        <w:bCs/>
        <w:color w:val="000000"/>
      </w:rPr>
      <w:tblPr/>
      <w:tcPr>
        <w:tcBorders>
          <w:bottom w:val="single" w:sz="12" w:space="0" w:color="FFFFFF" w:themeColor="background1"/>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1"/>
    <w:uiPriority w:val="73"/>
    <w:pPr>
      <w:spacing w:after="0" w:line="240" w:lineRule="auto"/>
    </w:pPr>
    <w:rPr>
      <w:color w:val="000000"/>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1"/>
    <w:uiPriority w:val="73"/>
    <w:pPr>
      <w:spacing w:after="0" w:line="240" w:lineRule="auto"/>
    </w:pPr>
    <w:rPr>
      <w:color w:val="000000"/>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5F91" w:themeFill="accent1" w:themeFillShade="BF"/>
      </w:tcPr>
    </w:tblStylePr>
    <w:tblStylePr w:type="lastCol">
      <w:rPr>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pPr>
      <w:spacing w:after="0" w:line="240" w:lineRule="auto"/>
    </w:pPr>
    <w:rPr>
      <w:color w:val="000000"/>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634" w:themeFill="accent2" w:themeFillShade="BF"/>
      </w:tcPr>
    </w:tblStylePr>
    <w:tblStylePr w:type="lastCol">
      <w:rPr>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pPr>
      <w:spacing w:after="0" w:line="240" w:lineRule="auto"/>
    </w:pPr>
    <w:rPr>
      <w:color w:val="000000"/>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pPr>
      <w:spacing w:after="0" w:line="240" w:lineRule="auto"/>
    </w:pPr>
    <w:rPr>
      <w:color w:val="000000"/>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pPr>
      <w:spacing w:after="0" w:line="240" w:lineRule="auto"/>
    </w:pPr>
    <w:rPr>
      <w:color w:val="000000"/>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pPr>
      <w:spacing w:after="0" w:line="240" w:lineRule="auto"/>
    </w:pPr>
    <w:rPr>
      <w:color w:val="000000"/>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A" w:themeFill="accent6" w:themeFillShade="BF"/>
      </w:tcPr>
    </w:tblStylePr>
    <w:tblStylePr w:type="lastCol">
      <w:rPr>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32</Pages>
  <Words>9562</Words>
  <Characters>54505</Characters>
  <Application>Microsoft Office Word</Application>
  <DocSecurity>0</DocSecurity>
  <Lines>454</Lines>
  <Paragraphs>127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63940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家鸡的起源、驯化、传播与持续演化（第3–7节整合稿）</dc:title>
  <dc:subject/>
  <dc:creator/>
  <cp:keywords/>
  <dc:description/>
  <cp:lastModifiedBy/>
  <cp:revision>1</cp:revision>
  <dcterms:created xsi:type="dcterms:W3CDTF">2026-10-07T11:15:20Z</dcterms:created>
  <dcterms:modified xsi:type="dcterms:W3CDTF">2026-10-07T11:15:20Z</dcterms:modified>
  <cp:category/>
  <dc:identifier/>
  <cp:contentStatus/>
  <dc:language/>
  <cp:version/>
</cp:coreProperties>
</file>