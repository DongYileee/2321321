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摘要</w:t>
      </w:r>
    </w:p>
    <w:p>
      <w:pPr>
        <w:jc w:val="both"/>
      </w:pPr>
      <w:r>
        <w:t xml:space="preserve">家鸡是全球数量最多的家养动物，但其祖先来源、驯化地点与年代以及传播路线长期存在争议。本文综合线粒体与核基因组、动物考古、直接测年和古DNA证据，梳理家鸡起源与演化研究的进展。母系单倍群的地域差异既可能来自多地驯化，也可能来自祖先变异的保留和驯化后的杂交，不足以单独判断驯化的次数和地点；全基因组和历史标本资料表明，家鸡的主要祖源是与</w:t>
      </w:r>
      <w:r>
        <w:rPr>
          <w:i/>
        </w:rPr>
        <w:t xml:space="preserve">G. g. spadiceus</w:t>
      </w:r>
      <w:r>
        <w:t xml:space="preserve">相关的红原鸡群体，灰原鸡等其他原鸡物种只贡献了局部片段。中国北方早全新世驯化的主张已失去主要考古支撑；目前最早的明确家鸡记录来自泰国Ban Non Wat（约公元前1650～1250年），初始驯化可能经由稻、粟农业带来的共栖关系发生。此后，家鸡在数百年内到达中国中部、南亚和美索不达米亚，并于公元前1千纪进入地中海欧洲、非洲之角和太平洋西南部，各地对鸡的利用方式不尽相同。传播之后，环境适应和人工选择造成了各地鸡群的性状分化，而家鸡、原鸡、商业鸡和逸生群体之间的基因交流至今仍在持续，既影响以现代红原鸡和地方鸡为参照的驯化研究，也威胁野生和地方遗传资源。未来需要在源区获取更多直接测年和古DNA证据，并以历史标本为参照，确定驯化相关变异的形成时间。</w:t>
      </w:r>
    </w:p>
    <w:p>
      <w:pPr>
        <w:jc w:val="both"/>
      </w:pPr>
      <w:r>
        <w:t xml:space="preserve">关键词：家鸡；驯化；红原鸡；动物考古；古DNA；基因渗入；传播</w:t>
      </w:r>
    </w:p>
    <w:p>
      <w:pPr>
        <w:pStyle w:val="Heading1"/>
      </w:pPr>
      <w:r>
        <w:t xml:space="preserve">1 引言</w:t>
      </w:r>
    </w:p>
    <w:p>
      <w:pPr>
        <w:jc w:val="both"/>
      </w:pPr>
      <w:r>
        <w:t xml:space="preserve">家鸡（</w:t>
      </w:r>
      <w:r>
        <w:rPr>
          <w:i/>
        </w:rPr>
        <w:t xml:space="preserve">Gallus gallus domesticus</w:t>
      </w:r>
      <w:r>
        <w:t xml:space="preserve">）是全球数量最多的家养动物，也是人类最重要的动物蛋白来源之一。据联合国粮农组织统计，2024年全球鸡存栏约276.8亿只，远多于牛（约15.8亿头）等其他家畜；当年屠宰的肉鸡约785亿只，鸡肉产量约1.28亿吨，鸡蛋产量约9370万吨</w:t>
      </w:r>
      <w:r>
        <w:rPr>
          <w:vertAlign w:val="superscript"/>
        </w:rPr>
        <w:t xml:space="preserve">[1]</w:t>
      </w:r>
      <w:r>
        <w:t xml:space="preserve">。家鸡能适应多样的环境条件，在不同文化和宗教中也很少受到饮食禁忌的限制，因此分布几乎遍及所有人类社会</w:t>
      </w:r>
      <w:r>
        <w:rPr>
          <w:vertAlign w:val="superscript"/>
        </w:rPr>
        <w:t xml:space="preserve">[2]</w:t>
      </w:r>
      <w:r>
        <w:t xml:space="preserve">，其用途也从展示、随葬、斗鸡到蛋肉生产各不相同。</w:t>
      </w:r>
    </w:p>
    <w:p>
      <w:pPr>
        <w:jc w:val="both"/>
      </w:pPr>
      <w:r>
        <w:t xml:space="preserve">动植物驯化是人类历史上影响最为深远的事件之一，驯化在何时、何地发生以及发生过几次，一直是遗传学、动物考古学和考古学共同关注的问题</w:t>
      </w:r>
      <w:r>
        <w:rPr>
          <w:vertAlign w:val="superscript"/>
        </w:rPr>
        <w:t xml:space="preserve">[3]</w:t>
      </w:r>
      <w:r>
        <w:t xml:space="preserve">。近年来，古DNA和古基因组技术的发展，使研究者能够直接追踪驯化动物进入人类环境后受到的新的选择压力</w:t>
      </w:r>
      <w:r>
        <w:rPr>
          <w:vertAlign w:val="superscript"/>
        </w:rPr>
        <w:t xml:space="preserve">[4]</w:t>
      </w:r>
      <w:r>
        <w:t xml:space="preserve">。家鸡起源问题同样讨论已久。早期研究依据形态比较和杂交结果，一种观点认为家鸡源于红原鸡，另一种观点则认为多个原鸡物种都有贡献</w:t>
      </w:r>
      <w:r>
        <w:rPr>
          <w:vertAlign w:val="superscript"/>
        </w:rPr>
        <w:t xml:space="preserve">[5,6]</w:t>
      </w:r>
      <w:r>
        <w:t xml:space="preserve">。此后，线粒体研究先后提出了单一起源</w:t>
      </w:r>
      <w:r>
        <w:rPr>
          <w:vertAlign w:val="superscript"/>
        </w:rPr>
        <w:t xml:space="preserve">[7]</w:t>
      </w:r>
      <w:r>
        <w:t xml:space="preserve">和南亚、东南亚多地起源</w:t>
      </w:r>
      <w:r>
        <w:rPr>
          <w:vertAlign w:val="superscript"/>
        </w:rPr>
        <w:t xml:space="preserve">[8]</w:t>
      </w:r>
      <w:r>
        <w:t xml:space="preserve">的解释，较早的综述据此认为家鸡存在多个驯化中心，灰原鸡也对家鸡有遗传贡献</w:t>
      </w:r>
      <w:r>
        <w:rPr>
          <w:vertAlign w:val="superscript"/>
        </w:rPr>
        <w:t xml:space="preserve">[9]</w:t>
      </w:r>
      <w:r>
        <w:t xml:space="preserve">；古线粒体DNA研究还曾提出中国北方约1万年前驯化的解释</w:t>
      </w:r>
      <w:r>
        <w:rPr>
          <w:vertAlign w:val="superscript"/>
        </w:rPr>
        <w:t xml:space="preserve">[10]</w:t>
      </w:r>
      <w:r>
        <w:t xml:space="preserve">。近年来，全基因组研究把家鸡的主要祖源定位到红原鸡</w:t>
      </w:r>
      <w:r>
        <w:rPr>
          <w:i/>
        </w:rPr>
        <w:t xml:space="preserve">G. g. spadiceus</w:t>
      </w:r>
      <w:r>
        <w:t xml:space="preserve">亚种</w:t>
      </w:r>
      <w:r>
        <w:rPr>
          <w:vertAlign w:val="superscript"/>
        </w:rPr>
        <w:t xml:space="preserve">[11]</w:t>
      </w:r>
      <w:r>
        <w:t xml:space="preserve">，而动物考古重评和直接测年则大幅推迟了许多地区家鸡出现的年代</w:t>
      </w:r>
      <w:r>
        <w:rPr>
          <w:vertAlign w:val="superscript"/>
        </w:rPr>
        <w:t xml:space="preserve">[12,13,14]</w:t>
      </w:r>
      <w:r>
        <w:t xml:space="preserve">。</w:t>
      </w:r>
    </w:p>
    <w:p>
      <w:pPr>
        <w:jc w:val="both"/>
      </w:pPr>
      <w:r>
        <w:t xml:space="preserve">这些进展改变了对家鸡驯化的认识。动物驯化不再被视为某一时刻、某一地点发生的单一事件，而是一个经历多个阶段的长期协同演化过程</w:t>
      </w:r>
      <w:r>
        <w:rPr>
          <w:vertAlign w:val="superscript"/>
        </w:rPr>
        <w:t xml:space="preserve">[15]</w:t>
      </w:r>
      <w:r>
        <w:t xml:space="preserve">；就家鸡而言，这一过程包括共栖、持续饲养、传播和传播后的持续选择。古DNA研究还表明，一些在现代家鸡中普遍存在的性状形成得很晚：全基因组重测序在所有受检家鸡群体中检出了</w:t>
      </w:r>
      <w:r>
        <w:rPr>
          <w:i/>
        </w:rPr>
        <w:t xml:space="preserve">TSHR</w:t>
      </w:r>
      <w:r>
        <w:t xml:space="preserve">位点的强选择信号</w:t>
      </w:r>
      <w:r>
        <w:rPr>
          <w:vertAlign w:val="superscript"/>
        </w:rPr>
        <w:t xml:space="preserve">[16]</w:t>
      </w:r>
      <w:r>
        <w:t xml:space="preserve">，但欧洲古鸡DNA显示，该位点在现代鸡中近乎固定只是近500年的事</w:t>
      </w:r>
      <w:r>
        <w:rPr>
          <w:vertAlign w:val="superscript"/>
        </w:rPr>
        <w:t xml:space="preserve">[17]</w:t>
      </w:r>
      <w:r>
        <w:t xml:space="preserve">，其派生等位基因约在1100年前才开始受到强选择，与中世纪鸡肉和鸡蛋消费的增加同时发生</w:t>
      </w:r>
      <w:r>
        <w:rPr>
          <w:vertAlign w:val="superscript"/>
        </w:rPr>
        <w:t xml:space="preserve">[18]</w:t>
      </w:r>
      <w:r>
        <w:t xml:space="preserve">。与此同时，家鸡与原鸡之间、地方鸡与商业鸡之间的基因交流从未中断</w:t>
      </w:r>
      <w:r>
        <w:rPr>
          <w:vertAlign w:val="superscript"/>
        </w:rPr>
        <w:t xml:space="preserve">[11,19]</w:t>
      </w:r>
      <w:r>
        <w:t xml:space="preserve">，现代鸡群的遗传组成因此同时记录了初始驯化和此后数千年的历史。</w:t>
      </w:r>
    </w:p>
    <w:p>
      <w:pPr>
        <w:jc w:val="both"/>
      </w:pPr>
      <w:r>
        <w:t xml:space="preserve">然而，遗传学与考古学证据常被分开讨论：母系单倍群的地域差异常被直接解读为多地驯化，考古遗存的物种鉴定、年代和家养属性也未必经过逐项核实；驯化后的基因交流还会干扰以现代红原鸡为参照的研究</w:t>
      </w:r>
      <w:r>
        <w:rPr>
          <w:vertAlign w:val="superscript"/>
        </w:rPr>
        <w:t xml:space="preserve">[19]</w:t>
      </w:r>
      <w:r>
        <w:t xml:space="preserve">。为此，本文综合遗传学、动物考古和直接测年证据，在说明文献检索与证据评估方法的基础上，依次讨论家鸡的祖先来源、初始驯化的地点与过程、全球传播、性状分化与选育以及驯化后的基因交流，最后总结主要认识和未来研究方向。</w:t>
      </w:r>
    </w:p>
    <w:p>
      <w:pPr>
        <w:pStyle w:val="Heading1"/>
      </w:pPr>
      <w:r>
        <w:t xml:space="preserve">2 文献检索与证据评估</w:t>
      </w:r>
    </w:p>
    <w:p>
      <w:pPr>
        <w:pStyle w:val="Heading2"/>
      </w:pPr>
      <w:r>
        <w:t xml:space="preserve">2.1 文献检索与筛选</w:t>
      </w:r>
    </w:p>
    <w:p>
      <w:pPr>
        <w:jc w:val="both"/>
      </w:pPr>
      <w:r>
        <w:t xml:space="preserve">【请作者按实际情况填写】本文检索了【数据库，如Web of Science核心合集、PubMed、Scopus和中国知网】中截至【检索截止日期】发表的文献，检索词包括【如chicken、</w:t>
      </w:r>
      <w:r>
        <w:rPr>
          <w:i/>
        </w:rPr>
        <w:t xml:space="preserve">Gallus gallus</w:t>
      </w:r>
      <w:r>
        <w:t xml:space="preserve">、red junglefowl、domestication、zooarchaeology、ancient DNA、introgression，以及“家鸡”“原鸡”“驯化”等中文检索词】。纳入标准为【……】，排除标准为【……】。【如适用：此外，还通过已纳入文献的参考文献追溯补充了相关研究。】</w:t>
      </w:r>
    </w:p>
    <w:p>
      <w:pPr>
        <w:jc w:val="both"/>
      </w:pPr>
      <w:r>
        <w:t xml:space="preserve">本文最终引用文献1</w:t>
      </w:r>
      <w:r>
        <w:t xml:space="preserve">65篇，其中期刊论文160篇，专著2部，论文集章节、学位论文和统计数据库各1项；发表年份为1868～2026年，其中2010年及以后发表的有132篇（80</w:t>
      </w:r>
      <w:r>
        <w:t xml:space="preserve">%）。</w:t>
      </w:r>
    </w:p>
    <w:p>
      <w:pPr>
        <w:pStyle w:val="Heading2"/>
      </w:pPr>
      <w:r>
        <w:t xml:space="preserve">2.2 证据评估</w:t>
      </w:r>
    </w:p>
    <w:p>
      <w:pPr>
        <w:jc w:val="both"/>
      </w:pPr>
      <w:r>
        <w:t xml:space="preserve">考古证据按物种身份、个体年代和家养属性三项分别评估</w:t>
      </w:r>
      <w:r>
        <w:t xml:space="preserve">。物种身份依据形态、胶原肽指纹或古DNA判定；年代优先采用遗存本身的直接放射性碳测年，并区分直接测年、伴生材料测年和层位或遗址背景年代；家养属性则依据遗存是否出现在原鸡分布区以外、是否成批出现幼鸟骨或含髓质骨的雌鸟骨，以及是否见于随葬背景等。放射性碳年代均采用校准区间，并按原研究报告的概率区间引用（见表1注）。</w:t>
      </w:r>
    </w:p>
    <w:p>
      <w:pPr>
        <w:jc w:val="both"/>
      </w:pPr>
      <w:r>
        <w:t xml:space="preserve">遗传证据按标记类型和推断方式区分。线粒体资料只反映母系历史，核基因组资料则用于判断主要祖源和基因交流。对单倍型共享和迁移模型（如TreeMix）等结果，区分有多项研究支持的结论与单项模型推断，并考虑采样范围、参照群体（尤其是现代个体和圈养个体）以及标记分辨率的影响。性状相关的遗传证据则区分选择扫描、关联定位、表达比较和功能验证。</w:t>
      </w:r>
    </w:p>
    <w:p>
      <w:pPr>
        <w:jc w:val="both"/>
      </w:pPr>
      <w:r>
        <w:t xml:space="preserve">【请作者确认】正文中的样本量、年代和主要结论均已对照原文或摘要核对；无法获得全文的少数文献，按原作者表述引用。</w:t>
      </w:r>
    </w:p>
    <w:p>
      <w:pPr>
        <w:pStyle w:val="Heading1"/>
      </w:pPr>
      <w:r>
        <w:t xml:space="preserve">3 家鸡的祖先来源</w:t>
      </w:r>
    </w:p>
    <w:p>
      <w:pPr>
        <w:pStyle w:val="Heading2"/>
      </w:pPr>
      <w:r>
        <w:t xml:space="preserve">3.1 线粒体研究与家鸡的母系来源</w:t>
      </w:r>
    </w:p>
    <w:p>
      <w:pPr>
        <w:jc w:val="both"/>
      </w:pPr>
      <w:r>
        <w:t xml:space="preserve">线粒体研究对家鸡母系来源的认识</w:t>
      </w:r>
      <w:r>
        <w:t xml:space="preserve">大致</w:t>
      </w:r>
      <w:r>
        <w:t xml:space="preserve">经历了三</w:t>
      </w:r>
      <w:r>
        <w:t xml:space="preserve">个阶段</w:t>
      </w:r>
      <w:r>
        <w:t xml:space="preserve">：最初提出单一起源</w:t>
      </w:r>
      <w:r>
        <w:t xml:space="preserve">；</w:t>
      </w:r>
      <w:r>
        <w:t xml:space="preserve">扩大取样后</w:t>
      </w:r>
      <w:r>
        <w:t xml:space="preserve">，出现了</w:t>
      </w:r>
      <w:r>
        <w:t xml:space="preserve">多地起源的解释</w:t>
      </w:r>
      <w:r>
        <w:t xml:space="preserve">；</w:t>
      </w:r>
      <w:r>
        <w:t xml:space="preserve">完整线粒体基因组又修正了单倍群归类和来源解释。此外，</w:t>
      </w:r>
      <w:r>
        <w:t xml:space="preserve">驯化后的传播和育种也改变了</w:t>
      </w:r>
      <w:r>
        <w:t xml:space="preserve">现代母系分布</w:t>
      </w:r>
      <w:r>
        <w:t xml:space="preserve">。</w:t>
      </w:r>
    </w:p>
    <w:p>
      <w:pPr>
        <w:jc w:val="both"/>
      </w:pPr>
      <w:r>
        <w:t xml:space="preserve">早期研究依据形态比较和杂交结果推断家鸡的祖先：一种观点认为是红原鸡（</w:t>
      </w:r>
      <w:r>
        <w:rPr>
          <w:i/>
        </w:rPr>
        <w:t xml:space="preserve">Gallus gallus</w:t>
      </w:r>
      <w:r>
        <w:t xml:space="preserve">），另一种观点则</w:t>
      </w:r>
      <w:r>
        <w:t xml:space="preserve">认为</w:t>
      </w:r>
      <w:r>
        <w:t xml:space="preserve">多个原鸡物种</w:t>
      </w:r>
      <w:r>
        <w:t xml:space="preserve">都有</w:t>
      </w:r>
      <w:r>
        <w:t xml:space="preserve">贡献</w:t>
      </w:r>
      <w:r>
        <w:rPr>
          <w:vertAlign w:val="superscript"/>
        </w:rPr>
        <w:t xml:space="preserve">[5,6]</w:t>
      </w:r>
      <w:r>
        <w:t xml:space="preserve">。线粒体证据最初支持单一起源</w:t>
      </w:r>
      <w:r>
        <w:t xml:space="preserve">：</w:t>
      </w:r>
      <w:r>
        <w:t xml:space="preserve">控制区的限制性片段长度多态性（RFLP）和部分序列显示，家鸡与泰国</w:t>
      </w:r>
      <w:r>
        <w:rPr>
          <w:i/>
        </w:rPr>
        <w:t xml:space="preserve">G. g. gallus</w:t>
      </w:r>
      <w:r>
        <w:t xml:space="preserve">差异很小，研究</w:t>
      </w:r>
      <w:r>
        <w:t xml:space="preserve">者</w:t>
      </w:r>
      <w:r>
        <w:t xml:space="preserve">据此提出家鸡源于该亚种分布区内的一次驯化</w:t>
      </w:r>
      <w:r>
        <w:rPr>
          <w:vertAlign w:val="superscript"/>
        </w:rPr>
        <w:t xml:space="preserve">[7]</w:t>
      </w:r>
      <w:r>
        <w:t xml:space="preserve">。覆盖原鸡属4个物种和红原鸡3个亚种的比较进一步显示，家鸡与大陆</w:t>
      </w:r>
      <w:r>
        <w:t xml:space="preserve">的</w:t>
      </w:r>
      <w:r>
        <w:rPr>
          <w:i/>
        </w:rPr>
        <w:t xml:space="preserve">G. g. gallus</w:t>
      </w:r>
      <w:r>
        <w:t xml:space="preserve">、</w:t>
      </w:r>
      <w:r>
        <w:rPr>
          <w:i/>
        </w:rPr>
        <w:t xml:space="preserve">G. g. spadiceus</w:t>
      </w:r>
      <w:r>
        <w:t xml:space="preserve">聚为一簇，</w:t>
      </w:r>
      <w:r>
        <w:rPr>
          <w:i/>
        </w:rPr>
        <w:t xml:space="preserve">G. g. bankiva</w:t>
      </w:r>
      <w:r>
        <w:t xml:space="preserve">则自成一支</w:t>
      </w:r>
      <w:r>
        <w:rPr>
          <w:vertAlign w:val="superscript"/>
        </w:rPr>
        <w:t xml:space="preserve">[20]</w:t>
      </w:r>
      <w:r>
        <w:t xml:space="preserve">。这一阶段确立了家鸡与大陆红原鸡的母系联系</w:t>
      </w:r>
      <w:r>
        <w:t xml:space="preserve">，但所用</w:t>
      </w:r>
      <w:r>
        <w:t xml:space="preserve">序列未能清楚区分</w:t>
      </w:r>
      <w:r>
        <w:rPr>
          <w:i/>
        </w:rPr>
        <w:t xml:space="preserve">G. g. gallus</w:t>
      </w:r>
      <w:r>
        <w:t xml:space="preserve">与</w:t>
      </w:r>
      <w:r>
        <w:rPr>
          <w:i/>
        </w:rPr>
        <w:t xml:space="preserve">G. g. spadiceus</w:t>
      </w:r>
      <w:r>
        <w:t xml:space="preserve">，野生参照也未覆盖红原鸡的全部亚种。</w:t>
      </w:r>
    </w:p>
    <w:p>
      <w:pPr>
        <w:jc w:val="both"/>
      </w:pPr>
      <w:r>
        <w:t xml:space="preserve">扩大取样后，单一起源的结论受到挑战。834只欧亚家鸡和66只红原鸡的控制区序列可分为A～I共9个母系单倍群，其中7个同时见于家鸡和红原鸡。这些单倍群</w:t>
      </w:r>
      <w:r>
        <w:t xml:space="preserve">呈现</w:t>
      </w:r>
      <w:r>
        <w:t xml:space="preserve">明显的地域差异：A、B、E广布欧亚，C主要见于日本和中国东南部，F、G几乎只见于云南。</w:t>
      </w:r>
      <w:r>
        <w:t xml:space="preserve">研究者</w:t>
      </w:r>
      <w:r>
        <w:t xml:space="preserve">依据这些地域差异、地区特有单倍型和群体扩张信号，</w:t>
      </w:r>
      <w:r>
        <w:t xml:space="preserve">提出家鸡在南亚和东南亚多地起源</w:t>
      </w:r>
      <w:r>
        <w:rPr>
          <w:vertAlign w:val="superscript"/>
        </w:rPr>
        <w:t>[8]</w:t>
      </w:r>
      <w:r>
        <w:t xml:space="preserve">。此后，争论集中</w:t>
      </w:r>
      <w:r>
        <w:t xml:space="preserve">于</w:t>
      </w:r>
      <w:r>
        <w:t xml:space="preserve">一个问题</w:t>
      </w:r>
      <w:r>
        <w:t xml:space="preserve">：具有地域差异的母系单倍群，是否意味着各地分别驯化了红原鸡。</w:t>
      </w:r>
    </w:p>
    <w:p>
      <w:pPr>
        <w:jc w:val="both"/>
      </w:pPr>
      <w:r>
        <w:t xml:space="preserve">完整线粒体基因组提高了单倍群归类的精度，也为</w:t>
      </w:r>
      <w:r>
        <w:t xml:space="preserve">家鸡与红原鸡共享单倍群的成因</w:t>
      </w:r>
      <w:r>
        <w:t xml:space="preserve">提供了驯化以外的解释。控制区片段的信息量有限，部分位点的反复突变</w:t>
      </w:r>
      <w:r>
        <w:t xml:space="preserve">还</w:t>
      </w:r>
      <w:r>
        <w:t xml:space="preserve">会干扰归类。整合4732份家鸡和206份红原鸡的控制区序列以及61份完整线粒体基因组后，A～G等主要单倍群得到确认，部分仅凭控制区作出的归类得到修正</w:t>
      </w:r>
      <w:r>
        <w:t xml:space="preserve">；</w:t>
      </w:r>
      <w:r>
        <w:t xml:space="preserve">该研究对H、I单倍群的定义</w:t>
      </w:r>
      <w:r>
        <w:t xml:space="preserve">也</w:t>
      </w:r>
      <w:r>
        <w:t xml:space="preserve">与早期控制区研究不同</w:t>
      </w:r>
      <w:r>
        <w:rPr>
          <w:vertAlign w:val="superscript"/>
        </w:rPr>
        <w:t xml:space="preserve">[21]</w:t>
      </w:r>
      <w:r>
        <w:t xml:space="preserve">。地域集中的单倍群</w:t>
      </w:r>
      <w:r>
        <w:t xml:space="preserve">依</w:t>
      </w:r>
      <w:r>
        <w:t xml:space="preserve">然存在：E2、E3主要见于南亚，H见于中国西南及部分冲绳斗鸡</w:t>
      </w:r>
      <w:r>
        <w:t xml:space="preserve">，</w:t>
      </w:r>
      <w:r>
        <w:t xml:space="preserve">研究者据此提出</w:t>
      </w:r>
      <w:r>
        <w:t xml:space="preserve">这些地区发生过局部独立驯化。</w:t>
      </w:r>
      <w:r>
        <w:t xml:space="preserve">对于</w:t>
      </w:r>
      <w:r>
        <w:t xml:space="preserve">家鸡与红原鸡共享的常见单倍群，</w:t>
      </w:r>
      <w:r>
        <w:t xml:space="preserve">同一研究认为既可用</w:t>
      </w:r>
      <w:r>
        <w:t xml:space="preserve">驯化前母系变异的保留来解释，也可</w:t>
      </w:r>
      <w:r>
        <w:t xml:space="preserve">用</w:t>
      </w:r>
      <w:r>
        <w:t xml:space="preserve">驯化后的杂交来解释</w:t>
      </w:r>
      <w:r>
        <w:rPr>
          <w:vertAlign w:val="superscript"/>
        </w:rPr>
        <w:t xml:space="preserve">[21]</w:t>
      </w:r>
      <w:r>
        <w:t xml:space="preserve">。</w:t>
      </w:r>
    </w:p>
    <w:p>
      <w:pPr>
        <w:jc w:val="both"/>
      </w:pPr>
      <w:r>
        <w:t xml:space="preserve">印度</w:t>
      </w:r>
      <w:r>
        <w:t xml:space="preserve">独立驯化</w:t>
      </w:r>
      <w:r>
        <w:t xml:space="preserve">的</w:t>
      </w:r>
      <w:r>
        <w:t xml:space="preserve">主张同样主要依据母系资料。控制区序列比较显示，印度家鸡与不同的红原鸡群体共享单倍型</w:t>
      </w:r>
      <w:r>
        <w:rPr>
          <w:vertAlign w:val="superscript"/>
        </w:rPr>
        <w:t xml:space="preserve">[22]</w:t>
      </w:r>
      <w:r>
        <w:t xml:space="preserve">。另一项研究比较了印度6个地方品种和圈养红原鸡的完整线粒体序列，发现印度红原鸡与家鸡在系统树上分开</w:t>
      </w:r>
      <w:r>
        <w:t xml:space="preserve">，并结合仅</w:t>
      </w:r>
      <w:r>
        <w:t xml:space="preserve">含印度样本的分组</w:t>
      </w:r>
      <w:r>
        <w:t xml:space="preserve">提出了独立驯化的解释</w:t>
      </w:r>
      <w:r>
        <w:rPr>
          <w:vertAlign w:val="superscript"/>
        </w:rPr>
        <w:t xml:space="preserve">[23]</w:t>
      </w:r>
      <w:r>
        <w:t xml:space="preserve">。不过，该研究</w:t>
      </w:r>
      <w:r>
        <w:t xml:space="preserve">每组样本</w:t>
      </w:r>
      <w:r>
        <w:t xml:space="preserve">均为</w:t>
      </w:r>
      <w:r>
        <w:t xml:space="preserve">5只个体的混合样本，</w:t>
      </w:r>
      <w:r>
        <w:t xml:space="preserve">没有比较“独立驯化”与“家鸡传入后杂交”这两种情景</w:t>
      </w:r>
      <w:r>
        <w:t xml:space="preserve">，</w:t>
      </w:r>
      <w:r>
        <w:t xml:space="preserve">其系统树上的A～F分组</w:t>
      </w:r>
      <w:r>
        <w:t xml:space="preserve">也未与常用的母系单倍群体系</w:t>
      </w:r>
      <w:r>
        <w:t xml:space="preserve">相对应</w:t>
      </w:r>
      <w:r>
        <w:rPr>
          <w:vertAlign w:val="superscript"/>
        </w:rPr>
        <w:t xml:space="preserve">[23]</w:t>
      </w:r>
      <w:r>
        <w:t xml:space="preserve">。</w:t>
      </w:r>
    </w:p>
    <w:p>
      <w:pPr>
        <w:jc w:val="both"/>
      </w:pPr>
      <w:r>
        <w:t xml:space="preserve">后续研究</w:t>
      </w:r>
      <w:r>
        <w:t xml:space="preserve">表明</w:t>
      </w:r>
      <w:r>
        <w:t xml:space="preserve">，驯化后的育种和传播也会</w:t>
      </w:r>
      <w:r>
        <w:t xml:space="preserve">改变</w:t>
      </w:r>
      <w:r>
        <w:t xml:space="preserve">母系分布。C1亚单倍群和A单倍群在黄淮流域多样性较高，并在东亚斗鸡中富集，其较晚的扩张可能与斗鸡的育种和传播有关</w:t>
      </w:r>
      <w:r>
        <w:rPr>
          <w:vertAlign w:val="superscript"/>
        </w:rPr>
        <w:t xml:space="preserve">[24]</w:t>
      </w:r>
      <w:r>
        <w:t xml:space="preserve">。</w:t>
      </w:r>
      <w:r>
        <w:t xml:space="preserve">完整序列比较中，一只日本德地地鸡的D单倍群序列归入D2亚单倍群，而东南亚岛屿和太平洋样本的D单倍群序列归入D1亚单倍群</w:t>
      </w:r>
      <w:r>
        <w:t xml:space="preserve">；</w:t>
      </w:r>
      <w:r>
        <w:t xml:space="preserve">研究者</w:t>
      </w:r>
      <w:r>
        <w:t xml:space="preserve">据</w:t>
      </w:r>
      <w:r>
        <w:t xml:space="preserve">此把日本</w:t>
      </w:r>
      <w:r>
        <w:t xml:space="preserve">的</w:t>
      </w:r>
      <w:r>
        <w:t xml:space="preserve">这一母系联系到中国北方及邻近地区</w:t>
      </w:r>
      <w:r>
        <w:t xml:space="preserve">，但</w:t>
      </w:r>
      <w:r>
        <w:t xml:space="preserve">该研究</w:t>
      </w:r>
      <w:r>
        <w:t xml:space="preserve">的D2样本</w:t>
      </w:r>
      <w:r>
        <w:t xml:space="preserve">仅</w:t>
      </w:r>
      <w:r>
        <w:t xml:space="preserve">有日本和新疆各1只</w:t>
      </w:r>
      <w:r>
        <w:rPr>
          <w:vertAlign w:val="superscript"/>
        </w:rPr>
        <w:t xml:space="preserve">[25]</w:t>
      </w:r>
      <w:r>
        <w:t xml:space="preserve">。</w:t>
      </w:r>
    </w:p>
    <w:p>
      <w:pPr>
        <w:jc w:val="both"/>
      </w:pPr>
      <w:r>
        <w:t xml:space="preserve">线粒体资料确立了家鸡与红原鸡的主要母系联系。祖先母系变异的保留和驯化后的杂交</w:t>
      </w:r>
      <w:r>
        <w:t xml:space="preserve">都可能影响家鸡的母系多样性</w:t>
      </w:r>
      <w:r>
        <w:rPr>
          <w:vertAlign w:val="superscript"/>
        </w:rPr>
        <w:t xml:space="preserve">[21]</w:t>
      </w:r>
      <w:r>
        <w:t xml:space="preserve">；在动物中，选择和性别偏向的基因交流</w:t>
      </w:r>
      <w:r>
        <w:t xml:space="preserve">还</w:t>
      </w:r>
      <w:r>
        <w:t xml:space="preserve">会造成母</w:t>
      </w:r>
      <w:r>
        <w:t xml:space="preserve">系与核基因组亲缘关系不一致</w:t>
      </w:r>
      <w:r>
        <w:rPr>
          <w:vertAlign w:val="superscript"/>
        </w:rPr>
        <w:t xml:space="preserve">[26,27]</w:t>
      </w:r>
      <w:r>
        <w:t xml:space="preserve">。因此，</w:t>
      </w:r>
      <w:r>
        <w:t xml:space="preserve">仅凭</w:t>
      </w:r>
      <w:r>
        <w:t xml:space="preserve">母系单倍群的地理分布</w:t>
      </w:r>
      <w:r>
        <w:t xml:space="preserve">，</w:t>
      </w:r>
      <w:r>
        <w:t xml:space="preserve">不足以判断驯化的次数和地点。</w:t>
      </w:r>
    </w:p>
    <w:p>
      <w:pPr>
        <w:pStyle w:val="Heading2"/>
      </w:pPr>
      <w:r>
        <w:t xml:space="preserve">3.2 核遗传证据与主要祖先群体</w:t>
      </w:r>
    </w:p>
    <w:p>
      <w:pPr>
        <w:jc w:val="both"/>
      </w:pPr>
      <w:r>
        <w:t xml:space="preserve">核DNA由父母双方传递</w:t>
      </w:r>
      <w:r>
        <w:t xml:space="preserve">，</w:t>
      </w:r>
      <w:r>
        <w:t xml:space="preserve">跨群体比较和群体历史分析可以区分祖先变异的保留与后期基因交流，从而补充</w:t>
      </w:r>
      <w:r>
        <w:t xml:space="preserve">母系证据</w:t>
      </w:r>
      <w:r>
        <w:t xml:space="preserve">。基于少数亚种和区域样本的比较，得到的亲缘结果并不一致。微卫星分析显示，中国地方鸡与中国</w:t>
      </w:r>
      <w:r>
        <w:rPr>
          <w:i/>
        </w:rPr>
        <w:t xml:space="preserve">G. g. spadiceus</w:t>
      </w:r>
      <w:r>
        <w:t xml:space="preserve">的亲缘关系</w:t>
      </w:r>
      <w:r>
        <w:t xml:space="preserve">比与泰国</w:t>
      </w:r>
      <w:r>
        <w:rPr>
          <w:i/>
        </w:rPr>
        <w:t xml:space="preserve">G. g. gallus</w:t>
      </w:r>
      <w:r>
        <w:t xml:space="preserve">更近</w:t>
      </w:r>
      <w:r>
        <w:rPr>
          <w:vertAlign w:val="superscript"/>
        </w:rPr>
        <w:t xml:space="preserve">[28]</w:t>
      </w:r>
      <w:r>
        <w:t xml:space="preserve">。另一项研究在泰国11个保护中心采集了12个红原鸡群体（298只，含</w:t>
      </w:r>
      <w:r>
        <w:rPr>
          <w:i/>
        </w:rPr>
        <w:t xml:space="preserve">G. g. gallus</w:t>
      </w:r>
      <w:r>
        <w:t xml:space="preserve">和</w:t>
      </w:r>
      <w:r>
        <w:rPr>
          <w:i/>
        </w:rPr>
        <w:t xml:space="preserve">G. g. spadiceus</w:t>
      </w:r>
      <w:r>
        <w:t xml:space="preserve">），并与10个泰国地方鸡品种（138只）</w:t>
      </w:r>
      <w:r>
        <w:t xml:space="preserve">进行了</w:t>
      </w:r>
      <w:r>
        <w:t xml:space="preserve">线粒体D-loop序列和28个微卫星标记的</w:t>
      </w:r>
      <w:r>
        <w:t xml:space="preserve">比较。结果未能清楚区分两个红原鸡亚种，家鸡与</w:t>
      </w:r>
      <w:r>
        <w:rPr>
          <w:i/>
        </w:rPr>
        <w:t xml:space="preserve">G. g. spadiceus</w:t>
      </w:r>
      <w:r>
        <w:t xml:space="preserve">的亲缘关系也不比与</w:t>
      </w:r>
      <w:r>
        <w:rPr>
          <w:i/>
        </w:rPr>
        <w:t xml:space="preserve">G. g. gallus</w:t>
      </w:r>
      <w:r>
        <w:t xml:space="preserve">更近</w:t>
      </w:r>
      <w:r>
        <w:t xml:space="preserve">（与全基因组研究结果的差异见下段）</w:t>
      </w:r>
      <w:r>
        <w:t xml:space="preserve">。这些红原鸡群体的遗传多样性较高</w:t>
      </w:r>
      <w:r>
        <w:t xml:space="preserve">，</w:t>
      </w:r>
      <w:r>
        <w:t xml:space="preserve">作者结合红原鸡</w:t>
      </w:r>
      <w:r>
        <w:t xml:space="preserve">特有的母系变异，推测驯化只涉及红原鸡的部分基因库。</w:t>
      </w:r>
      <w:r>
        <w:t xml:space="preserve">亚洲其他地区所见的部分稀有线粒体单倍群未</w:t>
      </w:r>
      <w:r>
        <w:t xml:space="preserve">出现</w:t>
      </w:r>
      <w:r>
        <w:t xml:space="preserve">在这些泰国样本中</w:t>
      </w:r>
      <w:r>
        <w:t xml:space="preserve">；作者认为，</w:t>
      </w:r>
      <w:r>
        <w:t xml:space="preserve">若</w:t>
      </w:r>
      <w:r>
        <w:t xml:space="preserve">这些单倍群确为其他地区所特有，而非因抽样偶然缺失，则意味着东南亚多地独立驯化</w:t>
      </w:r>
      <w:r>
        <w:rPr>
          <w:vertAlign w:val="superscript"/>
        </w:rPr>
        <w:t xml:space="preserve">[29]</w:t>
      </w:r>
      <w:r>
        <w:t xml:space="preserve">。</w:t>
      </w:r>
      <w:r>
        <w:t xml:space="preserve">基于</w:t>
      </w:r>
      <w:r>
        <w:t xml:space="preserve">25个核基因座</w:t>
      </w:r>
      <w:r>
        <w:t xml:space="preserve">30个内含子序列</w:t>
      </w:r>
      <w:r>
        <w:t xml:space="preserve">的</w:t>
      </w:r>
      <w:r>
        <w:t xml:space="preserve">分析，</w:t>
      </w:r>
      <w:r>
        <w:t xml:space="preserve">把</w:t>
      </w:r>
      <w:r>
        <w:t xml:space="preserve">家鸡与红原鸡共享的单倍型</w:t>
      </w:r>
      <w:r>
        <w:t xml:space="preserve">归因于</w:t>
      </w:r>
      <w:r>
        <w:t xml:space="preserve">祖先多态保留和后期渗入</w:t>
      </w:r>
      <w:r>
        <w:t xml:space="preserve">的</w:t>
      </w:r>
      <w:r>
        <w:t xml:space="preserve">共同作用</w:t>
      </w:r>
      <w:r>
        <w:t xml:space="preserve">，</w:t>
      </w:r>
      <w:r>
        <w:t xml:space="preserve">模型估计两者于58,000±16,000年前分化，远早于考古记录的驯化年代</w:t>
      </w:r>
      <w:r>
        <w:rPr>
          <w:vertAlign w:val="superscript"/>
        </w:rPr>
        <w:t xml:space="preserve">[30]</w:t>
      </w:r>
      <w:r>
        <w:t xml:space="preserve">。</w:t>
      </w:r>
    </w:p>
    <w:p>
      <w:pPr>
        <w:jc w:val="both"/>
      </w:pPr>
      <w:r>
        <w:t xml:space="preserve">在覆盖原鸡属各物种的全基因组比较中，红原鸡是家鸡的主要祖先物种，其他物种</w:t>
      </w:r>
      <w:r>
        <w:t xml:space="preserve">以渗入形式</w:t>
      </w:r>
      <w:r>
        <w:t xml:space="preserve">作出贡献</w:t>
      </w:r>
      <w:r>
        <w:t xml:space="preserve">，其中家鸡与灰原鸡之间的双向渗入较为广泛</w:t>
      </w:r>
      <w:r>
        <w:rPr>
          <w:vertAlign w:val="superscript"/>
        </w:rPr>
        <w:t xml:space="preserve">[31]</w:t>
      </w:r>
      <w:r>
        <w:t xml:space="preserve">。覆盖红原鸡全部5个亚种的863个基因组</w:t>
      </w:r>
      <w:r>
        <w:t xml:space="preserve">进一步把主要祖源定位到</w:t>
      </w:r>
      <w:r>
        <w:rPr>
          <w:i/>
        </w:rPr>
        <w:t xml:space="preserve">G. g. spadiceus</w:t>
      </w:r>
      <w:r>
        <w:t xml:space="preserve">：696只家鸡中，除2只外</w:t>
      </w:r>
      <w:r>
        <w:t xml:space="preserve">均</w:t>
      </w:r>
      <w:r>
        <w:t xml:space="preserve">与部分</w:t>
      </w:r>
      <w:r>
        <w:rPr>
          <w:i/>
        </w:rPr>
        <w:t xml:space="preserve">G. g. spadiceus</w:t>
      </w:r>
      <w:r>
        <w:t xml:space="preserve">个体构成单系群；群体结构、等位基因共享和群体混合图（TreeMix）</w:t>
      </w:r>
      <w:r>
        <w:rPr>
          <w:vertAlign w:val="superscript"/>
        </w:rPr>
        <w:t xml:space="preserve">[32]</w:t>
      </w:r>
      <w:r>
        <w:t xml:space="preserve">分析也都指向</w:t>
      </w:r>
      <w:r>
        <w:rPr>
          <w:i/>
        </w:rPr>
        <w:t xml:space="preserve">G. g. spadiceus</w:t>
      </w:r>
      <w:r>
        <w:rPr>
          <w:vertAlign w:val="superscript"/>
        </w:rPr>
        <w:t xml:space="preserve">[11]</w:t>
      </w:r>
      <w:r>
        <w:t xml:space="preserve">。</w:t>
      </w:r>
      <w:r>
        <w:t xml:space="preserve">不过，该研究的</w:t>
      </w:r>
      <w:r>
        <w:rPr>
          <w:i/>
        </w:rPr>
        <w:t xml:space="preserve">G. g. gallus</w:t>
      </w:r>
      <w:r>
        <w:t xml:space="preserve">样本仅6只，且均采自印度尼西亚；</w:t>
      </w:r>
      <w:r>
        <w:t xml:space="preserve">前述泰国</w:t>
      </w:r>
      <w:r>
        <w:t xml:space="preserve">研究未能清楚区分两亚种，作者</w:t>
      </w:r>
      <w:r>
        <w:t xml:space="preserve">将这一差异归因于</w:t>
      </w:r>
      <w:r>
        <w:t xml:space="preserve">采样地点不同</w:t>
      </w:r>
      <w:r>
        <w:t xml:space="preserve">，并推测泰国两亚种之间可能存在基因流</w:t>
      </w:r>
      <w:r>
        <w:rPr>
          <w:vertAlign w:val="superscript"/>
        </w:rPr>
        <w:t xml:space="preserve">[29]</w:t>
      </w:r>
      <w:r>
        <w:t xml:space="preserve">。约一个世纪前的历史标本</w:t>
      </w:r>
      <w:r>
        <w:t xml:space="preserve">显示</w:t>
      </w:r>
      <w:r>
        <w:t xml:space="preserve">，除</w:t>
      </w:r>
      <w:r>
        <w:rPr>
          <w:i/>
        </w:rPr>
        <w:t xml:space="preserve">G. g. bankiva</w:t>
      </w:r>
      <w:r>
        <w:t xml:space="preserve">单独成簇外，</w:t>
      </w:r>
      <w:r>
        <w:t xml:space="preserve">其余</w:t>
      </w:r>
      <w:r>
        <w:t xml:space="preserve">红原鸡</w:t>
      </w:r>
      <w:r>
        <w:t xml:space="preserve">亚种呈现由印度</w:t>
      </w:r>
      <w:r>
        <w:rPr>
          <w:i/>
        </w:rPr>
        <w:t xml:space="preserve">G. g. murghi</w:t>
      </w:r>
      <w:r>
        <w:t xml:space="preserve">到东南亚</w:t>
      </w:r>
      <w:r>
        <w:rPr>
          <w:i/>
        </w:rPr>
        <w:t xml:space="preserve">G. g. spadiceus</w:t>
      </w:r>
      <w:r>
        <w:t xml:space="preserve">的渐变结构，后者更接近家鸡，</w:t>
      </w:r>
      <w:r>
        <w:t xml:space="preserve">这</w:t>
      </w:r>
      <w:r>
        <w:t xml:space="preserve">与现生基因组</w:t>
      </w:r>
      <w:r>
        <w:t xml:space="preserve">的主要祖源判断一致</w:t>
      </w:r>
      <w:r>
        <w:rPr>
          <w:vertAlign w:val="superscript"/>
        </w:rPr>
        <w:t xml:space="preserve">[19]</w:t>
      </w:r>
      <w:r>
        <w:t xml:space="preserve">。</w:t>
      </w:r>
    </w:p>
    <w:p>
      <w:pPr>
        <w:jc w:val="both"/>
      </w:pPr>
      <w:r>
        <w:t xml:space="preserve">驯化以后，家鸡在传播和育种</w:t>
      </w:r>
      <w:r>
        <w:t xml:space="preserve">过程</w:t>
      </w:r>
      <w:r>
        <w:t xml:space="preserve">中继续吸收其他亚种的遗传成分。全基因组研究比较了印度鸡来源的两种情景：一是</w:t>
      </w:r>
      <w:r>
        <w:rPr>
          <w:i/>
        </w:rPr>
        <w:t xml:space="preserve">G. g. spadiceus</w:t>
      </w:r>
      <w:r>
        <w:t xml:space="preserve">来源的鸡群传入印度后</w:t>
      </w:r>
      <w:r>
        <w:t xml:space="preserve">吸收了当地</w:t>
      </w:r>
      <w:r>
        <w:rPr>
          <w:i/>
        </w:rPr>
        <w:t xml:space="preserve">G. g. murghi</w:t>
      </w:r>
      <w:r>
        <w:t xml:space="preserve">的变异；二是</w:t>
      </w:r>
      <w:r>
        <w:rPr>
          <w:i/>
        </w:rPr>
        <w:t xml:space="preserve">G. g. murghi</w:t>
      </w:r>
      <w:r>
        <w:t xml:space="preserve">先被独立驯化，其后代再被外来鸡群大量替代。印度鸡与</w:t>
      </w:r>
      <w:r>
        <w:rPr>
          <w:i/>
        </w:rPr>
        <w:t xml:space="preserve">G. g. murghi</w:t>
      </w:r>
      <w:r>
        <w:t xml:space="preserve">共享的单倍型片段</w:t>
      </w:r>
      <w:r>
        <w:t xml:space="preserve">长于与</w:t>
      </w:r>
      <w:r>
        <w:rPr>
          <w:i/>
        </w:rPr>
        <w:t xml:space="preserve">G. g. spadiceus</w:t>
      </w:r>
      <w:r>
        <w:t xml:space="preserve">共享的片段，群体历史模型也更支持第一种情景</w:t>
      </w:r>
      <w:r>
        <w:rPr>
          <w:vertAlign w:val="superscript"/>
        </w:rPr>
        <w:t xml:space="preserve">[11]</w:t>
      </w:r>
      <w:r>
        <w:t xml:space="preserve">。</w:t>
      </w:r>
      <w:r>
        <w:t xml:space="preserve">多国商业白来航样本中</w:t>
      </w:r>
      <w:r>
        <w:t xml:space="preserve">约25%的祖源来自</w:t>
      </w:r>
      <w:r>
        <w:rPr>
          <w:i/>
        </w:rPr>
        <w:t xml:space="preserve">G. g. murghi</w:t>
      </w:r>
      <w:r>
        <w:t xml:space="preserve">；印度尼西亚鸡含</w:t>
      </w:r>
      <w:r>
        <w:rPr>
          <w:i/>
        </w:rPr>
        <w:t xml:space="preserve">G. g. bankiva</w:t>
      </w:r>
      <w:r>
        <w:t xml:space="preserve">和</w:t>
      </w:r>
      <w:r>
        <w:rPr>
          <w:i/>
        </w:rPr>
        <w:t xml:space="preserve">G. g. gallus</w:t>
      </w:r>
      <w:r>
        <w:t xml:space="preserve">相关祖源，中国鸡</w:t>
      </w:r>
      <w:r>
        <w:t xml:space="preserve">则</w:t>
      </w:r>
      <w:r>
        <w:t xml:space="preserve">含</w:t>
      </w:r>
      <w:r>
        <w:rPr>
          <w:i/>
        </w:rPr>
        <w:t xml:space="preserve">G. g. jabouillei</w:t>
      </w:r>
      <w:r>
        <w:t xml:space="preserve">相关祖源</w:t>
      </w:r>
      <w:r>
        <w:rPr>
          <w:vertAlign w:val="superscript"/>
        </w:rPr>
        <w:t xml:space="preserve">[11]</w:t>
      </w:r>
      <w:r>
        <w:t xml:space="preserve">。</w:t>
      </w:r>
      <w:r>
        <w:t xml:space="preserve">此外，</w:t>
      </w:r>
      <w:r>
        <w:t xml:space="preserve">家鸡向野生红原鸡、商业鸡向地方鸡的近期输入也已检出</w:t>
      </w:r>
      <w:r>
        <w:rPr>
          <w:vertAlign w:val="superscript"/>
        </w:rPr>
        <w:t xml:space="preserve">[33,34]</w:t>
      </w:r>
      <w:r>
        <w:t xml:space="preserve">。因此，现代鸡群的亲缘关系是主要祖源与后期交流共同作用的结果。</w:t>
      </w:r>
    </w:p>
    <w:p>
      <w:pPr>
        <w:jc w:val="both"/>
      </w:pPr>
      <w:r>
        <w:t xml:space="preserve">全基因组比较和历史标本资料</w:t>
      </w:r>
      <w:r>
        <w:t xml:space="preserve">都</w:t>
      </w:r>
      <w:r>
        <w:t xml:space="preserve">支持</w:t>
      </w:r>
      <w:r>
        <w:rPr>
          <w:i/>
        </w:rPr>
        <w:t xml:space="preserve">G. g. spadiceus</w:t>
      </w:r>
      <w:r>
        <w:t xml:space="preserve">相关群体</w:t>
      </w:r>
      <w:r>
        <w:t xml:space="preserve">是</w:t>
      </w:r>
      <w:r>
        <w:t xml:space="preserve">家鸡的主要祖源</w:t>
      </w:r>
      <w:r>
        <w:rPr>
          <w:vertAlign w:val="superscript"/>
        </w:rPr>
        <w:t xml:space="preserve">[11,19]</w:t>
      </w:r>
      <w:r>
        <w:t xml:space="preserve">。</w:t>
      </w:r>
      <w:r>
        <w:t xml:space="preserve">考虑到</w:t>
      </w:r>
      <w:r>
        <w:t xml:space="preserve">驯化后各地亚种的遗传输入（见上段）</w:t>
      </w:r>
      <w:r>
        <w:t xml:space="preserve">，家鸡中多个具有地域差异的母系单倍群</w:t>
      </w:r>
      <w:r>
        <w:t xml:space="preserve">与共同的主要祖源并不矛盾。</w:t>
      </w:r>
      <w:r>
        <w:t xml:space="preserve">至于</w:t>
      </w:r>
      <w:r>
        <w:rPr>
          <w:i/>
        </w:rPr>
        <w:t xml:space="preserve">G. g. spadiceus</w:t>
      </w:r>
      <w:r>
        <w:t xml:space="preserve">内部有多少群体参与了驯化、驯化发生在哪些地点、共发生</w:t>
      </w:r>
      <w:r>
        <w:t xml:space="preserve">过</w:t>
      </w:r>
      <w:r>
        <w:t xml:space="preserve">几次，仍需结合考古记录判断</w:t>
      </w:r>
      <w:r>
        <w:t xml:space="preserve">。</w:t>
      </w:r>
    </w:p>
    <w:p>
      <w:pPr>
        <w:pStyle w:val="Heading2"/>
      </w:pPr>
      <w:r>
        <w:t xml:space="preserve">3.3 其他原鸡物种的遗传贡献</w:t>
      </w:r>
    </w:p>
    <w:p>
      <w:pPr>
        <w:jc w:val="both"/>
      </w:pPr>
      <w:r>
        <w:t xml:space="preserve">其他原鸡物种对家鸡的贡献以局部核片段为主，其中灰原鸡的贡献最为明确</w:t>
      </w:r>
      <w:r>
        <w:t xml:space="preserve">，</w:t>
      </w:r>
      <w:r>
        <w:t xml:space="preserve">最清楚的实例是黄色皮肤。该性状被定位到包含</w:t>
      </w:r>
      <w:r>
        <w:rPr>
          <w:i/>
        </w:rPr>
        <w:t xml:space="preserve">BCO2</w:t>
      </w:r>
      <w:r>
        <w:t xml:space="preserve">的23.8 kb片段：黄皮家鸡的这一片段与灰原鸡（</w:t>
      </w:r>
      <w:r>
        <w:rPr>
          <w:i/>
        </w:rPr>
        <w:t xml:space="preserve">G. sonneratii</w:t>
      </w:r>
      <w:r>
        <w:t xml:space="preserve">）接近，而线粒体和</w:t>
      </w:r>
      <w:r>
        <w:t xml:space="preserve">4个位于其他染色体的</w:t>
      </w:r>
      <w:r>
        <w:t xml:space="preserve">核标记</w:t>
      </w:r>
      <w:r>
        <w:t xml:space="preserve">都</w:t>
      </w:r>
      <w:r>
        <w:t xml:space="preserve">支持家鸡与红原鸡的亲缘关系，因此该片段最可能经杂交来自灰原鸡</w:t>
      </w:r>
      <w:r>
        <w:rPr>
          <w:vertAlign w:val="superscript"/>
        </w:rPr>
        <w:t xml:space="preserve">[35]</w:t>
      </w:r>
      <w:r>
        <w:t xml:space="preserve">。这一等位型还影响类胡萝卜素的储存与分配。连续回交实验在近似相同的白来航遗传背景下比较两种等位型，发现黄皮型鸡</w:t>
      </w:r>
      <w:r>
        <w:t xml:space="preserve">皮肤、肌肉和脂肪中</w:t>
      </w:r>
      <w:r>
        <w:t xml:space="preserve">的</w:t>
      </w:r>
      <w:r>
        <w:rPr>
          <w:i/>
        </w:rPr>
        <w:t xml:space="preserve">BCO2</w:t>
      </w:r>
      <w:r>
        <w:t xml:space="preserve">表达较低，腿部</w:t>
      </w:r>
      <w:r>
        <w:t xml:space="preserve">和喙的黄色更深</w:t>
      </w:r>
      <w:r>
        <w:t xml:space="preserve">；停止补喂胡萝卜和苜蓿后，黄皮型母鸡产蛋早期的蛋黄叶黄素含量也高于红原鸡型母鸡</w:t>
      </w:r>
      <w:r>
        <w:rPr>
          <w:vertAlign w:val="superscript"/>
        </w:rPr>
        <w:t xml:space="preserve">[36]</w:t>
      </w:r>
      <w:r>
        <w:t xml:space="preserve">。全基因组分析</w:t>
      </w:r>
      <w:r>
        <w:t xml:space="preserve">显示，家鸡与灰原鸡之间的渗入信号多数</w:t>
      </w:r>
      <w:r>
        <w:t xml:space="preserve">是</w:t>
      </w:r>
      <w:r>
        <w:t xml:space="preserve">家鸡或红原鸡向灰原鸡的输入；作者另选出8处灰原鸡向家鸡渗入的候选区域作</w:t>
      </w:r>
      <w:r>
        <w:t xml:space="preserve">了</w:t>
      </w:r>
      <w:r>
        <w:t xml:space="preserve">详细检验</w:t>
      </w:r>
      <w:r>
        <w:rPr>
          <w:vertAlign w:val="superscript"/>
        </w:rPr>
        <w:t xml:space="preserve">[31]</w:t>
      </w:r>
      <w:r>
        <w:t xml:space="preserve">。此外，含</w:t>
      </w:r>
      <w:r>
        <w:rPr>
          <w:i/>
        </w:rPr>
        <w:t xml:space="preserve">IGFBP2</w:t>
      </w:r>
      <w:r>
        <w:t xml:space="preserve">、</w:t>
      </w:r>
      <w:r>
        <w:rPr>
          <w:i/>
        </w:rPr>
        <w:t xml:space="preserve">TKT</w:t>
      </w:r>
      <w:r>
        <w:t xml:space="preserve">、</w:t>
      </w:r>
      <w:r>
        <w:rPr>
          <w:i/>
        </w:rPr>
        <w:t xml:space="preserve">MYBPHL</w:t>
      </w:r>
      <w:r>
        <w:t xml:space="preserve">等基因的候选片段可能与生长或肌肉性状有关，但其效应尚未</w:t>
      </w:r>
      <w:r>
        <w:t xml:space="preserve">得到</w:t>
      </w:r>
      <w:r>
        <w:t xml:space="preserve">验证</w:t>
      </w:r>
      <w:r>
        <w:rPr>
          <w:vertAlign w:val="superscript"/>
        </w:rPr>
        <w:t xml:space="preserve">[37,38]</w:t>
      </w:r>
      <w:r>
        <w:t xml:space="preserve">。</w:t>
      </w:r>
    </w:p>
    <w:p>
      <w:pPr>
        <w:jc w:val="both"/>
      </w:pPr>
      <w:r>
        <w:t xml:space="preserve">斯里兰卡原鸡（</w:t>
      </w:r>
      <w:r>
        <w:rPr>
          <w:i/>
        </w:rPr>
        <w:t xml:space="preserve">G. lafayettii</w:t>
      </w:r>
      <w:r>
        <w:t xml:space="preserve">）和绿原鸡（</w:t>
      </w:r>
      <w:r>
        <w:rPr>
          <w:i/>
        </w:rPr>
        <w:t xml:space="preserve">G. varius</w:t>
      </w:r>
      <w:r>
        <w:t xml:space="preserve">）</w:t>
      </w:r>
      <w:r>
        <w:t xml:space="preserve">贡献</w:t>
      </w:r>
      <w:r>
        <w:t xml:space="preserve">核片段</w:t>
      </w:r>
      <w:r>
        <w:t xml:space="preserve">的</w:t>
      </w:r>
      <w:r>
        <w:t xml:space="preserve">实例较少。斯里兰卡地方鸡的母系与红原鸡、灰原鸡更近，而与斯里兰卡原鸡较远</w:t>
      </w:r>
      <w:r>
        <w:rPr>
          <w:vertAlign w:val="superscript"/>
        </w:rPr>
        <w:t xml:space="preserve">[39]</w:t>
      </w:r>
      <w:r>
        <w:t xml:space="preserve">；</w:t>
      </w:r>
      <w:r>
        <w:t xml:space="preserve">但该研究的灰原鸡参照只取自GenBank公开序列，且灰原鸡中常见家鸡型线粒体</w:t>
      </w:r>
      <w:r>
        <w:rPr>
          <w:vertAlign w:val="superscript"/>
        </w:rPr>
        <w:t xml:space="preserve">[35]</w:t>
      </w:r>
      <w:r>
        <w:t xml:space="preserve">，因此这一结果不能说明灰原鸡有母系贡献。</w:t>
      </w:r>
      <w:r>
        <w:t xml:space="preserve">对印度尼西亚鸡及其美国后代等群体的全基因组比较显示，绿原鸡的整体贡献很小</w:t>
      </w:r>
      <w:r>
        <w:rPr>
          <w:vertAlign w:val="superscript"/>
        </w:rPr>
        <w:t xml:space="preserve">[40]</w:t>
      </w:r>
      <w:r>
        <w:t xml:space="preserve">。局部分析在斯里兰卡家鸡中检出4处斯里兰卡原鸡来源的候选区域，并在狼山鸡中检出一段约100 kb的绿原鸡来源片段</w:t>
      </w:r>
      <w:r>
        <w:rPr>
          <w:vertAlign w:val="superscript"/>
        </w:rPr>
        <w:t xml:space="preserve">[31]</w:t>
      </w:r>
      <w:r>
        <w:t xml:space="preserve">。这些局部贡献与以红原鸡为主的家鸡祖源并存</w:t>
      </w:r>
      <w:r>
        <w:t xml:space="preserve">，但</w:t>
      </w:r>
      <w:r>
        <w:t xml:space="preserve">多数片段进入家鸡的具体时期仍不清楚</w:t>
      </w:r>
      <w:r>
        <w:rPr>
          <w:vertAlign w:val="superscript"/>
        </w:rPr>
        <w:t xml:space="preserve">[31,37,38]</w:t>
      </w:r>
      <w:r>
        <w:t xml:space="preserve">。</w:t>
      </w:r>
    </w:p>
    <w:p>
      <w:pPr>
        <w:pStyle w:val="Heading1"/>
      </w:pPr>
      <w:r>
        <w:t xml:space="preserve">4 初始驯化的地点与过程</w:t>
      </w:r>
    </w:p>
    <w:p>
      <w:pPr>
        <w:pStyle w:val="Heading2"/>
      </w:pPr>
      <w:r>
        <w:t xml:space="preserve">4.1 初始驯化的地点与年代</w:t>
      </w:r>
    </w:p>
    <w:p>
      <w:pPr>
        <w:jc w:val="both"/>
      </w:pPr>
      <w:r>
        <w:t xml:space="preserve">中国北方早全新世驯化的主张</w:t>
      </w:r>
      <w:r>
        <w:t xml:space="preserve">经</w:t>
      </w:r>
      <w:r>
        <w:t xml:space="preserve">重新检验后，</w:t>
      </w:r>
      <w:r>
        <w:t xml:space="preserve">较可靠的证据更多指向中国西南和东南亚大陆，但具体驯化地点仍未完全确定。古线粒体DNA研究曾提出中国北方</w:t>
      </w:r>
      <w:r>
        <w:t xml:space="preserve">约1万年</w:t>
      </w:r>
      <w:r>
        <w:t xml:space="preserve">前驯化的</w:t>
      </w:r>
      <w:r>
        <w:t xml:space="preserve">解释</w:t>
      </w:r>
      <w:r>
        <w:rPr>
          <w:vertAlign w:val="superscript"/>
        </w:rPr>
        <w:t xml:space="preserve">[10]</w:t>
      </w:r>
      <w:r>
        <w:t xml:space="preserve">，随后引发了围绕序列、骨骼鉴定和遗址背景的讨论</w:t>
      </w:r>
      <w:r>
        <w:rPr>
          <w:vertAlign w:val="superscript"/>
        </w:rPr>
        <w:t xml:space="preserve">[41,42,43,44,45]</w:t>
      </w:r>
      <w:r>
        <w:t xml:space="preserve">。</w:t>
      </w:r>
      <w:r>
        <w:t xml:space="preserve">判断早期遗存是否</w:t>
      </w:r>
      <w:r>
        <w:t xml:space="preserve">属于</w:t>
      </w:r>
      <w:r>
        <w:t xml:space="preserve">家鸡，需要依次确认物种身份（形态、胶原肽指纹或古DNA）、个体年代（直接测年）和家养属性（如出现在原鸡分布区以外</w:t>
      </w:r>
      <w:r>
        <w:t xml:space="preserve">，</w:t>
      </w:r>
      <w:r>
        <w:t xml:space="preserve">成批出现</w:t>
      </w:r>
      <w:r>
        <w:t xml:space="preserve">幼鸟骨或含髓质骨的雌鸟骨</w:t>
      </w:r>
      <w:r>
        <w:t xml:space="preserve">，或见于</w:t>
      </w:r>
      <w:r>
        <w:t xml:space="preserve">随葬背景；见表1）。</w:t>
      </w:r>
      <w:r>
        <w:t xml:space="preserve">骨骼重鉴表明，中国中北部18处遗址原报的429件鸡骨均非鸡骨</w:t>
      </w:r>
      <w:r>
        <w:t xml:space="preserve">，另有2处遗址检出共3件候选鸡骨</w:t>
      </w:r>
      <w:r>
        <w:rPr>
          <w:vertAlign w:val="superscript"/>
        </w:rPr>
        <w:t xml:space="preserve">[13]</w:t>
      </w:r>
      <w:r>
        <w:t xml:space="preserve">；大地湾经古DNA检测的8件</w:t>
      </w:r>
      <w:r>
        <w:t xml:space="preserve">疑似鸡骨则属于以谷物为食的雉鸡</w:t>
      </w:r>
      <w:r>
        <w:rPr>
          <w:vertAlign w:val="superscript"/>
        </w:rPr>
        <w:t xml:space="preserve">[46,47]</w:t>
      </w:r>
      <w:r>
        <w:t xml:space="preserve">。这些重鉴结果使中国北方早全新世驯化的主张失去了主要</w:t>
      </w:r>
      <w:r>
        <w:t xml:space="preserve">的</w:t>
      </w:r>
      <w:r>
        <w:t xml:space="preserve">考古支撑。</w:t>
      </w:r>
    </w:p>
    <w:p>
      <w:pPr>
        <w:jc w:val="both"/>
      </w:pPr>
      <w:r>
        <w:t xml:space="preserve">南亚考古资料</w:t>
      </w:r>
      <w:r>
        <w:t xml:space="preserve">同样</w:t>
      </w:r>
      <w:r>
        <w:t xml:space="preserve">未能为较早的印度独立驯化提供可靠支持。公元前2千纪以前的原鸡属遗存，其物种鉴定和家养属性都难以确认；Daimabad的哈拉帕期地层未见原鸡属，原鸡属</w:t>
      </w:r>
      <w:r>
        <w:t xml:space="preserve">直</w:t>
      </w:r>
      <w:r>
        <w:t xml:space="preserve">到约公元前1500～1200年的早Jorwe期才出现</w:t>
      </w:r>
      <w:r>
        <w:rPr>
          <w:vertAlign w:val="superscript"/>
        </w:rPr>
        <w:t xml:space="preserve">[12]</w:t>
      </w:r>
      <w:r>
        <w:t xml:space="preserve">。核基因组分析也更支持家鸡传入印度后吸收当地</w:t>
      </w:r>
      <w:r>
        <w:rPr>
          <w:i/>
        </w:rPr>
        <w:t xml:space="preserve">G. g. murghi</w:t>
      </w:r>
      <w:r>
        <w:t xml:space="preserve">变异的解释</w:t>
      </w:r>
      <w:r>
        <w:rPr>
          <w:vertAlign w:val="superscript"/>
        </w:rPr>
        <w:t xml:space="preserve">[11]</w:t>
      </w:r>
      <w:r>
        <w:t xml:space="preserve">。</w:t>
      </w:r>
    </w:p>
    <w:p>
      <w:pPr>
        <w:jc w:val="both"/>
      </w:pPr>
      <w:r>
        <w:t xml:space="preserve">泰国Ban Non Wat发现了候选鸡骨</w:t>
      </w:r>
      <w:r>
        <w:rPr>
          <w:vertAlign w:val="superscript"/>
        </w:rPr>
        <w:t xml:space="preserve">[48]</w:t>
      </w:r>
      <w:r>
        <w:t xml:space="preserve">，部分遗存的古线粒体序列也确认了原鸡属身份，但两项研究对这些测序样本层位的记载不一</w:t>
      </w:r>
      <w:r>
        <w:t xml:space="preserve">致</w:t>
      </w:r>
      <w:r>
        <w:rPr>
          <w:vertAlign w:val="superscript"/>
        </w:rPr>
        <w:t xml:space="preserve">[48,49]</w:t>
      </w:r>
      <w:r>
        <w:t xml:space="preserve">。</w:t>
      </w:r>
      <w:r>
        <w:t xml:space="preserve">一项全球综合评估将该遗址约公元前1650～1250年的遗存列为最早的明确家鸡记录，同时承认其家养属性仍有争议</w:t>
      </w:r>
      <w:r>
        <w:rPr>
          <w:vertAlign w:val="superscript"/>
        </w:rPr>
        <w:t xml:space="preserve">[12]</w:t>
      </w:r>
      <w:r>
        <w:t xml:space="preserve">；</w:t>
      </w:r>
      <w:r>
        <w:t xml:space="preserve">这一年代对应遗址的新石器1期</w:t>
      </w:r>
      <w:r>
        <w:rPr>
          <w:vertAlign w:val="superscript"/>
        </w:rPr>
        <w:t xml:space="preserve">[50]</w:t>
      </w:r>
      <w:r>
        <w:t xml:space="preserve">。云南菜园子和大墩子的鸡骨年代可能更早，有研究据此主张把云南纳入驯化区域</w:t>
      </w:r>
      <w:r>
        <w:rPr>
          <w:vertAlign w:val="superscript"/>
        </w:rPr>
        <w:t xml:space="preserve">[51]</w:t>
      </w:r>
      <w:r>
        <w:t xml:space="preserve">。但是，菜园子的鸡骨缺少可复核的形态描述，大墩子的标本在原报告中则被列为</w:t>
      </w:r>
      <w:r>
        <w:t xml:space="preserve">“</w:t>
      </w:r>
      <w:r>
        <w:t xml:space="preserve">可能家养</w:t>
      </w:r>
      <w:r>
        <w:t xml:space="preserve">”</w:t>
      </w:r>
      <w:r>
        <w:t xml:space="preserve">，因此二者目前仍</w:t>
      </w:r>
      <w:r>
        <w:t xml:space="preserve">属</w:t>
      </w:r>
      <w:r>
        <w:t xml:space="preserve">候选记录</w:t>
      </w:r>
      <w:r>
        <w:rPr>
          <w:vertAlign w:val="superscript"/>
        </w:rPr>
        <w:t xml:space="preserve">[52]</w:t>
      </w:r>
      <w:r>
        <w:t xml:space="preserve">。上述</w:t>
      </w:r>
      <w:r>
        <w:t xml:space="preserve">云南地点位于</w:t>
      </w:r>
      <w:r>
        <w:rPr>
          <w:i/>
        </w:rPr>
        <w:t xml:space="preserve">G. g. spadiceus</w:t>
      </w:r>
      <w:r>
        <w:t xml:space="preserve">现今的分布区（中国西南、泰国北部和缅甸）内，泰国地点</w:t>
      </w:r>
      <w:r>
        <w:t xml:space="preserve">则</w:t>
      </w:r>
      <w:r>
        <w:t xml:space="preserve">位于其附近，与遗传证据指向的区域相接</w:t>
      </w:r>
      <w:r>
        <w:rPr>
          <w:vertAlign w:val="superscript"/>
        </w:rPr>
        <w:t xml:space="preserve">[11]</w:t>
      </w:r>
      <w:r>
        <w:t xml:space="preserve">；不过，泰国境内两个红原鸡亚种的界线并不清楚</w:t>
      </w:r>
      <w:r>
        <w:rPr>
          <w:vertAlign w:val="superscript"/>
        </w:rPr>
        <w:t xml:space="preserve">[29]</w:t>
      </w:r>
      <w:r>
        <w:t xml:space="preserve">，现生分布也不能直接代表全新世的分布</w:t>
      </w:r>
      <w:r>
        <w:t xml:space="preserve">。遗传分化年代早于所有考古记录：多重序列马尔可夫溯祖模型（MSMC）估计，家鸡与</w:t>
      </w:r>
      <w:r>
        <w:rPr>
          <w:i/>
        </w:rPr>
        <w:t xml:space="preserve">G. g. spadiceus</w:t>
      </w:r>
      <w:r>
        <w:t xml:space="preserve">约在（9500±3300）年前分化</w:t>
      </w:r>
      <w:r>
        <w:rPr>
          <w:vertAlign w:val="superscript"/>
        </w:rPr>
        <w:t xml:space="preserve">[11]</w:t>
      </w:r>
      <w:r>
        <w:t xml:space="preserve">。</w:t>
      </w:r>
      <w:r>
        <w:t xml:space="preserve">这一节点可能对应开始饲养之前祖先群体的分化，而不是饲养开始的时间。</w:t>
      </w:r>
    </w:p>
    <w:p>
      <w:pPr>
        <w:pStyle w:val="Heading2"/>
      </w:pPr>
      <w:r>
        <w:t xml:space="preserve">4.2 农业共栖与持续饲养</w:t>
      </w:r>
    </w:p>
    <w:p>
      <w:pPr>
        <w:jc w:val="both"/>
      </w:pPr>
      <w:r>
        <w:t xml:space="preserve">这一带早期家鸡的出现，在时间上与稻、粟农业的扩散相吻合。农业共栖模型认为，稻、粟种植进入原鸡分布区后，开垦和休耕形成的次生灌丛扩大了适宜生境，收获、加工和储藏</w:t>
      </w:r>
      <w:r>
        <w:t xml:space="preserve">中遗落</w:t>
      </w:r>
      <w:r>
        <w:t xml:space="preserve">的谷物又提供了食物，原鸡因</w:t>
      </w:r>
      <w:r>
        <w:t xml:space="preserve">而</w:t>
      </w:r>
      <w:r>
        <w:t xml:space="preserve">反复接近聚落</w:t>
      </w:r>
      <w:r>
        <w:rPr>
          <w:vertAlign w:val="superscript"/>
        </w:rPr>
        <w:t xml:space="preserve">[12]</w:t>
      </w:r>
      <w:r>
        <w:t xml:space="preserve">。这</w:t>
      </w:r>
      <w:r>
        <w:t xml:space="preserve">符合动物驯化的共栖路径：人类</w:t>
      </w:r>
      <w:r>
        <w:t xml:space="preserve">改造自身生境时无意中为动物提供了食物和栖所，动物</w:t>
      </w:r>
      <w:r>
        <w:t xml:space="preserve">受</w:t>
      </w:r>
      <w:r>
        <w:t xml:space="preserve">吸引而逐渐习惯人类环境，</w:t>
      </w:r>
      <w:r>
        <w:t xml:space="preserve">此</w:t>
      </w:r>
      <w:r>
        <w:t xml:space="preserve">后人类才</w:t>
      </w:r>
      <w:r>
        <w:t xml:space="preserve">逐步加强对其繁殖和生存的管理</w:t>
      </w:r>
      <w:r>
        <w:rPr>
          <w:vertAlign w:val="superscript"/>
        </w:rPr>
        <w:t xml:space="preserve">[15]</w:t>
      </w:r>
      <w:r>
        <w:t xml:space="preserve">。现代生态观察支持其中的食物和生境联系</w:t>
      </w:r>
      <w:r>
        <w:t xml:space="preserve">：</w:t>
      </w:r>
      <w:r>
        <w:t xml:space="preserve">泰国的红原鸡利用开垦地及其边缘，嗉囊和肌胃中既有栽培稻、玉米，也有野外食物</w:t>
      </w:r>
      <w:r>
        <w:rPr>
          <w:vertAlign w:val="superscript"/>
        </w:rPr>
        <w:t xml:space="preserve">[53]</w:t>
      </w:r>
      <w:r>
        <w:t xml:space="preserve">；桂西南的红原鸡利用多种灌丛，繁殖季会到村落附近与放养家鸡交配</w:t>
      </w:r>
      <w:r>
        <w:rPr>
          <w:vertAlign w:val="superscript"/>
        </w:rPr>
        <w:t xml:space="preserve">[54]</w:t>
      </w:r>
      <w:r>
        <w:t xml:space="preserve">。云南白羊村和大墩子出土的稻、粟、黍遗存，说明候选驯化区当时已具备这类农业条件</w:t>
      </w:r>
      <w:r>
        <w:rPr>
          <w:vertAlign w:val="superscript"/>
        </w:rPr>
        <w:t xml:space="preserve">[55,56]</w:t>
      </w:r>
      <w:r>
        <w:t xml:space="preserve">；但也有研究指出，云南新石器时代以水田稻作为主，而为原鸡提供共栖生境的主要是休耕粟田，因此当地的共栖机会可能少于东南亚半岛</w:t>
      </w:r>
      <w:r>
        <w:rPr>
          <w:vertAlign w:val="superscript"/>
        </w:rPr>
        <w:t xml:space="preserve">[52]</w:t>
      </w:r>
      <w:r>
        <w:t xml:space="preserve">。</w:t>
      </w:r>
      <w:r>
        <w:t xml:space="preserve">此外</w:t>
      </w:r>
      <w:r>
        <w:t xml:space="preserve">，接近聚落</w:t>
      </w:r>
      <w:r>
        <w:t xml:space="preserve">并</w:t>
      </w:r>
      <w:r>
        <w:t xml:space="preserve">不等于被饲养，大地湾以谷物为食的雉鸡就是一例</w:t>
      </w:r>
      <w:r>
        <w:rPr>
          <w:vertAlign w:val="superscript"/>
        </w:rPr>
        <w:t xml:space="preserve">[46]</w:t>
      </w:r>
      <w:r>
        <w:t xml:space="preserve">；</w:t>
      </w:r>
      <w:r>
        <w:t xml:space="preserve">原鸡还需经过人类的容纳和留养，才能进入持续饲养。考古上</w:t>
      </w:r>
      <w:r>
        <w:t xml:space="preserve">判断当地是否已持续饲养，主要看</w:t>
      </w:r>
      <w:r>
        <w:t xml:space="preserve">在物种鉴定可靠的前提下</w:t>
      </w:r>
      <w:r>
        <w:t xml:space="preserve">是否成批</w:t>
      </w:r>
      <w:r>
        <w:t xml:space="preserve">出现幼鸟骨和含髓质骨的雌鸟骨，</w:t>
      </w:r>
      <w:r>
        <w:t xml:space="preserve">而</w:t>
      </w:r>
      <w:r>
        <w:t xml:space="preserve">这类证据</w:t>
      </w:r>
      <w:r>
        <w:t xml:space="preserve">在</w:t>
      </w:r>
      <w:r>
        <w:t xml:space="preserve">各地出现</w:t>
      </w:r>
      <w:r>
        <w:t xml:space="preserve">的</w:t>
      </w:r>
      <w:r>
        <w:t xml:space="preserve">早晚不一（见表1）。图1概括了农业共栖、持续饲养、传播和后续变化之间的联系。</w:t>
      </w:r>
    </w:p>
    <w:p>
      <w:pPr>
        <w:keepNext/>
        <w:spacing w:before="120" w:after="60"/>
        <w:ind w:firstLine="0"/>
        <w:jc w:val="center"/>
      </w:pPr>
      <w:r>
        <w:drawing>
          <wp:inline xmlns:a="http://schemas.openxmlformats.org/drawingml/2006/main" xmlns:pic="http://schemas.openxmlformats.org/drawingml/2006/picture">
            <wp:extent cx="5760000" cy="3240000"/>
            <wp:docPr id="1" name="Picture 1" descr="图1 家鸡与人类关系及群体变化的概念框架"/>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760000" cy="324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图1 家鸡与人类关系及群体变化的概念框架</w:t>
      </w:r>
    </w:p>
    <w:p>
      <w:pPr>
        <w:keepNext w:val="0"/>
        <w:spacing w:before="0" w:after="100" w:line="276" w:lineRule="auto"/>
        <w:ind w:firstLine="0" w:left="0" w:right="0"/>
      </w:pPr>
      <w:r>
        <w:t xml:space="preserve">农业改变了食物与生境，可能促使原鸡反复接近聚落；持续饲养和繁殖管理进一步改变了人</w:t>
      </w:r>
      <w:r>
        <w:t xml:space="preserve">与鸡的</w:t>
      </w:r>
      <w:r>
        <w:t xml:space="preserve">关系</w:t>
      </w:r>
      <w:r>
        <w:rPr>
          <w:vertAlign w:val="superscript"/>
        </w:rPr>
        <w:t xml:space="preserve">[12,15]</w:t>
      </w:r>
      <w:r>
        <w:t xml:space="preserve">。图中四个部分概括的是可以相互重叠的过程，不</w:t>
      </w:r>
      <w:r>
        <w:t xml:space="preserve">代表</w:t>
      </w:r>
      <w:r>
        <w:t xml:space="preserve">界限分明的年代阶段。家鸡的主要祖源与</w:t>
      </w:r>
      <w:r>
        <w:rPr>
          <w:i/>
        </w:rPr>
        <w:t xml:space="preserve">G. g. spadiceus</w:t>
      </w:r>
      <w:r>
        <w:t xml:space="preserve">相关；其他原鸡的局部渗入和</w:t>
      </w:r>
      <w:r>
        <w:t xml:space="preserve">此后</w:t>
      </w:r>
      <w:r>
        <w:t xml:space="preserve">家鸡群体间的基因交流，</w:t>
      </w:r>
      <w:r>
        <w:t xml:space="preserve">持</w:t>
      </w:r>
      <w:r>
        <w:t xml:space="preserve">续影响</w:t>
      </w:r>
      <w:r>
        <w:t xml:space="preserve">着</w:t>
      </w:r>
      <w:r>
        <w:t xml:space="preserve">家鸡的遗传组成</w:t>
      </w:r>
      <w:r>
        <w:rPr>
          <w:vertAlign w:val="superscript"/>
        </w:rPr>
        <w:t xml:space="preserve">[11,31,34,35]</w:t>
      </w:r>
      <w:r>
        <w:t xml:space="preserve">。</w:t>
      </w:r>
    </w:p>
    <w:p>
      <w:pPr>
        <w:pStyle w:val="Heading1"/>
      </w:pPr>
      <w:r>
        <w:t xml:space="preserve">5 家鸡的全球传播</w:t>
      </w:r>
    </w:p>
    <w:p>
      <w:pPr>
        <w:jc w:val="both"/>
      </w:pPr>
      <w:r>
        <w:t xml:space="preserve">家鸡从东南亚</w:t>
      </w:r>
      <w:r>
        <w:t xml:space="preserve">大陆（可能包括中国西南）向外传播，于公元前2千纪后期到达中国中部、南亚和美索不达米亚</w:t>
      </w:r>
      <w:r>
        <w:rPr>
          <w:vertAlign w:val="superscript"/>
        </w:rPr>
        <w:t xml:space="preserve">[12]</w:t>
      </w:r>
      <w:r>
        <w:t xml:space="preserve">。这些地区的最早记录与Ban Non Wat</w:t>
      </w:r>
      <w:r>
        <w:t xml:space="preserve">仅</w:t>
      </w:r>
      <w:r>
        <w:t xml:space="preserve">相隔数百年，说明鸡离开源区后扩散较快，或</w:t>
      </w:r>
      <w:r>
        <w:t xml:space="preserve">者</w:t>
      </w:r>
      <w:r>
        <w:t xml:space="preserve">源区更早的记录尚未被发现</w:t>
      </w:r>
      <w:r>
        <w:t xml:space="preserve">。直接测年修正了不少依据层位给出的早期年代</w:t>
      </w:r>
      <w:r>
        <w:t xml:space="preserve">：</w:t>
      </w:r>
      <w:r>
        <w:t xml:space="preserve">欧洲及西北非16处遗址的23件候选早期鸡骨经直接测年，有18件晚于原报层位年代，地中海欧洲的可靠记录因此落在公元前1千纪</w:t>
      </w:r>
      <w:r>
        <w:rPr>
          <w:vertAlign w:val="superscript"/>
        </w:rPr>
        <w:t xml:space="preserve">[14]</w:t>
      </w:r>
      <w:r>
        <w:t xml:space="preserve">。向南，非洲之角Mezber</w:t>
      </w:r>
      <w:r>
        <w:t xml:space="preserve">鸡骨的</w:t>
      </w:r>
      <w:r>
        <w:t xml:space="preserve">直接年代为公元前820～595年，研究者认为</w:t>
      </w:r>
      <w:r>
        <w:t xml:space="preserve">经红海沿岸港口与南阿拉伯的海上交流</w:t>
      </w:r>
      <w:r>
        <w:t xml:space="preserve">可能是鸡传入非洲的早期路线之一</w:t>
      </w:r>
      <w:r>
        <w:rPr>
          <w:vertAlign w:val="superscript"/>
        </w:rPr>
        <w:t xml:space="preserve">[57]</w:t>
      </w:r>
      <w:r>
        <w:t xml:space="preserve">；下埃及、内尼日尔三角洲和东非沿海的记录则展示了</w:t>
      </w:r>
      <w:r>
        <w:t xml:space="preserve">此后</w:t>
      </w:r>
      <w:r>
        <w:t xml:space="preserve">的区域传播</w:t>
      </w:r>
      <w:r>
        <w:rPr>
          <w:vertAlign w:val="superscript"/>
        </w:rPr>
        <w:t xml:space="preserve">[58,59,60,61]</w:t>
      </w:r>
      <w:r>
        <w:t xml:space="preserve">。东非Unguja Ukuu和马达加斯加Mahilaka经古DNA确认的鸡骨，分别出自公元7～8世纪和11～13世纪参与印度洋贸易的港口</w:t>
      </w:r>
      <w:r>
        <w:t xml:space="preserve">遗址</w:t>
      </w:r>
      <w:r>
        <w:rPr>
          <w:vertAlign w:val="superscript"/>
        </w:rPr>
        <w:t xml:space="preserve">[61]</w:t>
      </w:r>
      <w:r>
        <w:t xml:space="preserve">。这些区域记录反映了较早的红海联系和较晚的印度洋交流。</w:t>
      </w:r>
      <w:r>
        <w:t xml:space="preserve">需要注意的是，</w:t>
      </w:r>
      <w:r>
        <w:t xml:space="preserve">各地的最早记录只代表目前能够确认的出现时间。</w:t>
      </w:r>
    </w:p>
    <w:p>
      <w:pPr>
        <w:jc w:val="both"/>
      </w:pPr>
      <w:r>
        <w:t xml:space="preserve">向东，日本的可靠记录始于弥生时期，唐古·键遗址一件鸡骨的直接年代为公元前381～204年</w:t>
      </w:r>
      <w:r>
        <w:rPr>
          <w:vertAlign w:val="superscript"/>
        </w:rPr>
        <w:t xml:space="preserve">[62]</w:t>
      </w:r>
      <w:r>
        <w:t xml:space="preserve">；现代日本鸡群则由多个亚洲来源形成，</w:t>
      </w:r>
      <w:r>
        <w:t xml:space="preserve">此后</w:t>
      </w:r>
      <w:r>
        <w:t xml:space="preserve">的输入</w:t>
      </w:r>
      <w:r>
        <w:t xml:space="preserve">又</w:t>
      </w:r>
      <w:r>
        <w:t xml:space="preserve">持续改变其组成</w:t>
      </w:r>
      <w:r>
        <w:rPr>
          <w:vertAlign w:val="superscript"/>
        </w:rPr>
        <w:t xml:space="preserve">[63]</w:t>
      </w:r>
      <w:r>
        <w:t xml:space="preserve">。拉皮塔文化遗址显示，公元前1千纪早期鸡已进入汤加、瓦努阿图等太平洋西南部岛屿</w:t>
      </w:r>
      <w:r>
        <w:rPr>
          <w:vertAlign w:val="superscript"/>
        </w:rPr>
        <w:t xml:space="preserve">[64,65,66]</w:t>
      </w:r>
      <w:r>
        <w:t xml:space="preserve">。在</w:t>
      </w:r>
      <w:r>
        <w:t xml:space="preserve">西波利尼西亚Niue及东波利尼西亚夏威夷、Rapa Nui的37件古鸡骨中，22件获得可重复的母系序列，均属D单倍群，表明鸡随后到达</w:t>
      </w:r>
      <w:r>
        <w:t xml:space="preserve">了</w:t>
      </w:r>
      <w:r>
        <w:t xml:space="preserve">东波利尼西亚</w:t>
      </w:r>
      <w:r>
        <w:rPr>
          <w:vertAlign w:val="superscript"/>
        </w:rPr>
        <w:t xml:space="preserve">[67]</w:t>
      </w:r>
      <w:r>
        <w:t xml:space="preserve">。</w:t>
      </w:r>
    </w:p>
    <w:p>
      <w:pPr>
        <w:jc w:val="both"/>
      </w:pPr>
      <w:r>
        <w:t xml:space="preserve">鸡在传播过程中的用途因地而异，珍视、照护和食用可以并存。Arslantepe的鸡骨较为完整，缺少典型的食物处理痕迹，更符合展示或作为珍稀动物饲养的解释</w:t>
      </w:r>
      <w:r>
        <w:rPr>
          <w:vertAlign w:val="superscript"/>
        </w:rPr>
        <w:t xml:space="preserve">[68]</w:t>
      </w:r>
      <w:r>
        <w:t xml:space="preserve">。</w:t>
      </w:r>
      <w:r>
        <w:t xml:space="preserve">英国铁器时代</w:t>
      </w:r>
      <w:r>
        <w:t xml:space="preserve">一只成年鸡</w:t>
      </w:r>
      <w:r>
        <w:t xml:space="preserve">的</w:t>
      </w:r>
      <w:r>
        <w:t xml:space="preserve">腿骨骨折已经愈合，提示它</w:t>
      </w:r>
      <w:r>
        <w:t xml:space="preserve">曾受到</w:t>
      </w:r>
      <w:r>
        <w:t xml:space="preserve">照护；研究者认为，这些早期进入</w:t>
      </w:r>
      <w:r>
        <w:t xml:space="preserve">不列颠</w:t>
      </w:r>
      <w:r>
        <w:t xml:space="preserve">的鸡更可能被视为珍稀动物，而非食物</w:t>
      </w:r>
      <w:r>
        <w:rPr>
          <w:vertAlign w:val="superscript"/>
        </w:rPr>
        <w:t xml:space="preserve">[14]</w:t>
      </w:r>
      <w:r>
        <w:t xml:space="preserve">。Mezber较早</w:t>
      </w:r>
      <w:r>
        <w:t xml:space="preserve">的鸡骨出自</w:t>
      </w:r>
      <w:r>
        <w:t xml:space="preserve">食物废弃背景</w:t>
      </w:r>
      <w:r>
        <w:t xml:space="preserve">，</w:t>
      </w:r>
      <w:r>
        <w:t xml:space="preserve">提供了食用</w:t>
      </w:r>
      <w:r>
        <w:t xml:space="preserve">的</w:t>
      </w:r>
      <w:r>
        <w:t xml:space="preserve">线索</w:t>
      </w:r>
      <w:r>
        <w:rPr>
          <w:vertAlign w:val="superscript"/>
        </w:rPr>
        <w:t xml:space="preserve">[57]</w:t>
      </w:r>
      <w:r>
        <w:t xml:space="preserve">。南黎凡特Maresha公元前4～2世纪的组合中，1092件鸡骨占所比较家畜骨骼的29%，成熟雌鸟、髓质骨和屠宰分割痕迹并见，支持当时已有集中的蛋肉利用</w:t>
      </w:r>
      <w:r>
        <w:rPr>
          <w:vertAlign w:val="superscript"/>
        </w:rPr>
        <w:t xml:space="preserve">[69]</w:t>
      </w:r>
      <w:r>
        <w:t xml:space="preserve">；中亚多个聚落从公元前1千纪后半叶到中世纪反复出土大量鸡蛋壳，反映了鸡蛋的常规利用，作者据此推测产蛋季节性有所减弱</w:t>
      </w:r>
      <w:r>
        <w:rPr>
          <w:vertAlign w:val="superscript"/>
        </w:rPr>
        <w:t xml:space="preserve">[70]</w:t>
      </w:r>
      <w:r>
        <w:t xml:space="preserve">。在</w:t>
      </w:r>
      <w:r>
        <w:t xml:space="preserve">中国北方，斗鸡的育种和传播可能影响</w:t>
      </w:r>
      <w:r>
        <w:t xml:space="preserve">了当地鸡群的母系组成</w:t>
      </w:r>
      <w:r>
        <w:rPr>
          <w:vertAlign w:val="superscript"/>
        </w:rPr>
        <w:t xml:space="preserve">[24]</w:t>
      </w:r>
      <w:r>
        <w:t xml:space="preserve">。这些记录表明，鸡的出现与集中的蛋肉生产并不总是同步。</w:t>
      </w:r>
    </w:p>
    <w:p>
      <w:pPr>
        <w:jc w:val="both"/>
      </w:pPr>
      <w:r>
        <w:t xml:space="preserve">古DNA复核和遗址重评改变了</w:t>
      </w:r>
      <w:r>
        <w:t xml:space="preserve">对</w:t>
      </w:r>
      <w:r>
        <w:t xml:space="preserve">部分跨洋路线的解释。智利El Arenal-1的鸡骨曾被视为前哥伦布时期波利尼西亚人把鸡带入南美的证据</w:t>
      </w:r>
      <w:r>
        <w:rPr>
          <w:vertAlign w:val="superscript"/>
        </w:rPr>
        <w:t xml:space="preserve">[71]</w:t>
      </w:r>
      <w:r>
        <w:t xml:space="preserve">，后续母系比较</w:t>
      </w:r>
      <w:r>
        <w:t xml:space="preserve">对此提出质疑</w:t>
      </w:r>
      <w:r>
        <w:rPr>
          <w:vertAlign w:val="superscript"/>
        </w:rPr>
        <w:t xml:space="preserve">[72]</w:t>
      </w:r>
      <w:r>
        <w:t xml:space="preserve">，太平洋比较样本的去污染复测又改变了原有</w:t>
      </w:r>
      <w:r>
        <w:t xml:space="preserve">的</w:t>
      </w:r>
      <w:r>
        <w:t xml:space="preserve">遗传依据</w:t>
      </w:r>
      <w:r>
        <w:rPr>
          <w:vertAlign w:val="superscript"/>
        </w:rPr>
        <w:t xml:space="preserve">[67]</w:t>
      </w:r>
      <w:r>
        <w:t xml:space="preserve">。</w:t>
      </w:r>
      <w:r>
        <w:t xml:space="preserve">新的遗址研究支持该地存在前哥伦布时期的活动，</w:t>
      </w:r>
      <w:r>
        <w:t xml:space="preserve">但新发掘未见鸡骨，此前报为鸡的66件标本经形态重鉴均为鴂，因</w:t>
      </w:r>
      <w:r>
        <w:t xml:space="preserve">此仍无</w:t>
      </w:r>
      <w:r>
        <w:t xml:space="preserve">明确的波利尼西亚接触证据</w:t>
      </w:r>
      <w:r>
        <w:rPr>
          <w:vertAlign w:val="superscript"/>
        </w:rPr>
        <w:t xml:space="preserve">[73]</w:t>
      </w:r>
      <w:r>
        <w:t xml:space="preserve">。</w:t>
      </w:r>
      <w:r>
        <w:t xml:space="preserve">殖民时期海地和佛罗里达的古鸡则与中世纪伊比利亚鸡共享E1单倍型，结合殖民背景</w:t>
      </w:r>
      <w:r>
        <w:t xml:space="preserve">，</w:t>
      </w:r>
      <w:r>
        <w:t xml:space="preserve">支持跨大西洋输入</w:t>
      </w:r>
      <w:r>
        <w:rPr>
          <w:vertAlign w:val="superscript"/>
        </w:rPr>
        <w:t xml:space="preserve">[49]</w:t>
      </w:r>
      <w:r>
        <w:t xml:space="preserve">。马达加斯加的情况类似：</w:t>
      </w:r>
      <w:r>
        <w:t xml:space="preserve">曾有研究</w:t>
      </w:r>
      <w:r>
        <w:t xml:space="preserve">依据现代母系的相近程度，</w:t>
      </w:r>
      <w:r>
        <w:t xml:space="preserve">提出南亚鸡经东非传入</w:t>
      </w:r>
      <w:r>
        <w:rPr>
          <w:vertAlign w:val="superscript"/>
        </w:rPr>
        <w:t xml:space="preserve">[74]</w:t>
      </w:r>
      <w:r>
        <w:t xml:space="preserve">；后续研究扩大</w:t>
      </w:r>
      <w:r>
        <w:t xml:space="preserve">了</w:t>
      </w:r>
      <w:r>
        <w:t xml:space="preserve">岛内取样，</w:t>
      </w:r>
      <w:r>
        <w:t xml:space="preserve">以</w:t>
      </w:r>
      <w:r>
        <w:t xml:space="preserve">完整线粒体基因组建立亲缘框架</w:t>
      </w:r>
      <w:r>
        <w:t xml:space="preserve">并</w:t>
      </w:r>
      <w:r>
        <w:t xml:space="preserve">重新归类控制区序列，发现岛内以C2亚单倍群为主</w:t>
      </w:r>
      <w:r>
        <w:t xml:space="preserve">；</w:t>
      </w:r>
      <w:r>
        <w:t xml:space="preserve">来源模型比较更支持东非与马达加斯加分别接受外来种源</w:t>
      </w:r>
      <w:r>
        <w:t xml:space="preserve">，马达加斯加鸡直接来自西亚（含印度和北非）群体（后验概率0.72）</w:t>
      </w:r>
      <w:r>
        <w:rPr>
          <w:vertAlign w:val="superscript"/>
        </w:rPr>
        <w:t xml:space="preserve">[75]</w:t>
      </w:r>
      <w:r>
        <w:t xml:space="preserve">。</w:t>
      </w:r>
      <w:r>
        <w:t xml:space="preserve">可见，</w:t>
      </w:r>
      <w:r>
        <w:t xml:space="preserve">扩大取样、改进谱系归类和模型比较共同改变了原</w:t>
      </w:r>
      <w:r>
        <w:t xml:space="preserve">有</w:t>
      </w:r>
      <w:r>
        <w:t xml:space="preserve">的路线解释。各地区的主要记录见表1，传播联系见图2。</w:t>
      </w:r>
    </w:p>
    <w:p>
      <w:pPr>
        <w:keepNext/>
        <w:spacing w:before="120" w:after="60"/>
        <w:ind w:firstLine="0"/>
        <w:jc w:val="center"/>
      </w:pPr>
      <w:r>
        <w:drawing>
          <wp:inline xmlns:a="http://schemas.openxmlformats.org/drawingml/2006/main" xmlns:pic="http://schemas.openxmlformats.org/drawingml/2006/picture">
            <wp:extent cx="5760000" cy="2592000"/>
            <wp:docPr id="2" name="Picture 2" descr="图2 家鸡的区域传播联系"/>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760000" cy="2592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图2 家鸡的区域传播联系</w:t>
      </w:r>
    </w:p>
    <w:p>
      <w:pPr>
        <w:keepNext w:val="0"/>
        <w:spacing w:before="0" w:after="100" w:line="276" w:lineRule="auto"/>
        <w:ind w:firstLine="0" w:left="0" w:right="0"/>
      </w:pPr>
      <w:r>
        <w:t xml:space="preserve">实线概括现有考古时序、历史交流及亲缘资料支持的区域联系；虚线表示候选路线或来源模型；灰色点线表示有争议的前哥伦布时期波利尼西亚—南美联系</w:t>
      </w:r>
      <w:r>
        <w:rPr>
          <w:vertAlign w:val="superscript"/>
        </w:rPr>
        <w:t xml:space="preserve">[12,14,49,62,63,64,66,67]</w:t>
      </w:r>
      <w:r>
        <w:t xml:space="preserve">。阴影示意现生</w:t>
      </w:r>
      <w:r>
        <w:rPr>
          <w:i/>
        </w:rPr>
        <w:t xml:space="preserve">G. g. spadiceus</w:t>
      </w:r>
      <w:r>
        <w:t xml:space="preserve">的分布范围</w:t>
      </w:r>
      <w:r>
        <w:rPr>
          <w:vertAlign w:val="superscript"/>
        </w:rPr>
        <w:t xml:space="preserve">[11]</w:t>
      </w:r>
      <w:r>
        <w:t xml:space="preserve">。北非沿海及萨赫勒—苏丹带通向西非的虚线均为候选路径</w:t>
      </w:r>
      <w:r>
        <w:rPr>
          <w:vertAlign w:val="superscript"/>
        </w:rPr>
        <w:t xml:space="preserve">[60]</w:t>
      </w:r>
      <w:r>
        <w:t xml:space="preserve">，</w:t>
      </w:r>
      <w:r>
        <w:t xml:space="preserve">经红海通向非洲之角的虚线</w:t>
      </w:r>
      <w:r>
        <w:t xml:space="preserve">也是</w:t>
      </w:r>
      <w:r>
        <w:t xml:space="preserve">候选路线</w:t>
      </w:r>
      <w:r>
        <w:rPr>
          <w:vertAlign w:val="superscript"/>
        </w:rPr>
        <w:t xml:space="preserve">[57]</w:t>
      </w:r>
      <w:r>
        <w:t xml:space="preserve">。M1表示南亚经东非传入马达加斯加的旧假说，M2表示东非与马达加斯加分别接受外来种源的模型；M2的</w:t>
      </w:r>
      <w:r>
        <w:t xml:space="preserve">外来种源为西亚群体（含印度和北非），其起点为</w:t>
      </w:r>
      <w:r>
        <w:t xml:space="preserve">示意位置</w:t>
      </w:r>
      <w:r>
        <w:rPr>
          <w:vertAlign w:val="superscript"/>
        </w:rPr>
        <w:t xml:space="preserve">[74,75]</w:t>
      </w:r>
      <w:r>
        <w:t xml:space="preserve">。图两侧的A表示殖民时期伊比利亚与海地、佛罗里达之间联系的续接</w:t>
      </w:r>
      <w:r>
        <w:rPr>
          <w:vertAlign w:val="superscript"/>
        </w:rPr>
        <w:t xml:space="preserve">[49]</w:t>
      </w:r>
      <w:r>
        <w:t xml:space="preserve">。编号与表1对应，15a/15b分别为Unguja Ukuu/Mahilaka，16a/16b分别为Nenumbo/Tongoleleka</w:t>
      </w:r>
      <w:r>
        <w:t xml:space="preserve">；</w:t>
      </w:r>
      <w:r>
        <w:t xml:space="preserve">具体年代及证据对象见表1。海岸线依据Natural Earth公开数据。</w:t>
      </w:r>
    </w:p>
    <w:p>
      <w:pPr>
        <w:keepNext/>
        <w:spacing w:before="60" w:after="100" w:line="276" w:lineRule="auto"/>
        <w:ind w:firstLine="0" w:left="0" w:right="0"/>
      </w:pPr>
      <w:r>
        <w:rPr>
          <w:rFonts w:ascii="Times New Roman" w:hAnsi="Times New Roman" w:eastAsia="宋体"/>
          <w:b/>
          <w:i w:val="0"/>
          <w:color w:val="000000"/>
          <w:sz w:val="21"/>
        </w:rPr>
        <w:t>表1 家鸡传播的主要区域记录及其支持的历史判断</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2381"/>
        <w:gridCol w:w="4082"/>
        <w:gridCol w:w="964"/>
      </w:tblGrid>
      <w:tr>
        <w:trPr>
          <w:tblHeader/>
          <w:cantSplit/>
        </w:trPr>
        <w:tc>
          <w:tcPr>
            <w:tcW w:type="dxa" w:w="164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编号与地点</w:t>
            </w:r>
          </w:p>
        </w:tc>
        <w:tc>
          <w:tcPr>
            <w:tcW w:type="dxa" w:w="2381"/>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年代及其对象</w:t>
            </w:r>
          </w:p>
        </w:tc>
        <w:tc>
          <w:tcPr>
            <w:tcW w:type="dxa" w:w="4082"/>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主要证据与历史判断</w:t>
            </w:r>
          </w:p>
        </w:tc>
        <w:tc>
          <w:tcPr>
            <w:tcW w:type="dxa" w:w="96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文献</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 泰国Ban Non Wat</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约公元前1650～1250年；新石器1期遗址年代模型</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全球综合评估将最早阶段遗存列为早期家鸡记录，但承认其家养属性尚有争议；古DNA确认了部分遗存的原鸡属身份，其测序样本层位在两项研究中记载不一</w:t>
            </w:r>
            <w:r>
              <w:rPr>
                <w:rFonts w:ascii="Times New Roman" w:hAnsi="Times New Roman" w:eastAsia="宋体"/>
                <w:b w:val="0"/>
                <w:i w:val="0"/>
                <w:color w:val="000000"/>
                <w:sz w:val="19"/>
              </w:rPr>
              <w:t xml:space="preserve">，不能直接验证最早阶段的家养属性。幼鸟及繁殖候选仍需按各自分期判断。</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[12,48,49,50]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 中国中部殷墟、大司空村</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商代晚期；聚落与墓葬背景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综合重评接受的鸡骨与随葬记录，表明鸡已进入当地聚落生活及墓葬活动。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3 日本唐古·键</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公元前381～204年；一件幼年股骨的直接校准年代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两件幼骨经胶原肽指纹鉴定为鸡，其中一件直接测年；作者据幼鸟记录推测当地存在繁殖。</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4 日本唐神</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弥生晚期；遗址背景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6件成鸡骨中5件被判为雄性；5件受检幼鸟骨均非鸡。确认成鸡存在，尚未提供当地成功繁殖的证据。</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[76]</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5 印度Daimabad</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约公元前1500～1200年；早Jorwe阶段背景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较早Savalda和哈拉帕层位未见原鸡属，早Jorwe阶段出现相关遗存；家养属性依赖综合解释。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 中亚Paykend、Bash Tepa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分别公元前515～392年、385～206年；同背景蛋壳碎片的直接校准年代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鉴定与测年使用同背景中的不同碎片。多个聚落跨时段反复出土鸡蛋壳，支持持续鸡蛋利用。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7 安纳托利亚Arslantepe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公元前9世纪末；填土与伴生材料背景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15件骨骼部分多较完整，包括同一成体雄鸡的成对跗蹠骨；缺少切割及典型食物处理破碎，支持珍稀动物展示或饲养等解释。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8 南黎凡特Maresha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公元前4～2世纪组合；两件鸡骨的直接年代约为前4世纪末至前3世纪</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1092件鸡骨约占所比较家畜骨骼的29%；成熟雌鸟、髓质骨及屠宰分割痕迹并见，支持集中的蛋肉利用。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9 意大利Forcello、Orvieto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Forcello：公元前775～540年（鸡骨直接校准年代），前530～520年（原报背景）；Orvieto：公元前775～541年（鸡骨直接校准年代），前500～400年（原报背景）。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直接校准区间与原报背景年代在数值上不重叠，原研究将其归因于哈尔施塔特校准平台造成的测年精度下降，仍判定二者相符；区间精度有限</w:t>
            </w:r>
            <w:r>
              <w:rPr>
                <w:rFonts w:ascii="Times New Roman" w:hAnsi="Times New Roman" w:eastAsia="宋体"/>
                <w:b w:val="0"/>
                <w:i w:val="0"/>
                <w:color w:val="000000"/>
                <w:sz w:val="19"/>
              </w:rPr>
              <w:t xml:space="preserve">，不宜据此确定具体传入年份。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 英国部分早期遗址与Fishbourne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铁器时代至罗马时期；Fishbourne为公元43～75年及75～150年组合</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部分较早遗存为完整埋葬并见照护；Fishbourne部位分布及切割痕支持食物利用。区域比较显示用途变化，鸡骨比例也因聚落类型而异。</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[14,77,78]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11 奥兰群岛Kvarnbo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公元266～541年；鸡骨直接校准年代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同一个体获得B单倍群母系序列，连接当地较早存在记录与母系组成。</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12 埃塞俄比亚Mezber</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公元前820～595年；鸡骨直接校准年代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形态鉴定和直接测年支持非洲之角较早已有家鸡，农业聚落的食物废弃背景提供食用线索。</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13 下埃及Buto、Tell el-Maskhuta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Buto：相关层位跨赛特至罗马时期；Tell el-Maskhuta：8件鸡骨中3件可定年，分属希腊化时期、公元前3～2世纪和罗马时期</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两地鸡骨提供下埃及存在记录；Buto只能定位较宽时期</w:t>
            </w:r>
            <w:r>
              <w:rPr>
                <w:rFonts w:ascii="Times New Roman" w:hAnsi="Times New Roman" w:eastAsia="宋体"/>
                <w:color w:val="000000"/>
                <w:sz w:val="19"/>
              </w:rPr>
              <w:t xml:space="preserve">，原作者认为当地大约自希腊—罗马时期起才养鸡</w:t>
            </w:r>
            <w:r>
              <w:rPr>
                <w:rFonts w:ascii="Times New Roman" w:hAnsi="Times New Roman" w:eastAsia="宋体"/>
                <w:color w:val="000000"/>
                <w:sz w:val="19"/>
              </w:rPr>
              <w:t xml:space="preserve">。Tell el-Maskhuta鸡骨很少，原研究认为当地波斯至罗马时期几乎不养鸡。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[12,58,59]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14 马里Jenne-jeno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第三期公元450～850年、第四期850～1400年；考古阶段</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与珠鸡及大型鹧鸪比较后确认鸡骨，支持内尼日尔三角洲在相应阶段已有鸡。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 东非Unguja Ukuu、马达加斯加Mahilaka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分别公元7～8世纪、11～13世纪；伴生炭化种子年代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古DNA确认鸡骨身份；同沉积作物种子提供年代，联系到参与印度洋交流的港口聚落。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16 Nenumbo、Tongoleleka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分别2925～2538、2780～2750 cal BP，约公元前976～589年、831～801年</w:t>
            </w:r>
            <w:r>
              <w:rPr>
                <w:rFonts w:ascii="Times New Roman" w:hAnsi="Times New Roman" w:eastAsia="宋体"/>
                <w:b w:val="0"/>
                <w:color w:val="000000"/>
                <w:sz w:val="19"/>
              </w:rPr>
              <w:t xml:space="preserve">；前者为1件鸡骨的储库校正直接年代，后者为6件鸡骨直接年代的加权合并区间</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Nenumbo为</w:t>
            </w: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转引的海洋储库校正日期；Tongoleleka为原研究对6个个体的加权合并区间。支持太平洋西南部较早已有鸡。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[12,64]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17 瓦努阿图Teouma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公元前1千纪早期；鸡骨食性校正与</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后续定年结合食性偏移及贝叶斯</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模型，支持拉皮塔时期已有鸡；不以遗址占居期给全部鸡骨赋同一日期。</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[66]</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18 夏威夷Pelekane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约公元1240～1500年；伴生贝壳的海洋储库校正年代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转引的鸡遗存与伴生贝壳测年，为夏威夷较早鸡记录提供时间参照。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19 Rapa Nui（复活节岛）</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古代鸡骨比较标本；本项用于母系复核</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PAQANA011去污染后复测为D单倍群并获独立重复，修正讨论跨太平洋来源时使用的母系参照。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20 智利El Arenal-1</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原报告公元1304～1424年；争议鸡骨的直接校准年代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个体年代、遗址背景与传播来源分别受到检验；</w:t>
            </w:r>
            <w:r>
              <w:rPr>
                <w:rFonts w:ascii="Times New Roman" w:hAnsi="Times New Roman" w:eastAsia="宋体"/>
                <w:b w:val="0"/>
                <w:color w:val="000000"/>
                <w:sz w:val="19"/>
              </w:rPr>
              <w:t xml:space="preserve">此前报为鸡的66件标本经重鉴均为鴂，</w:t>
            </w:r>
            <w:r>
              <w:rPr>
                <w:rFonts w:ascii="Times New Roman" w:hAnsi="Times New Roman" w:eastAsia="宋体"/>
                <w:b w:val="0"/>
                <w:i w:val="0"/>
                <w:color w:val="000000"/>
                <w:sz w:val="19"/>
              </w:rPr>
              <w:t xml:space="preserve">现有证据尚不足以确定前哥伦布时期的波利尼西亚传入。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[67,71,72,73]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21 海地、佛罗里达</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公元16～17世纪；遗址与历史背景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古线粒体短片段与中世纪伊比利亚鸡共享</w:t>
            </w:r>
            <w:r>
              <w:rPr>
                <w:rFonts w:ascii="Times New Roman" w:hAnsi="Times New Roman" w:eastAsia="宋体"/>
                <w:b w:val="0"/>
                <w:color w:val="000000"/>
                <w:sz w:val="19"/>
              </w:rPr>
              <w:t xml:space="preserve">E1</w:t>
            </w:r>
            <w:r>
              <w:rPr>
                <w:rFonts w:ascii="Times New Roman" w:hAnsi="Times New Roman" w:eastAsia="宋体"/>
                <w:b w:val="0"/>
                <w:i w:val="0"/>
                <w:color w:val="000000"/>
                <w:sz w:val="19"/>
              </w:rPr>
              <w:t xml:space="preserve">单倍型，结合殖民背景支持跨大西洋输入。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[49]</w:t>
            </w:r>
          </w:p>
        </w:tc>
      </w:tr>
    </w:tbl>
    <w:p>
      <w:pPr>
        <w:keepNext w:val="0"/>
        <w:spacing w:before="0" w:after="100" w:line="276" w:lineRule="auto"/>
        <w:ind w:firstLine="0" w:left="0" w:right="0"/>
      </w:pPr>
      <w:r>
        <w:rPr>
          <w:rFonts w:ascii="Times New Roman" w:hAnsi="Times New Roman" w:eastAsia="宋体"/>
          <w:b w:val="0"/>
          <w:i w:val="0"/>
          <w:color w:val="000000"/>
          <w:sz w:val="19"/>
        </w:rPr>
        <w:t>表注：表中直接放射性碳年代均为校准区间，遗址、伴生材料及合并估计的年代另行注明。唐古·键、中亚两地、意大利两地及Kvarnbo按原研究95.4%概率区间报告；Mezber与El Arenal-1沿用原报告区间。</w:t>
      </w:r>
    </w:p>
    <w:p>
      <w:pPr>
        <w:keepNext w:val="0"/>
        <w:spacing w:before="0" w:after="100" w:line="276" w:lineRule="auto"/>
        <w:ind w:firstLine="0" w:left="0" w:right="0"/>
      </w:pPr>
      <w:r>
        <w:t xml:space="preserve">cal BP以公元1950年为基准。Nenumbo沿用全球综合评估转引的储库校正区间（95%概率）；Tongoleleka沿用原研究对6个个体的加权合并区间，不能视为每个个体均获得同一精确日期</w:t>
      </w:r>
      <w:r>
        <w:rPr>
          <w:vertAlign w:val="superscript"/>
        </w:rPr>
        <w:t xml:space="preserve">[12,64]</w:t>
      </w:r>
      <w:r>
        <w:t xml:space="preserve">。</w:t>
      </w:r>
    </w:p>
    <w:p>
      <w:pPr>
        <w:keepNext w:val="0"/>
        <w:spacing w:before="0" w:after="100" w:line="276" w:lineRule="auto"/>
        <w:ind w:firstLine="0" w:left="0" w:right="0"/>
      </w:pPr>
      <w:r>
        <w:rPr>
          <w:rFonts w:ascii="Times New Roman" w:hAnsi="Times New Roman" w:eastAsia="宋体"/>
          <w:b w:val="0"/>
          <w:i w:val="0"/>
          <w:color w:val="000000"/>
          <w:sz w:val="19"/>
        </w:rPr>
        <w:t>地理编号沿用图2。记录年代用于定位当地已知遗存与利用情境，不直接等同于首次传入时间。</w:t>
      </w:r>
    </w:p>
    <w:p>
      <w:pPr>
        <w:pStyle w:val="Heading1"/>
      </w:pPr>
      <w:r>
        <w:t xml:space="preserve">6 家鸡的性状分化与选育</w:t>
      </w:r>
    </w:p>
    <w:p>
      <w:pPr>
        <w:jc w:val="both"/>
      </w:pPr>
      <w:r>
        <w:t xml:space="preserve">家鸡传播到不同气候和海拔的地区，并被用于食用、产蛋、观赏和斗鸡等不同目的</w:t>
      </w:r>
      <w:r>
        <w:t xml:space="preserve">后，各地鸡群在环境适应和用途性状上逐渐分化</w:t>
      </w:r>
      <w:r>
        <w:t xml:space="preserve">；近代定向选育又进一步放大了生长和繁殖性状的差异</w:t>
      </w:r>
      <w:r>
        <w:t xml:space="preserve">。</w:t>
      </w:r>
      <w:r>
        <w:t xml:space="preserve">需要说明的是，下文所述</w:t>
      </w:r>
      <w:r>
        <w:t xml:space="preserve">不少遗传定位来自实验互交群体和长期选择系，</w:t>
      </w:r>
      <w:r>
        <w:t xml:space="preserve">揭示的是性状的遗传结构，而不是这些性状在各地形成的历史。</w:t>
      </w:r>
    </w:p>
    <w:p>
      <w:pPr>
        <w:pStyle w:val="Heading2"/>
      </w:pPr>
      <w:r>
        <w:t xml:space="preserve">6.1 环境适应与抗病性</w:t>
      </w:r>
    </w:p>
    <w:p>
      <w:pPr>
        <w:jc w:val="both"/>
      </w:pPr>
      <w:r>
        <w:rPr>
          <w:b/>
        </w:rPr>
        <w:t xml:space="preserve">高海拔适应。</w:t>
      </w:r>
      <w:r>
        <w:t xml:space="preserve">高海拔环境中的低氧直接影响鸡胚发育和孵化。在海拔2900 m的孵化试验中，藏鸡和低地品种矮小鸡的孵化率分别为79.72%和31.69%</w:t>
      </w:r>
      <w:r>
        <w:t xml:space="preserve">，</w:t>
      </w:r>
      <w:r>
        <w:t xml:space="preserve">补充氧气后</w:t>
      </w:r>
      <w:r>
        <w:t xml:space="preserve">矮小鸡的孵化率上升</w:t>
      </w:r>
      <w:r>
        <w:rPr>
          <w:vertAlign w:val="superscript"/>
        </w:rPr>
        <w:t xml:space="preserve">[80]</w:t>
      </w:r>
      <w:r>
        <w:t xml:space="preserve">。藏鸡的供氧适应涉及血红蛋白的氧结合特性和组织释氧能力</w:t>
      </w:r>
      <w:r>
        <w:t xml:space="preserve">：</w:t>
      </w:r>
      <w:r>
        <w:t xml:space="preserve">αD珠蛋白Met32Leu变异与较高的氧亲和力相关</w:t>
      </w:r>
      <w:r>
        <w:rPr>
          <w:vertAlign w:val="superscript"/>
        </w:rPr>
        <w:t xml:space="preserve">[81]</w:t>
      </w:r>
      <w:r>
        <w:t xml:space="preserve">；另一项晚期胚胎研究发现，低氧孵化的藏鸡血红蛋白</w:t>
      </w:r>
      <w:r>
        <w:t xml:space="preserve">协同性</w:t>
      </w:r>
      <w:r>
        <w:t xml:space="preserve">更强、</w:t>
      </w:r>
      <w:r>
        <w:t xml:space="preserve">释氧能力</w:t>
      </w:r>
      <w:r>
        <w:t xml:space="preserve">更高</w:t>
      </w:r>
      <w:r>
        <w:rPr>
          <w:vertAlign w:val="superscript"/>
        </w:rPr>
        <w:t xml:space="preserve">[82]</w:t>
      </w:r>
      <w:r>
        <w:t xml:space="preserve">。选择扫描和胚胎转录组研究</w:t>
      </w:r>
      <w:r>
        <w:t xml:space="preserve">涉及的功能主要包括氧运输与缺氧应答（</w:t>
      </w:r>
      <w:r>
        <w:rPr>
          <w:i/>
        </w:rPr>
        <w:t xml:space="preserve">HBAD</w:t>
      </w:r>
      <w:r>
        <w:t xml:space="preserve">、</w:t>
      </w:r>
      <w:r>
        <w:rPr>
          <w:i/>
        </w:rPr>
        <w:t xml:space="preserve">ARNT</w:t>
      </w:r>
      <w:r>
        <w:t xml:space="preserve">）</w:t>
      </w:r>
      <w:r>
        <w:rPr>
          <w:vertAlign w:val="superscript"/>
        </w:rPr>
        <w:t xml:space="preserve">[83,84]</w:t>
      </w:r>
      <w:r>
        <w:t xml:space="preserve">、心肺发育与血管生成（</w:t>
      </w:r>
      <w:r>
        <w:rPr>
          <w:i/>
        </w:rPr>
        <w:t xml:space="preserve">FGFR1</w:t>
      </w:r>
      <w:r>
        <w:t xml:space="preserve">、</w:t>
      </w:r>
      <w:r>
        <w:rPr>
          <w:i/>
        </w:rPr>
        <w:t xml:space="preserve">CTGF</w:t>
      </w:r>
      <w:r>
        <w:t xml:space="preserve">），以及DNA修复</w:t>
      </w:r>
      <w:r>
        <w:t xml:space="preserve">与</w:t>
      </w:r>
      <w:r>
        <w:t xml:space="preserve">辐射应答（</w:t>
      </w:r>
      <w:r>
        <w:rPr>
          <w:i/>
        </w:rPr>
        <w:t xml:space="preserve">VCP</w:t>
      </w:r>
      <w:r>
        <w:t xml:space="preserve">、</w:t>
      </w:r>
      <w:r>
        <w:rPr>
          <w:i/>
        </w:rPr>
        <w:t xml:space="preserve">FANCG</w:t>
      </w:r>
      <w:r>
        <w:t xml:space="preserve">）</w:t>
      </w:r>
      <w:r>
        <w:rPr>
          <w:vertAlign w:val="superscript"/>
        </w:rPr>
        <w:t xml:space="preserve">[85]</w:t>
      </w:r>
      <w:r>
        <w:t xml:space="preserve">；肝脏的表达差异还集中</w:t>
      </w:r>
      <w:r>
        <w:t xml:space="preserve">于</w:t>
      </w:r>
      <w:r>
        <w:t xml:space="preserve">脂肪酸代谢、能量生成和谷胱甘肽抗氧化过程</w:t>
      </w:r>
      <w:r>
        <w:rPr>
          <w:vertAlign w:val="superscript"/>
        </w:rPr>
        <w:t xml:space="preserve">[84]</w:t>
      </w:r>
      <w:r>
        <w:t xml:space="preserve">。</w:t>
      </w:r>
    </w:p>
    <w:p>
      <w:pPr>
        <w:jc w:val="both"/>
      </w:pPr>
      <w:r>
        <w:t xml:space="preserve">青藏高原和埃塞俄比亚高原地方鸡的选择信号</w:t>
      </w:r>
      <w:r>
        <w:t xml:space="preserve">都</w:t>
      </w:r>
      <w:r>
        <w:t xml:space="preserve">涉及钙信号通路。早期藏鸡基因组研究在两个遗传群体中发现了这一信号</w:t>
      </w:r>
      <w:r>
        <w:rPr>
          <w:vertAlign w:val="superscript"/>
        </w:rPr>
        <w:t xml:space="preserve">[86]</w:t>
      </w:r>
      <w:r>
        <w:t xml:space="preserve">；</w:t>
      </w:r>
      <w:r>
        <w:t xml:space="preserve">对</w:t>
      </w:r>
      <w:r>
        <w:t xml:space="preserve">埃塞俄比亚26个地方鸡群体</w:t>
      </w:r>
      <w:r>
        <w:t xml:space="preserve">513只鸡的比较</w:t>
      </w:r>
      <w:r>
        <w:t xml:space="preserve">，</w:t>
      </w:r>
      <w:r>
        <w:t xml:space="preserve">也在高海拔群体中检出钙信号通路（</w:t>
      </w:r>
      <w:r>
        <w:rPr>
          <w:i/>
        </w:rPr>
        <w:t xml:space="preserve">ERBB4</w:t>
      </w:r>
      <w:r>
        <w:t xml:space="preserve">、</w:t>
      </w:r>
      <w:r>
        <w:rPr>
          <w:i/>
        </w:rPr>
        <w:t xml:space="preserve">PLCB2</w:t>
      </w:r>
      <w:r>
        <w:t xml:space="preserve">、</w:t>
      </w:r>
      <w:r>
        <w:rPr>
          <w:i/>
        </w:rPr>
        <w:t xml:space="preserve">STIM2</w:t>
      </w:r>
      <w:r>
        <w:t xml:space="preserve">）及缺氧诱导因子（HIF）相关基因的选择信号</w:t>
      </w:r>
      <w:r>
        <w:rPr>
          <w:vertAlign w:val="superscript"/>
        </w:rPr>
        <w:t xml:space="preserve">[87]</w:t>
      </w:r>
      <w:r>
        <w:t xml:space="preserve">。藏鸡内部的适应候选区域还</w:t>
      </w:r>
      <w:r>
        <w:t xml:space="preserve">因</w:t>
      </w:r>
      <w:r>
        <w:t xml:space="preserve">祖源而异</w:t>
      </w:r>
      <w:r>
        <w:t xml:space="preserve">：</w:t>
      </w:r>
      <w:r>
        <w:t xml:space="preserve">对1054个鸡全基因组的分析识别出与中国西北、川滇邻近地区和喜马拉雅山南麓相关的三个祖源</w:t>
      </w:r>
      <w:r>
        <w:t xml:space="preserve">，</w:t>
      </w:r>
      <w:r>
        <w:t xml:space="preserve">按祖源分层的选择扫描显示，三者的候选区域分别涉及血管稳态与凝血（</w:t>
      </w:r>
      <w:r>
        <w:rPr>
          <w:i/>
        </w:rPr>
        <w:t xml:space="preserve">VWF</w:t>
      </w:r>
      <w:r>
        <w:t xml:space="preserve">、</w:t>
      </w:r>
      <w:r>
        <w:rPr>
          <w:i/>
        </w:rPr>
        <w:t xml:space="preserve">TSPAN9</w:t>
      </w:r>
      <w:r>
        <w:t xml:space="preserve">）、钙信号与代谢调节（</w:t>
      </w:r>
      <w:r>
        <w:rPr>
          <w:i/>
        </w:rPr>
        <w:t xml:space="preserve">CACNA2D1</w:t>
      </w:r>
      <w:r>
        <w:t xml:space="preserve">、</w:t>
      </w:r>
      <w:r>
        <w:rPr>
          <w:i/>
        </w:rPr>
        <w:t xml:space="preserve">AMY2A</w:t>
      </w:r>
      <w:r>
        <w:t xml:space="preserve">），以及肺血管重塑（</w:t>
      </w:r>
      <w:r>
        <w:rPr>
          <w:i/>
        </w:rPr>
        <w:t xml:space="preserve">AGTR1</w:t>
      </w:r>
      <w:r>
        <w:t xml:space="preserve">）</w:t>
      </w:r>
      <w:r>
        <w:rPr>
          <w:vertAlign w:val="superscript"/>
        </w:rPr>
        <w:t xml:space="preserve">[88]</w:t>
      </w:r>
      <w:r>
        <w:t xml:space="preserve">。</w:t>
      </w:r>
    </w:p>
    <w:p>
      <w:pPr>
        <w:jc w:val="both"/>
      </w:pPr>
      <w:r>
        <w:rPr>
          <w:b/>
        </w:rPr>
        <w:t xml:space="preserve">温度适应。</w:t>
      </w:r>
      <w:r>
        <w:t xml:space="preserve">高温抑制肉鸡生长和胸肉产量，其影响随日龄和遗传背景而</w:t>
      </w:r>
      <w:r>
        <w:t xml:space="preserve">变</w:t>
      </w:r>
      <w:r>
        <w:rPr>
          <w:vertAlign w:val="superscript"/>
        </w:rPr>
        <w:t xml:space="preserve">[89]</w:t>
      </w:r>
      <w:r>
        <w:t xml:space="preserve">。耐热性也能响应人工选择：在40.6℃、75%相对湿度下按存活时间进行4代双向选择后，5周龄白来航高、低耐热系的存活时间分别为86 min和58 min</w:t>
      </w:r>
      <w:r>
        <w:rPr>
          <w:vertAlign w:val="superscript"/>
        </w:rPr>
        <w:t xml:space="preserve">[90]</w:t>
      </w:r>
      <w:r>
        <w:t xml:space="preserve">。减少羽毛覆盖有利于散热</w:t>
      </w:r>
      <w:r>
        <w:t xml:space="preserve">：</w:t>
      </w:r>
      <w:r>
        <w:t xml:space="preserve">在35℃试验中，无羽鸡维持了接近25℃时的生长，而裸颈鸡的生长优势较小</w:t>
      </w:r>
      <w:r>
        <w:rPr>
          <w:vertAlign w:val="superscript"/>
        </w:rPr>
        <w:t xml:space="preserve">[91]</w:t>
      </w:r>
      <w:r>
        <w:t xml:space="preserve">。热带与温带鸡的基因组比较</w:t>
      </w:r>
      <w:r>
        <w:t xml:space="preserve">还检出与</w:t>
      </w:r>
      <w:r>
        <w:t xml:space="preserve">代谢调节（</w:t>
      </w:r>
      <w:r>
        <w:rPr>
          <w:i/>
        </w:rPr>
        <w:t xml:space="preserve">FABP2</w:t>
      </w:r>
      <w:r>
        <w:t xml:space="preserve">、</w:t>
      </w:r>
      <w:r>
        <w:rPr>
          <w:i/>
        </w:rPr>
        <w:t xml:space="preserve">RAMP3</w:t>
      </w:r>
      <w:r>
        <w:t xml:space="preserve">、</w:t>
      </w:r>
      <w:r>
        <w:rPr>
          <w:i/>
        </w:rPr>
        <w:t xml:space="preserve">TSHR</w:t>
      </w:r>
      <w:r>
        <w:t xml:space="preserve">）和血管平滑肌收缩（</w:t>
      </w:r>
      <w:r>
        <w:rPr>
          <w:i/>
        </w:rPr>
        <w:t xml:space="preserve">CAMK2D</w:t>
      </w:r>
      <w:r>
        <w:t xml:space="preserve">）相关</w:t>
      </w:r>
      <w:r>
        <w:t xml:space="preserve">的</w:t>
      </w:r>
      <w:r>
        <w:t xml:space="preserve">候选基因</w:t>
      </w:r>
      <w:r>
        <w:rPr>
          <w:vertAlign w:val="superscript"/>
        </w:rPr>
        <w:t xml:space="preserve">[92]</w:t>
      </w:r>
      <w:r>
        <w:t xml:space="preserve">。在淮南鸡分离群体中，</w:t>
      </w:r>
      <w:r>
        <w:rPr>
          <w:i/>
        </w:rPr>
        <w:t xml:space="preserve">TSHR</w:t>
      </w:r>
      <w:r>
        <w:t xml:space="preserve"> 558Arg等位基因纯合子经35±1℃、12 h热应激试验后，血清丙氨酸氨基转移酶、乳酸脱氢酶和肌酸激酶水平低于</w:t>
      </w:r>
      <w:r>
        <w:t xml:space="preserve">558Gly纯合子</w:t>
      </w:r>
      <w:r>
        <w:rPr>
          <w:vertAlign w:val="superscript"/>
        </w:rPr>
        <w:t xml:space="preserve">[92]</w:t>
      </w:r>
      <w:r>
        <w:t xml:space="preserve">。</w:t>
      </w:r>
    </w:p>
    <w:p>
      <w:pPr>
        <w:jc w:val="both"/>
      </w:pPr>
      <w:r>
        <w:t xml:space="preserve">在低温条件下，品种间的产蛋表现</w:t>
      </w:r>
      <w:r>
        <w:t xml:space="preserve">发生</w:t>
      </w:r>
      <w:r>
        <w:t xml:space="preserve">逆转。在温暖与自然寒冷环境中比较坝上长尾鸡、洛岛红鸡及其正反交后代</w:t>
      </w:r>
      <w:r>
        <w:t xml:space="preserve">，发现</w:t>
      </w:r>
      <w:r>
        <w:t xml:space="preserve">洛岛红鸡在温暖环境下产蛋表现最好，在寒冷环境下却低于其余三组</w:t>
      </w:r>
      <w:r>
        <w:t xml:space="preserve">，</w:t>
      </w:r>
      <w:r>
        <w:t xml:space="preserve">两类杂交后代在寒冷环境下的产蛋表现</w:t>
      </w:r>
      <w:r>
        <w:t xml:space="preserve">则</w:t>
      </w:r>
      <w:r>
        <w:t xml:space="preserve">高于坝上长尾鸡</w:t>
      </w:r>
      <w:r>
        <w:rPr>
          <w:vertAlign w:val="superscript"/>
        </w:rPr>
        <w:t xml:space="preserve">[93]</w:t>
      </w:r>
      <w:r>
        <w:t xml:space="preserve">。同一试验体系的甲状腺研究显示，坝上长尾鸡在两种环境下的血清甲状腺激素水平均高于洛岛红鸡；比较寒冷与温暖环境</w:t>
      </w:r>
      <w:r>
        <w:t xml:space="preserve">，两品种分别检出402个和46个甲状腺差异表达基因</w:t>
      </w:r>
      <w:r>
        <w:rPr>
          <w:vertAlign w:val="superscript"/>
        </w:rPr>
        <w:t xml:space="preserve">[94]</w:t>
      </w:r>
      <w:r>
        <w:t xml:space="preserve">。不同耐寒品种的候选基因涉及不同</w:t>
      </w:r>
      <w:r>
        <w:t xml:space="preserve">的</w:t>
      </w:r>
      <w:r>
        <w:t xml:space="preserve">生理环节：加拿大Chantecler鸡中检出的</w:t>
      </w:r>
      <w:r>
        <w:rPr>
          <w:i/>
        </w:rPr>
        <w:t xml:space="preserve">ME3</w:t>
      </w:r>
      <w:r>
        <w:t xml:space="preserve">和</w:t>
      </w:r>
      <w:r>
        <w:rPr>
          <w:i/>
        </w:rPr>
        <w:t xml:space="preserve">ZNF536</w:t>
      </w:r>
      <w:r>
        <w:t xml:space="preserve">分别与脂质代谢</w:t>
      </w:r>
      <w:r>
        <w:t xml:space="preserve">和</w:t>
      </w:r>
      <w:r>
        <w:t xml:space="preserve">神经调节有关</w:t>
      </w:r>
      <w:r>
        <w:rPr>
          <w:vertAlign w:val="superscript"/>
        </w:rPr>
        <w:t xml:space="preserve">[95]</w:t>
      </w:r>
      <w:r>
        <w:t xml:space="preserve">；林甸鸡中</w:t>
      </w:r>
      <w:r>
        <w:t xml:space="preserve">选择信号</w:t>
      </w:r>
      <w:r>
        <w:t xml:space="preserve">较强</w:t>
      </w:r>
      <w:r>
        <w:t xml:space="preserve">的</w:t>
      </w:r>
      <w:r>
        <w:rPr>
          <w:i/>
        </w:rPr>
        <w:t xml:space="preserve">NDUFS4</w:t>
      </w:r>
      <w:r>
        <w:t xml:space="preserve">参与线粒体氧化磷酸化，其多个位点在不同温度地区的鸡群间呈</w:t>
      </w:r>
      <w:r>
        <w:t xml:space="preserve">现</w:t>
      </w:r>
      <w:r>
        <w:t xml:space="preserve">频率分化</w:t>
      </w:r>
      <w:r>
        <w:t xml:space="preserve">，</w:t>
      </w:r>
      <w:r>
        <w:t xml:space="preserve">在波兰、芬兰、以色列和埃及鸡群中也呈现随环境温度变化的相似频率趋势</w:t>
      </w:r>
      <w:r>
        <w:rPr>
          <w:vertAlign w:val="superscript"/>
        </w:rPr>
        <w:t xml:space="preserve">[96]</w:t>
      </w:r>
      <w:r>
        <w:t xml:space="preserve">。</w:t>
      </w:r>
    </w:p>
    <w:p>
      <w:pPr>
        <w:jc w:val="both"/>
      </w:pPr>
      <w:r>
        <w:rPr>
          <w:b/>
        </w:rPr>
        <w:t xml:space="preserve">抗病性。</w:t>
      </w:r>
      <w:r>
        <w:t xml:space="preserve">鸡的抗病性差异表现为感染后</w:t>
      </w:r>
      <w:r>
        <w:t xml:space="preserve">生长受损、组织病变和病原负荷</w:t>
      </w:r>
      <w:r>
        <w:t xml:space="preserve">的</w:t>
      </w:r>
      <w:r>
        <w:t xml:space="preserve">不同。在抗性法尤米鸡与易感白来航鸡的F₂群体中，研究定位到与柔嫩艾美耳球虫感染后增重、血细胞比容和肠道病变等性状相关的数量性状基因座（QTL），其中</w:t>
      </w:r>
      <w:r>
        <w:t xml:space="preserve">与</w:t>
      </w:r>
      <w:r>
        <w:t xml:space="preserve">增重相关</w:t>
      </w:r>
      <w:r>
        <w:t xml:space="preserve">的</w:t>
      </w:r>
      <w:r>
        <w:t xml:space="preserve">基因座分布于多</w:t>
      </w:r>
      <w:r>
        <w:t xml:space="preserve">条</w:t>
      </w:r>
      <w:r>
        <w:t xml:space="preserve">染色体</w:t>
      </w:r>
      <w:r>
        <w:rPr>
          <w:vertAlign w:val="superscript"/>
        </w:rPr>
        <w:t xml:space="preserve">[97]</w:t>
      </w:r>
      <w:r>
        <w:t xml:space="preserve">。空肠弯曲杆菌肠道定植抗性的14号染色体QTL在回交群体和F₉高级互交群体中得到定位与细化，14号和16号染色体上的两个抗性区域与</w:t>
      </w:r>
      <w:r>
        <w:t xml:space="preserve">已知的</w:t>
      </w:r>
      <w:r>
        <w:t xml:space="preserve">沙门氏菌抗性QTL重叠</w:t>
      </w:r>
      <w:r>
        <w:rPr>
          <w:vertAlign w:val="superscript"/>
        </w:rPr>
        <w:t xml:space="preserve">[98]</w:t>
      </w:r>
      <w:r>
        <w:t xml:space="preserve">。</w:t>
      </w:r>
      <w:r>
        <w:t xml:space="preserve">针</w:t>
      </w:r>
      <w:r>
        <w:t xml:space="preserve">对沙门氏菌相关细胞表型的研究，</w:t>
      </w:r>
      <w:r>
        <w:t xml:space="preserve">把</w:t>
      </w:r>
      <w:r>
        <w:t xml:space="preserve">抗性基因座与异嗜性粒细胞功能联系起来</w:t>
      </w:r>
      <w:r>
        <w:t xml:space="preserve">：</w:t>
      </w:r>
      <w:r>
        <w:t xml:space="preserve">在肉鸡×白来航和肉鸡×法尤米两组F₁₃高级互交群体中，</w:t>
      </w:r>
      <w:r>
        <w:rPr>
          <w:i/>
        </w:rPr>
        <w:t xml:space="preserve">SLC11A1</w:t>
      </w:r>
      <w:r>
        <w:t xml:space="preserve">区域分别与吞噬</w:t>
      </w:r>
      <w:r>
        <w:t xml:space="preserve">作用</w:t>
      </w:r>
      <w:r>
        <w:t xml:space="preserve">和胞外诱捕网形成相关；在后一群体中，</w:t>
      </w:r>
      <w:r>
        <w:rPr>
          <w:i/>
        </w:rPr>
        <w:t xml:space="preserve">SAL1</w:t>
      </w:r>
      <w:r>
        <w:t xml:space="preserve">基因座也与胞外诱捕网形成相关，其候选基因</w:t>
      </w:r>
      <w:r>
        <w:rPr>
          <w:i/>
        </w:rPr>
        <w:t xml:space="preserve">SIVA1</w:t>
      </w:r>
      <w:r>
        <w:t xml:space="preserve">涉及细胞死亡调节</w:t>
      </w:r>
      <w:r>
        <w:rPr>
          <w:vertAlign w:val="superscript"/>
        </w:rPr>
        <w:t xml:space="preserve">[99]</w:t>
      </w:r>
      <w:r>
        <w:t xml:space="preserve">。在马立克病抗性</w:t>
      </w:r>
      <w:r>
        <w:t xml:space="preserve">白来航近交系63、易感系72及其衍生品系中，抗性组的纯合片段含</w:t>
      </w:r>
      <w:r>
        <w:rPr>
          <w:i/>
        </w:rPr>
        <w:t xml:space="preserve">TNFSF13B</w:t>
      </w:r>
      <w:r>
        <w:t xml:space="preserve">等免疫相关基因，群体分化分析则检出与细胞死亡和抗凋亡相关的</w:t>
      </w:r>
      <w:r>
        <w:rPr>
          <w:i/>
        </w:rPr>
        <w:t xml:space="preserve">AKT1</w:t>
      </w:r>
      <w:r>
        <w:t xml:space="preserve">、</w:t>
      </w:r>
      <w:r>
        <w:rPr>
          <w:i/>
        </w:rPr>
        <w:t xml:space="preserve">API5</w:t>
      </w:r>
      <w:r>
        <w:t xml:space="preserve">等基因</w:t>
      </w:r>
      <w:r>
        <w:rPr>
          <w:vertAlign w:val="superscript"/>
        </w:rPr>
        <w:t xml:space="preserve">[100]</w:t>
      </w:r>
      <w:r>
        <w:t xml:space="preserve">。</w:t>
      </w:r>
    </w:p>
    <w:p>
      <w:pPr>
        <w:jc w:val="both"/>
      </w:pPr>
      <w:r>
        <w:t xml:space="preserve">地方鸡的大群体感染试验还揭示了抗病反应的群体差异。加纳1440只鸡和坦桑尼亚1399只鸡的弱毒新城疫病毒感染试验表明，感染后病毒载量和抗体水平的差异具有遗传基础；两地定位的QTL</w:t>
      </w:r>
      <w:r>
        <w:t xml:space="preserve">互不</w:t>
      </w:r>
      <w:r>
        <w:t xml:space="preserve">重叠，但候选基因均涉及免疫调节，加纳群体包括</w:t>
      </w:r>
      <w:r>
        <w:rPr>
          <w:i/>
        </w:rPr>
        <w:t xml:space="preserve">VAV2</w:t>
      </w:r>
      <w:r>
        <w:t xml:space="preserve">、</w:t>
      </w:r>
      <w:r>
        <w:rPr>
          <w:i/>
        </w:rPr>
        <w:t xml:space="preserve">IL12B</w:t>
      </w:r>
      <w:r>
        <w:t xml:space="preserve">，坦桑尼亚群体包括</w:t>
      </w:r>
      <w:r>
        <w:rPr>
          <w:i/>
        </w:rPr>
        <w:t xml:space="preserve">TIRAP</w:t>
      </w:r>
      <w:r>
        <w:t xml:space="preserve">、</w:t>
      </w:r>
      <w:r>
        <w:rPr>
          <w:i/>
        </w:rPr>
        <w:t xml:space="preserve">ETS1</w:t>
      </w:r>
      <w:r>
        <w:rPr>
          <w:vertAlign w:val="superscript"/>
        </w:rPr>
        <w:t xml:space="preserve">[101,102]</w:t>
      </w:r>
      <w:r>
        <w:t xml:space="preserve">。其中，</w:t>
      </w:r>
      <w:r>
        <w:t xml:space="preserve">与</w:t>
      </w:r>
      <w:r>
        <w:t xml:space="preserve">坦桑尼亚鸡感染后第6天病毒载量相关的24号染色体区域，也在热应激条件下的海兰褐蛋鸡中检出</w:t>
      </w:r>
      <w:r>
        <w:rPr>
          <w:vertAlign w:val="superscript"/>
        </w:rPr>
        <w:t xml:space="preserve">[103]</w:t>
      </w:r>
      <w:r>
        <w:t xml:space="preserve">。品系差异还影响病毒传播：在低致病性H7N7禽流感病毒感染试验中，0系鸡经鼻感染后</w:t>
      </w:r>
      <w:r>
        <w:t xml:space="preserve">没有</w:t>
      </w:r>
      <w:r>
        <w:t xml:space="preserve">持续的泄殖腔排毒，也未将病毒传给接触鸡，而C-B12系鸡持续排毒并发生传播</w:t>
      </w:r>
      <w:r>
        <w:rPr>
          <w:vertAlign w:val="superscript"/>
        </w:rPr>
        <w:t xml:space="preserve">[104]</w:t>
      </w:r>
      <w:r>
        <w:t xml:space="preserve">。同一品种的抗性优势</w:t>
      </w:r>
      <w:r>
        <w:t xml:space="preserve">还会</w:t>
      </w:r>
      <w:r>
        <w:t xml:space="preserve">随病原而变</w:t>
      </w:r>
      <w:r>
        <w:t xml:space="preserve">：</w:t>
      </w:r>
      <w:r>
        <w:t xml:space="preserve">越南Ri鸡对鸡蛔虫和肠炎沙门氏菌的抗性高于商业Luong Phuong鸡，却对多杀性巴氏杆菌更易感；</w:t>
      </w:r>
      <w:r>
        <w:t xml:space="preserve">该研究</w:t>
      </w:r>
      <w:r>
        <w:t xml:space="preserve">还发现，主要组织相容性复合体（MHC）单倍型分别与鸡蛔虫感染强度和抗沙门氏菌抗体反应相关</w:t>
      </w:r>
      <w:r>
        <w:rPr>
          <w:vertAlign w:val="superscript"/>
        </w:rPr>
        <w:t xml:space="preserve">[105]</w:t>
      </w:r>
      <w:r>
        <w:t xml:space="preserve">。</w:t>
      </w:r>
    </w:p>
    <w:p>
      <w:pPr>
        <w:jc w:val="both"/>
      </w:pPr>
      <w:r>
        <w:t xml:space="preserve">总之，这些适应性差异既见于地方鸡，也见于实验品系</w:t>
      </w:r>
      <w:r>
        <w:t xml:space="preserve">。</w:t>
      </w:r>
      <w:r>
        <w:t xml:space="preserve">除少数位点</w:t>
      </w:r>
      <w:r>
        <w:t xml:space="preserve">经过</w:t>
      </w:r>
      <w:r>
        <w:t xml:space="preserve">功能验证外，多数证据来自选择扫描、关联定位或表达比较，相关变异出现的时间大多尚未确定。</w:t>
      </w:r>
    </w:p>
    <w:p>
      <w:pPr>
        <w:pStyle w:val="Heading2"/>
      </w:pPr>
      <w:r>
        <w:t xml:space="preserve">6.2 人工选择与用途性状分化</w:t>
      </w:r>
    </w:p>
    <w:p>
      <w:pPr>
        <w:jc w:val="both"/>
      </w:pPr>
      <w:r>
        <w:rPr>
          <w:b/>
        </w:rPr>
        <w:t xml:space="preserve">生长。</w:t>
      </w:r>
      <w:r>
        <w:t xml:space="preserve">肉用选择加快了家鸡生长，并改变了肌肉与脂肪的分配。</w:t>
      </w:r>
      <w:r>
        <w:t xml:space="preserve">在相同营养条件下比较</w:t>
      </w:r>
      <w:r>
        <w:t xml:space="preserve">1957年、1978年保存品系与2005年商业肉鸡</w:t>
      </w:r>
      <w:r>
        <w:t xml:space="preserve">，近半个世纪的选育使料重比降低约50%，胸肌产量增加</w:t>
      </w:r>
      <w:r>
        <w:rPr>
          <w:vertAlign w:val="superscript"/>
        </w:rPr>
        <w:t xml:space="preserve">[106]</w:t>
      </w:r>
      <w:r>
        <w:t xml:space="preserve">。这些变化涉及采食与饱腹调控、组织生长和脂肪沉积：高生长单倍型对应较低的</w:t>
      </w:r>
      <w:r>
        <w:rPr>
          <w:i/>
        </w:rPr>
        <w:t xml:space="preserve">CCKAR</w:t>
      </w:r>
      <w:r>
        <w:t xml:space="preserve">表达和减弱的饱腹反馈</w:t>
      </w:r>
      <w:r>
        <w:rPr>
          <w:vertAlign w:val="superscript"/>
        </w:rPr>
        <w:t xml:space="preserve">[107]</w:t>
      </w:r>
      <w:r>
        <w:t xml:space="preserve">；</w:t>
      </w:r>
      <w:r>
        <w:rPr>
          <w:i/>
        </w:rPr>
        <w:t xml:space="preserve">IGF2BP1</w:t>
      </w:r>
      <w:r>
        <w:t xml:space="preserve">上游缺失提高</w:t>
      </w:r>
      <w:r>
        <w:t xml:space="preserve">了</w:t>
      </w:r>
      <w:r>
        <w:t xml:space="preserve">调控活性，并与较大体型相关</w:t>
      </w:r>
      <w:r>
        <w:rPr>
          <w:vertAlign w:val="superscript"/>
        </w:rPr>
        <w:t xml:space="preserve">[108]</w:t>
      </w:r>
      <w:r>
        <w:t xml:space="preserve">；</w:t>
      </w:r>
      <w:r>
        <w:t xml:space="preserve">Connecticut伴性矮小鸡</w:t>
      </w:r>
      <w:r>
        <w:rPr>
          <w:i/>
        </w:rPr>
        <w:t xml:space="preserve">GHR</w:t>
      </w:r>
      <w:r>
        <w:t xml:space="preserve">基因3′端</w:t>
      </w:r>
      <w:r>
        <w:t xml:space="preserve">的</w:t>
      </w:r>
      <w:r>
        <w:t xml:space="preserve">1773 bp缺失则与受体缺陷和矮小表型相关</w:t>
      </w:r>
      <w:r>
        <w:rPr>
          <w:vertAlign w:val="superscript"/>
        </w:rPr>
        <w:t xml:space="preserve">[109]</w:t>
      </w:r>
      <w:r>
        <w:t xml:space="preserve">。在腹脂双向选择鸡系中，13 bp插入缺失位点rs734209466的插入等位型通过转录因子IRF4增强远端</w:t>
      </w:r>
      <w:r>
        <w:rPr>
          <w:i/>
        </w:rPr>
        <w:t xml:space="preserve">IGFBP2</w:t>
      </w:r>
      <w:r>
        <w:t xml:space="preserve">和</w:t>
      </w:r>
      <w:r>
        <w:rPr>
          <w:i/>
        </w:rPr>
        <w:t xml:space="preserve">IGFBP5</w:t>
      </w:r>
      <w:r>
        <w:t xml:space="preserve">的表达，</w:t>
      </w:r>
      <w:r>
        <w:t xml:space="preserve">进而</w:t>
      </w:r>
      <w:r>
        <w:t xml:space="preserve">影响前脂肪细胞</w:t>
      </w:r>
      <w:r>
        <w:t xml:space="preserve">的</w:t>
      </w:r>
      <w:r>
        <w:t xml:space="preserve">增殖与分化</w:t>
      </w:r>
      <w:r>
        <w:rPr>
          <w:vertAlign w:val="superscript"/>
        </w:rPr>
        <w:t xml:space="preserve">[110]</w:t>
      </w:r>
      <w:r>
        <w:t xml:space="preserve">。弗吉尼亚长期选择系的研究显示，</w:t>
      </w:r>
      <w:r>
        <w:t xml:space="preserve">体重选择响应来自</w:t>
      </w:r>
      <w:r>
        <w:t xml:space="preserve">多个原有遗传变异</w:t>
      </w:r>
      <w:r>
        <w:t xml:space="preserve">的</w:t>
      </w:r>
      <w:r>
        <w:t xml:space="preserve">共同贡献</w:t>
      </w:r>
      <w:r>
        <w:rPr>
          <w:vertAlign w:val="superscript"/>
        </w:rPr>
        <w:t xml:space="preserve">[111]</w:t>
      </w:r>
      <w:r>
        <w:t xml:space="preserve">；</w:t>
      </w:r>
      <w:r>
        <w:t xml:space="preserve">该系列的互交研究还识别出</w:t>
      </w:r>
      <w:r>
        <w:t xml:space="preserve">由</w:t>
      </w:r>
      <w:r>
        <w:t xml:space="preserve">Growth9与另外三个基因座组成的互作网络，其他基因座的促生长效应取决于Growth9的基因型</w:t>
      </w:r>
      <w:r>
        <w:rPr>
          <w:vertAlign w:val="superscript"/>
        </w:rPr>
        <w:t xml:space="preserve">[112]</w:t>
      </w:r>
      <w:r>
        <w:t xml:space="preserve">。</w:t>
      </w:r>
      <w:r>
        <w:t xml:space="preserve">在优质鸡系HQLA与惠阳胡须鸡建立的F₁₆高级互交群体中，多组织分析识别</w:t>
      </w:r>
      <w:r>
        <w:t xml:space="preserve">出</w:t>
      </w:r>
      <w:r>
        <w:t xml:space="preserve">与生长性状相关的组织特异调控关系</w:t>
      </w:r>
      <w:r>
        <w:rPr>
          <w:vertAlign w:val="superscript"/>
        </w:rPr>
        <w:t xml:space="preserve">[113]</w:t>
      </w:r>
      <w:r>
        <w:t xml:space="preserve">。</w:t>
      </w:r>
      <w:r>
        <w:t xml:space="preserve">斯洛文尼亚Prelux-bro品系34代双向选择中，模型估计高体重系约在6～8代达到总选择响应的一半，低体重系则需20～28代</w:t>
      </w:r>
      <w:r>
        <w:rPr>
          <w:vertAlign w:val="superscript"/>
        </w:rPr>
        <w:t xml:space="preserve">[114]</w:t>
      </w:r>
      <w:r>
        <w:t xml:space="preserve">；中国肉鸡经13代剩余采食量选择，低剩余采食量系在降低采食量和料重比的同时维持了生长表现</w:t>
      </w:r>
      <w:r>
        <w:rPr>
          <w:vertAlign w:val="superscript"/>
        </w:rPr>
        <w:t xml:space="preserve">[115]</w:t>
      </w:r>
      <w:r>
        <w:t xml:space="preserve">。</w:t>
      </w:r>
    </w:p>
    <w:p>
      <w:pPr>
        <w:jc w:val="both"/>
      </w:pPr>
      <w:r>
        <w:rPr>
          <w:b/>
        </w:rPr>
        <w:t xml:space="preserve">繁殖。</w:t>
      </w:r>
      <w:r>
        <w:t xml:space="preserve">繁殖改良涉及性成熟、产蛋持续性、孵抱行为和受精能力</w:t>
      </w:r>
      <w:r>
        <w:t xml:space="preserve">，</w:t>
      </w:r>
      <w:r>
        <w:t xml:space="preserve">相关遗传差异包括光周期反应（</w:t>
      </w:r>
      <w:r>
        <w:rPr>
          <w:i/>
        </w:rPr>
        <w:t xml:space="preserve">TSHR</w:t>
      </w:r>
      <w:r>
        <w:t xml:space="preserve">）</w:t>
      </w:r>
      <w:r>
        <w:rPr>
          <w:vertAlign w:val="superscript"/>
        </w:rPr>
        <w:t xml:space="preserve">[116]</w:t>
      </w:r>
      <w:r>
        <w:t xml:space="preserve">、孵抱行为相关基因座</w:t>
      </w:r>
      <w:r>
        <w:rPr>
          <w:vertAlign w:val="superscript"/>
        </w:rPr>
        <w:t xml:space="preserve">[117]</w:t>
      </w:r>
      <w:r>
        <w:t xml:space="preserve">，以及骨代谢与繁殖性状共享的遗传区域（</w:t>
      </w:r>
      <w:r>
        <w:rPr>
          <w:i/>
        </w:rPr>
        <w:t xml:space="preserve">HAO1</w:t>
      </w:r>
      <w:r>
        <w:t xml:space="preserve">、</w:t>
      </w:r>
      <w:r>
        <w:rPr>
          <w:i/>
        </w:rPr>
        <w:t xml:space="preserve">BMP2</w:t>
      </w:r>
      <w:r>
        <w:t xml:space="preserve">附近）</w:t>
      </w:r>
      <w:r>
        <w:rPr>
          <w:vertAlign w:val="superscript"/>
        </w:rPr>
        <w:t xml:space="preserve">[118]</w:t>
      </w:r>
      <w:r>
        <w:t xml:space="preserve">。在红原鸡与白来航互交群体中，携带</w:t>
      </w:r>
      <w:r>
        <w:rPr>
          <w:i/>
        </w:rPr>
        <w:t xml:space="preserve">TSHR</w:t>
      </w:r>
      <w:r>
        <w:t xml:space="preserve"> 558Arg等位基因的纯合雄鸡对日长缩短的睾丸反应较弱；在白来航与丝羽鸡互交群体中，</w:t>
      </w:r>
      <w:r>
        <w:t xml:space="preserve">来自</w:t>
      </w:r>
      <w:r>
        <w:t xml:space="preserve">不孵抱亲本</w:t>
      </w:r>
      <w:r>
        <w:t xml:space="preserve">的等位基因在不同基因座</w:t>
      </w:r>
      <w:r>
        <w:t xml:space="preserve">上</w:t>
      </w:r>
      <w:r>
        <w:t xml:space="preserve">分别促进或抑制孵抱</w:t>
      </w:r>
      <w:r>
        <w:rPr>
          <w:vertAlign w:val="superscript"/>
        </w:rPr>
        <w:t xml:space="preserve">[116,117]</w:t>
      </w:r>
      <w:r>
        <w:t xml:space="preserve">。</w:t>
      </w:r>
      <w:r>
        <w:t xml:space="preserve">欧洲古鸡的时间序列显示，</w:t>
      </w:r>
      <w:r>
        <w:rPr>
          <w:i/>
        </w:rPr>
        <w:t xml:space="preserve">TSHR</w:t>
      </w:r>
      <w:r>
        <w:t xml:space="preserve">派生等位基因直到中世纪才受到强选择</w:t>
      </w:r>
      <w:r>
        <w:rPr>
          <w:vertAlign w:val="superscript"/>
        </w:rPr>
        <w:t xml:space="preserve">[17,18]</w:t>
      </w:r>
      <w:r>
        <w:t xml:space="preserve">。</w:t>
      </w:r>
      <w:r>
        <w:t xml:space="preserve">古DNA还显示，驯化相关等位基因的频率在家鸡传播后仍在变化：</w:t>
      </w:r>
      <w:r>
        <w:t xml:space="preserve">在</w:t>
      </w:r>
      <w:r>
        <w:t xml:space="preserve">波罗的海地区古鸡中，奥兰群岛鸡群的</w:t>
      </w:r>
      <w:r>
        <w:rPr>
          <w:i/>
        </w:rPr>
        <w:t xml:space="preserve">TSHR</w:t>
      </w:r>
      <w:r>
        <w:t xml:space="preserve">和</w:t>
      </w:r>
      <w:r>
        <w:rPr>
          <w:i/>
        </w:rPr>
        <w:t xml:space="preserve">BCO2</w:t>
      </w:r>
      <w:r>
        <w:t xml:space="preserve">等位基因频率不同于其他地区</w:t>
      </w:r>
      <w:r>
        <w:t xml:space="preserve">；</w:t>
      </w:r>
      <w:r>
        <w:t xml:space="preserve">现代芬兰和爱沙尼亚地方鸡的</w:t>
      </w:r>
      <w:r>
        <w:rPr>
          <w:i/>
        </w:rPr>
        <w:t xml:space="preserve">TSHR</w:t>
      </w:r>
      <w:r>
        <w:t xml:space="preserve">野生型等位基因频率也高于现代参照群体</w:t>
      </w:r>
      <w:r>
        <w:rPr>
          <w:vertAlign w:val="superscript"/>
        </w:rPr>
        <w:t xml:space="preserve">[79]</w:t>
      </w:r>
      <w:r>
        <w:t xml:space="preserve">。</w:t>
      </w:r>
      <w:r>
        <w:t xml:space="preserve">产蛋调控随阶段</w:t>
      </w:r>
      <w:r>
        <w:t xml:space="preserve">而变</w:t>
      </w:r>
      <w:r>
        <w:t xml:space="preserve">：对1004只鸡全基因组及至700日龄产蛋记录的联合分析，检出了分期产蛋的加性和显性效应</w:t>
      </w:r>
      <w:r>
        <w:rPr>
          <w:vertAlign w:val="superscript"/>
        </w:rPr>
        <w:t xml:space="preserve">[119]</w:t>
      </w:r>
      <w:r>
        <w:t xml:space="preserve">；</w:t>
      </w:r>
      <w:r>
        <w:t xml:space="preserve">另一项研究</w:t>
      </w:r>
      <w:r>
        <w:t xml:space="preserve">分析了</w:t>
      </w:r>
      <w:r>
        <w:t xml:space="preserve">商业白洛克母鸡在20、30和58周龄</w:t>
      </w:r>
      <w:r>
        <w:t xml:space="preserve">的下丘脑、垂体、卵巢及肝脏样本</w:t>
      </w:r>
      <w:r>
        <w:t xml:space="preserve">，显示调控效应具有组织和阶段特异性</w:t>
      </w:r>
      <w:r>
        <w:rPr>
          <w:vertAlign w:val="superscript"/>
        </w:rPr>
        <w:t xml:space="preserve">[120]</w:t>
      </w:r>
      <w:r>
        <w:t xml:space="preserve">。</w:t>
      </w:r>
      <w:r>
        <w:t xml:space="preserve">在</w:t>
      </w:r>
      <w:r>
        <w:t xml:space="preserve">地方鸡长期选择资料中，开产日龄与产蛋量的遗传相关因品系和代次而异</w:t>
      </w:r>
      <w:r>
        <w:rPr>
          <w:vertAlign w:val="superscript"/>
        </w:rPr>
        <w:t xml:space="preserve">[121]</w:t>
      </w:r>
      <w:r>
        <w:t xml:space="preserve">；</w:t>
      </w:r>
      <w:r>
        <w:t xml:space="preserve">在</w:t>
      </w:r>
      <w:r>
        <w:t xml:space="preserve">弗吉尼亚鸡54代8周龄体重双向选择中，低体重选择系的性成熟延迟更明显</w:t>
      </w:r>
      <w:r>
        <w:rPr>
          <w:vertAlign w:val="superscript"/>
        </w:rPr>
        <w:t xml:space="preserve">[122]</w:t>
      </w:r>
      <w:r>
        <w:t xml:space="preserve">。雄鸡的精子运动能力具有遗传基础，并影响雌体储精后的受精效率</w:t>
      </w:r>
      <w:r>
        <w:rPr>
          <w:vertAlign w:val="superscript"/>
        </w:rPr>
        <w:t xml:space="preserve">[123]</w:t>
      </w:r>
      <w:r>
        <w:t xml:space="preserve">。</w:t>
      </w:r>
    </w:p>
    <w:p>
      <w:pPr>
        <w:jc w:val="both"/>
      </w:pPr>
      <w:r>
        <w:rPr>
          <w:b/>
        </w:rPr>
        <w:t xml:space="preserve">外形与观赏性状。</w:t>
      </w:r>
      <w:r>
        <w:t xml:space="preserve">家鸡在羽色、羽型、皮肤色素及头部和四肢外形上形成了丰富的品种差异</w:t>
      </w:r>
      <w:r>
        <w:t xml:space="preserve">，相关</w:t>
      </w:r>
      <w:r>
        <w:t xml:space="preserve">性状涉及羽色和羽内图案（</w:t>
      </w:r>
      <w:r>
        <w:rPr>
          <w:i/>
        </w:rPr>
        <w:t xml:space="preserve">MC1R</w:t>
      </w:r>
      <w:r>
        <w:t xml:space="preserve">、</w:t>
      </w:r>
      <w:r>
        <w:rPr>
          <w:i/>
        </w:rPr>
        <w:t xml:space="preserve">GJA5</w:t>
      </w:r>
      <w:r>
        <w:t xml:space="preserve">）</w:t>
      </w:r>
      <w:r>
        <w:rPr>
          <w:vertAlign w:val="superscript"/>
        </w:rPr>
        <w:t xml:space="preserve">[124,125]</w:t>
      </w:r>
      <w:r>
        <w:t xml:space="preserve">、</w:t>
      </w:r>
      <w:r>
        <w:t xml:space="preserve">真皮与结缔组织黑色素沉着（</w:t>
      </w:r>
      <w:r>
        <w:rPr>
          <w:i/>
        </w:rPr>
        <w:t xml:space="preserve">EDN3</w:t>
      </w:r>
      <w:r>
        <w:t xml:space="preserve">）</w:t>
      </w:r>
      <w:r>
        <w:rPr>
          <w:vertAlign w:val="superscript"/>
        </w:rPr>
        <w:t xml:space="preserve">[126]</w:t>
      </w:r>
      <w:r>
        <w:t xml:space="preserve">、</w:t>
      </w:r>
      <w:r>
        <w:t xml:space="preserve">羽毛结构（</w:t>
      </w:r>
      <w:r>
        <w:rPr>
          <w:i/>
        </w:rPr>
        <w:t xml:space="preserve">PDSS2</w:t>
      </w:r>
      <w:r>
        <w:t xml:space="preserve">及角蛋白相关基因）</w:t>
      </w:r>
      <w:r>
        <w:rPr>
          <w:vertAlign w:val="superscript"/>
        </w:rPr>
        <w:t xml:space="preserve">[127,128,129]</w:t>
      </w:r>
      <w:r>
        <w:t xml:space="preserve">、</w:t>
      </w:r>
      <w:r>
        <w:t xml:space="preserve">局部羽毛分布（</w:t>
      </w:r>
      <w:r>
        <w:rPr>
          <w:i/>
        </w:rPr>
        <w:t xml:space="preserve">HOXC10</w:t>
      </w:r>
      <w:r>
        <w:t xml:space="preserve">、</w:t>
      </w:r>
      <w:r>
        <w:rPr>
          <w:i/>
        </w:rPr>
        <w:t xml:space="preserve">TBX5</w:t>
      </w:r>
      <w:r>
        <w:t xml:space="preserve">、</w:t>
      </w:r>
      <w:r>
        <w:rPr>
          <w:i/>
        </w:rPr>
        <w:t xml:space="preserve">PITX1</w:t>
      </w:r>
      <w:r>
        <w:t xml:space="preserve">）</w:t>
      </w:r>
      <w:r>
        <w:rPr>
          <w:vertAlign w:val="superscript"/>
        </w:rPr>
        <w:t xml:space="preserve">[130,131]</w:t>
      </w:r>
      <w:r>
        <w:t xml:space="preserve">以及鸡冠发育（</w:t>
      </w:r>
      <w:r>
        <w:rPr>
          <w:i/>
        </w:rPr>
        <w:t xml:space="preserve">SOX5</w:t>
      </w:r>
      <w:r>
        <w:t xml:space="preserve">、</w:t>
      </w:r>
      <w:r>
        <w:rPr>
          <w:i/>
        </w:rPr>
        <w:t xml:space="preserve">MNR2</w:t>
      </w:r>
      <w:r>
        <w:t xml:space="preserve">）</w:t>
      </w:r>
      <w:r>
        <w:rPr>
          <w:vertAlign w:val="superscript"/>
        </w:rPr>
        <w:t xml:space="preserve">[132,133]</w:t>
      </w:r>
      <w:r>
        <w:t xml:space="preserve">。不同氨基酸替换的组合</w:t>
      </w:r>
      <w:r>
        <w:t xml:space="preserve">可增强或抑制</w:t>
      </w:r>
      <w:r>
        <w:rPr>
          <w:i/>
        </w:rPr>
        <w:t xml:space="preserve">MC1R</w:t>
      </w:r>
      <w:r>
        <w:t xml:space="preserve">信号</w:t>
      </w:r>
      <w:r>
        <w:t xml:space="preserve">，</w:t>
      </w:r>
      <w:r>
        <w:rPr>
          <w:i/>
        </w:rPr>
        <w:t xml:space="preserve">PDSS2</w:t>
      </w:r>
      <w:r>
        <w:t xml:space="preserve">调控变异降低其表达，</w:t>
      </w:r>
      <w:r>
        <w:rPr>
          <w:i/>
        </w:rPr>
        <w:t xml:space="preserve">HOXC10</w:t>
      </w:r>
      <w:r>
        <w:t xml:space="preserve">内含子的197 bp重复</w:t>
      </w:r>
      <w:r>
        <w:t xml:space="preserve">则</w:t>
      </w:r>
      <w:r>
        <w:t xml:space="preserve">与头部</w:t>
      </w:r>
      <w:r>
        <w:rPr>
          <w:i/>
        </w:rPr>
        <w:t xml:space="preserve">HOXC</w:t>
      </w:r>
      <w:r>
        <w:t xml:space="preserve">基因簇</w:t>
      </w:r>
      <w:r>
        <w:t xml:space="preserve">的</w:t>
      </w:r>
      <w:r>
        <w:t xml:space="preserve">异位表达及羽冠形成相关</w:t>
      </w:r>
      <w:r>
        <w:rPr>
          <w:vertAlign w:val="superscript"/>
        </w:rPr>
        <w:t xml:space="preserve">[124,127,130]</w:t>
      </w:r>
      <w:r>
        <w:t xml:space="preserve">。卷羽的遗传基础存在品种差异：早期研究鉴定了</w:t>
      </w:r>
      <w:r>
        <w:rPr>
          <w:i/>
        </w:rPr>
        <w:t xml:space="preserve">KRT6A</w:t>
      </w:r>
      <w:r>
        <w:t xml:space="preserve">（原文称</w:t>
      </w:r>
      <w:r>
        <w:rPr>
          <w:i/>
        </w:rPr>
        <w:t xml:space="preserve">KRT75</w:t>
      </w:r>
      <w:r>
        <w:t xml:space="preserve">）变异，麒麟鸡卷羽则与</w:t>
      </w:r>
      <w:r>
        <w:rPr>
          <w:i/>
        </w:rPr>
        <w:t xml:space="preserve">KRT75L4</w:t>
      </w:r>
      <w:r>
        <w:t xml:space="preserve">的15 bp缺失相关</w:t>
      </w:r>
      <w:r>
        <w:rPr>
          <w:vertAlign w:val="superscript"/>
        </w:rPr>
        <w:t xml:space="preserve">[128,129]</w:t>
      </w:r>
      <w:r>
        <w:t xml:space="preserve">。44个群体的517只纤维黑色素沉着鸡共享</w:t>
      </w:r>
      <w:r>
        <w:rPr>
          <w:i/>
        </w:rPr>
        <w:t xml:space="preserve">EDN3</w:t>
      </w:r>
      <w:r>
        <w:t xml:space="preserve">区域的复杂重排</w:t>
      </w:r>
      <w:r>
        <w:rPr>
          <w:vertAlign w:val="superscript"/>
        </w:rPr>
        <w:t xml:space="preserve">[126,134]</w:t>
      </w:r>
      <w:r>
        <w:t xml:space="preserve">。玫瑰冠R1等位型的结构重排改变鸡冠形态，并与R1纯合雄鸡精子运动能力下降相关</w:t>
      </w:r>
      <w:r>
        <w:rPr>
          <w:vertAlign w:val="superscript"/>
        </w:rPr>
        <w:t xml:space="preserve">[133]</w:t>
      </w:r>
      <w:r>
        <w:t xml:space="preserve">。</w:t>
      </w:r>
    </w:p>
    <w:p>
      <w:pPr>
        <w:jc w:val="both"/>
      </w:pPr>
      <w:r>
        <w:rPr>
          <w:b/>
        </w:rPr>
        <w:t xml:space="preserve">斗鸡。</w:t>
      </w:r>
      <w:r>
        <w:t xml:space="preserve">斗鸡选育涉及体格与同类争斗行为。体型校正后的比较显示，日本军鸡和泰国斗鸡的臀部肌肉较发达，</w:t>
      </w:r>
      <w:r>
        <w:t xml:space="preserve">这</w:t>
      </w:r>
      <w:r>
        <w:t xml:space="preserve">与其直立体态有关</w:t>
      </w:r>
      <w:r>
        <w:rPr>
          <w:vertAlign w:val="superscript"/>
        </w:rPr>
        <w:t xml:space="preserve">[135]</w:t>
      </w:r>
      <w:r>
        <w:t xml:space="preserve">。全球斗鸡与非斗鸡的比较在</w:t>
      </w:r>
      <w:r>
        <w:rPr>
          <w:i/>
        </w:rPr>
        <w:t xml:space="preserve">ISPD</w:t>
      </w:r>
      <w:r>
        <w:t xml:space="preserve">区域检出选择信号，相关内含子变异在两类鸡群中的频率不同</w:t>
      </w:r>
      <w:r>
        <w:rPr>
          <w:vertAlign w:val="superscript"/>
        </w:rPr>
        <w:t xml:space="preserve">[136]</w:t>
      </w:r>
      <w:r>
        <w:t xml:space="preserve">；鸡群关联</w:t>
      </w:r>
      <w:r>
        <w:t xml:space="preserve">分析</w:t>
      </w:r>
      <w:r>
        <w:t xml:space="preserve">与成肌细胞实验</w:t>
      </w:r>
      <w:r>
        <w:t xml:space="preserve">则把</w:t>
      </w:r>
      <w:r>
        <w:t xml:space="preserve">该基因</w:t>
      </w:r>
      <w:r>
        <w:t xml:space="preserve">的</w:t>
      </w:r>
      <w:r>
        <w:t xml:space="preserve">另一编码变异与肌纤维肥大及稳定性联系起来</w:t>
      </w:r>
      <w:r>
        <w:rPr>
          <w:vertAlign w:val="superscript"/>
        </w:rPr>
        <w:t xml:space="preserve">[137]</w:t>
      </w:r>
      <w:r>
        <w:t xml:space="preserve">。争斗方式涉及神经发育和运动调控：大军鸡的进攻型与防御型亚群开始争斗所需的时间相近，却分别表现出较多</w:t>
      </w:r>
      <w:r>
        <w:t xml:space="preserve">的</w:t>
      </w:r>
      <w:r>
        <w:t xml:space="preserve">踢击或缠颈行为</w:t>
      </w:r>
      <w:r>
        <w:t xml:space="preserve">；</w:t>
      </w:r>
      <w:r>
        <w:t xml:space="preserve">群体基因组筛查检出</w:t>
      </w:r>
      <w:r>
        <w:rPr>
          <w:i/>
        </w:rPr>
        <w:t xml:space="preserve">FOXP1</w:t>
      </w:r>
      <w:r>
        <w:t xml:space="preserve">等神经发育候选基因，</w:t>
      </w:r>
      <w:r>
        <w:rPr>
          <w:i/>
        </w:rPr>
        <w:t xml:space="preserve">PPP1R1B</w:t>
      </w:r>
      <w:r>
        <w:t xml:space="preserve">差异表达和行为药理实验支持多巴胺调节的运动通路参与</w:t>
      </w:r>
      <w:r>
        <w:t xml:space="preserve">了</w:t>
      </w:r>
      <w:r>
        <w:t xml:space="preserve">争斗策略</w:t>
      </w:r>
      <w:r>
        <w:t xml:space="preserve">的</w:t>
      </w:r>
      <w:r>
        <w:t xml:space="preserve">差异</w:t>
      </w:r>
      <w:r>
        <w:rPr>
          <w:vertAlign w:val="superscript"/>
        </w:rPr>
        <w:t xml:space="preserve">[138]</w:t>
      </w:r>
      <w:r>
        <w:t xml:space="preserve">。不同地区</w:t>
      </w:r>
      <w:r>
        <w:t xml:space="preserve">的斗鸡之间</w:t>
      </w:r>
      <w:r>
        <w:t xml:space="preserve">存在遗传分化，其基因组还保留了与其他家鸡及野生原鸡交流的信号</w:t>
      </w:r>
      <w:r>
        <w:rPr>
          <w:vertAlign w:val="superscript"/>
        </w:rPr>
        <w:t xml:space="preserve">[38]</w:t>
      </w:r>
      <w:r>
        <w:t xml:space="preserve">。</w:t>
      </w:r>
    </w:p>
    <w:p>
      <w:pPr>
        <w:jc w:val="both"/>
      </w:pPr>
      <w:r>
        <w:t xml:space="preserve">总之，近代定向选择显著改变了生长和繁殖性状</w:t>
      </w:r>
      <w:r>
        <w:t xml:space="preserve">。</w:t>
      </w:r>
      <w:r>
        <w:t xml:space="preserve">选择响应既来自多个原有遗传变异的共同作用，也涉及调控变异和结构变异，如</w:t>
      </w:r>
      <w:r>
        <w:rPr>
          <w:i/>
        </w:rPr>
        <w:t xml:space="preserve">IGF2BP1</w:t>
      </w:r>
      <w:r>
        <w:t xml:space="preserve">上游缺失、rs734209466和玫瑰冠R1重排</w:t>
      </w:r>
      <w:r>
        <w:rPr>
          <w:vertAlign w:val="superscript"/>
        </w:rPr>
        <w:t xml:space="preserve">[108,110,111,133]</w:t>
      </w:r>
      <w:r>
        <w:t xml:space="preserve">。</w:t>
      </w:r>
    </w:p>
    <w:p>
      <w:pPr>
        <w:pStyle w:val="Heading1"/>
      </w:pPr>
      <w:r>
        <w:t xml:space="preserve">7 驯化后的基因交流</w:t>
      </w:r>
    </w:p>
    <w:p>
      <w:pPr>
        <w:jc w:val="both"/>
      </w:pPr>
      <w:r>
        <w:t xml:space="preserve">驯化以后，基因交流并未停止，而是在三个层面上持续进行：家鸡与原鸡之间、地方鸡与商业鸡之间，以及家鸡与逸生群体之间（图3）。这些交流一方面塑造了现代鸡群的遗传组成，使驯化成为一个延续至今的过程；另一方面也改变了研究驯化所依赖的野生和地方参照群体。</w:t>
      </w:r>
    </w:p>
    <w:p>
      <w:pPr>
        <w:keepNext/>
        <w:spacing w:before="120" w:after="60"/>
        <w:ind w:firstLine="0"/>
        <w:jc w:val="center"/>
      </w:pPr>
      <w:r>
        <w:drawing>
          <wp:inline xmlns:a="http://schemas.openxmlformats.org/drawingml/2006/main" xmlns:pic="http://schemas.openxmlformats.org/drawingml/2006/picture">
            <wp:extent cx="5760000" cy="5760000"/>
            <wp:docPr id="3" name="Picture 3" descr="图3 红原鸡、地方与传统家鸡和商业鸡之间的基因交流示意"/>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760000" cy="576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 xml:space="preserve">图3 红原鸡、地方与传统家鸡和商业鸡之间的基因交流示意</w:t>
      </w:r>
    </w:p>
    <w:p>
      <w:pPr>
        <w:keepNext w:val="0"/>
        <w:spacing w:before="0" w:after="100" w:line="276" w:lineRule="auto"/>
        <w:ind w:firstLine="0" w:left="0" w:right="0"/>
      </w:pPr>
      <w:r>
        <w:t xml:space="preserve">红色、棕色和蓝色箭头分别表示红原鸡、地方与传统家鸡和商业鸡的遗传成分输出，箭头由输出群体指向接受群体</w:t>
      </w:r>
      <w:r>
        <w:t xml:space="preserve">。实线表示有多项群体遗传与历史证据支持的联系；虚线表示尚缺直接证据的可能联系，即商业鸡是否直接向野生红原鸡渗入</w:t>
      </w:r>
      <w:r>
        <w:t xml:space="preserve">，以及红原鸡是否被直接用于商业品系育成</w:t>
      </w:r>
      <w:r>
        <w:t xml:space="preserve">。“传播”和“逸生”标注表示潜在的接触情境。商业鸡属于家鸡，图中按用途单列；鸡的图标只表示群体类别，箭头宽度不代表交流量。</w:t>
      </w:r>
    </w:p>
    <w:p>
      <w:pPr>
        <w:pStyle w:val="Heading2"/>
      </w:pPr>
      <w:r>
        <w:t xml:space="preserve">7.1 家鸡与原鸡的基因交流</w:t>
      </w:r>
    </w:p>
    <w:p>
      <w:pPr>
        <w:jc w:val="both"/>
      </w:pPr>
      <w:r>
        <w:t xml:space="preserve">在地方尺度上，越南河江省1082只地方鸡的微卫星分析显示，当地鸡群遗传多样性高，并与野生红原鸡聚为一类，支持当地红原鸡向家鸡输入了遗传成分</w:t>
      </w:r>
      <w:r>
        <w:rPr>
          <w:vertAlign w:val="superscript"/>
        </w:rPr>
        <w:t xml:space="preserve">[139]</w:t>
      </w:r>
      <w:r>
        <w:t xml:space="preserve">；涵盖863个基因组的跨地区分析也支持这一点</w:t>
      </w:r>
      <w:r>
        <w:rPr>
          <w:vertAlign w:val="superscript"/>
        </w:rPr>
        <w:t xml:space="preserve">[11]</w:t>
      </w:r>
      <w:r>
        <w:t xml:space="preserve">。</w:t>
      </w:r>
    </w:p>
    <w:p>
      <w:pPr>
        <w:jc w:val="both"/>
      </w:pPr>
      <w:r>
        <w:t xml:space="preserve">家鸡向原鸡的反向输入则直接改变了野生群体的遗传组成</w:t>
      </w:r>
      <w:r>
        <w:t xml:space="preserve">。印度的核标记研究和新加坡的基因组分析都检出了家鸡向红原鸡的渗入，且个体间的渗入程度不同</w:t>
      </w:r>
      <w:r>
        <w:rPr>
          <w:vertAlign w:val="superscript"/>
        </w:rPr>
        <w:t xml:space="preserve">[33,140]</w:t>
      </w:r>
      <w:r>
        <w:t xml:space="preserve">。以历史标本为参照，对51只家鸡与63只红原鸡的基因组比较显示，近百年来家鸡输入增加，多数现代红原鸡的全局家鸡祖源估计约占20%～50%</w:t>
      </w:r>
      <w:r>
        <w:rPr>
          <w:vertAlign w:val="superscript"/>
        </w:rPr>
        <w:t xml:space="preserve">[19]</w:t>
      </w:r>
      <w:r>
        <w:t xml:space="preserve">。30个核内含子的分析还支持家鸡向绿原鸡的输入</w:t>
      </w:r>
      <w:r>
        <w:rPr>
          <w:vertAlign w:val="superscript"/>
        </w:rPr>
        <w:t xml:space="preserve">[30]</w:t>
      </w:r>
      <w:r>
        <w:t xml:space="preserve">。</w:t>
      </w:r>
    </w:p>
    <w:p>
      <w:pPr>
        <w:jc w:val="both"/>
      </w:pPr>
      <w:r>
        <w:t xml:space="preserve">识别原鸡中的家鸡成分并不容易。首先，外观不能作为判据：杂交回交实验发现，保留家鸡来源遗传成分的后代仍可呈现典型的原鸡外观</w:t>
      </w:r>
      <w:r>
        <w:rPr>
          <w:vertAlign w:val="superscript"/>
        </w:rPr>
        <w:t xml:space="preserve">[141]</w:t>
      </w:r>
      <w:r>
        <w:t xml:space="preserve">。其次，圈养个体不宜直接作为野生参照：所研究的圈养灰原鸡常染色体基因组中约10%来自</w:t>
      </w:r>
      <w:r>
        <w:rPr>
          <w:i/>
        </w:rPr>
        <w:t xml:space="preserve">G. gallus</w:t>
      </w:r>
      <w:r>
        <w:t xml:space="preserve">，而同一研究中的两只野生灰原鸡未检出相应信号</w:t>
      </w:r>
      <w:r>
        <w:rPr>
          <w:vertAlign w:val="superscript"/>
        </w:rPr>
        <w:t xml:space="preserve">[142]</w:t>
      </w:r>
      <w:r>
        <w:t xml:space="preserve">；动物园圈养红原鸡虽源自</w:t>
      </w:r>
      <w:r>
        <w:rPr>
          <w:i/>
        </w:rPr>
        <w:t xml:space="preserve">G. g. spadiceus</w:t>
      </w:r>
      <w:r>
        <w:t xml:space="preserve">，却经历了严重的群体瓶颈，遗传多样性降低，并带有极长的纯合片段</w:t>
      </w:r>
      <w:r>
        <w:rPr>
          <w:vertAlign w:val="superscript"/>
        </w:rPr>
        <w:t xml:space="preserve">[143]</w:t>
      </w:r>
      <w:r>
        <w:t xml:space="preserve">。再次，原鸡属部分谱系之间还存在较古老的种间渗入</w:t>
      </w:r>
      <w:r>
        <w:rPr>
          <w:vertAlign w:val="superscript"/>
        </w:rPr>
        <w:t xml:space="preserve">[144]</w:t>
      </w:r>
      <w:r>
        <w:t xml:space="preserve">，需要与近期的家鸡输入区分开来。</w:t>
      </w:r>
    </w:p>
    <w:p>
      <w:pPr>
        <w:jc w:val="both"/>
      </w:pPr>
      <w:r>
        <w:t xml:space="preserve">商业鸡与野生原鸡之间是否存在直接交流，目前仍难以确定</w:t>
      </w:r>
      <w:r>
        <w:t xml:space="preserve">。新加坡研究以Bovan褐壳和白壳蛋鸡作为家鸡参照，历史标本研究在仅以商业鸡为参照时也检出了家鸡输入的趋势</w:t>
      </w:r>
      <w:r>
        <w:rPr>
          <w:vertAlign w:val="superscript"/>
        </w:rPr>
        <w:t xml:space="preserve">[19,140]</w:t>
      </w:r>
      <w:r>
        <w:t xml:space="preserve">；但以商业鸡为参照检出的信号，并不能说明供体就是商业鸡。菲律宾红原鸡与商业鸡共享线粒体单倍型</w:t>
      </w:r>
      <w:r>
        <w:rPr>
          <w:vertAlign w:val="superscript"/>
        </w:rPr>
        <w:t xml:space="preserve">[145]</w:t>
      </w:r>
      <w:r>
        <w:t xml:space="preserve">，而共享单倍型既不能指示交流方向，也不能区分近期渗入与祖先变异的保留。贵州鸡群的迁移模型检出由其他鸡群指向红原鸡参照群体的迁移边</w:t>
      </w:r>
      <w:r>
        <w:rPr>
          <w:vertAlign w:val="superscript"/>
        </w:rPr>
        <w:t xml:space="preserve">[146]</w:t>
      </w:r>
      <w:r>
        <w:t xml:space="preserve">，动物园圈养红原鸡的分析则检出由圈养红原鸡指向白来航的迁移边</w:t>
      </w:r>
      <w:r>
        <w:rPr>
          <w:vertAlign w:val="superscript"/>
        </w:rPr>
        <w:t xml:space="preserve">[143]</w:t>
      </w:r>
      <w:r>
        <w:t xml:space="preserve">；前者未明确供体，后者涉及的是圈养个体。因此，向野生原鸡输入基因的具体商业供体及其传播路径仍未确定。</w:t>
      </w:r>
    </w:p>
    <w:p>
      <w:pPr>
        <w:pStyle w:val="Heading2"/>
      </w:pPr>
      <w:r>
        <w:t xml:space="preserve">7.2 地方鸡与商业鸡的基因交流</w:t>
      </w:r>
    </w:p>
    <w:p>
      <w:pPr>
        <w:jc w:val="both"/>
      </w:pPr>
      <w:r>
        <w:t xml:space="preserve">地方和传统品种参与了商业鸡的育成</w:t>
      </w:r>
      <w:r>
        <w:t xml:space="preserve">。线粒体研究显示，东亚鸡曾多次参与荷兰传统品种及西方商业鸡的母系构成；涵盖43个群体636个基因组的分析进一步表明，亚洲重型品种是现代肉鸡的重要祖源</w:t>
      </w:r>
      <w:r>
        <w:rPr>
          <w:vertAlign w:val="superscript"/>
        </w:rPr>
        <w:t xml:space="preserve">[147,148]</w:t>
      </w:r>
      <w:r>
        <w:t xml:space="preserve">。迁移模型还支持中国斗鸡向商业洛岛红鸡</w:t>
      </w:r>
      <w:r>
        <w:rPr>
          <w:vertAlign w:val="superscript"/>
        </w:rPr>
        <w:t xml:space="preserve">[149]</w:t>
      </w:r>
      <w:r>
        <w:t xml:space="preserve">、沙栏鸡向商业麻黄鸡</w:t>
      </w:r>
      <w:r>
        <w:rPr>
          <w:vertAlign w:val="superscript"/>
        </w:rPr>
        <w:t xml:space="preserve">[150]</w:t>
      </w:r>
      <w:r>
        <w:t xml:space="preserve">的基因交流。</w:t>
      </w:r>
    </w:p>
    <w:p>
      <w:pPr>
        <w:jc w:val="both"/>
      </w:pPr>
      <w:r>
        <w:t xml:space="preserve">商业种源又反过来向地方群体输入遗传成分</w:t>
      </w:r>
      <w:r>
        <w:t xml:space="preserve">，这在中国地方鸡中已有较多报道。对华南12个地方品种和2个商业品种共587只鸡的微卫星分析，较早检出了商业鸡向地方鸡的潜在渗入</w:t>
      </w:r>
      <w:r>
        <w:rPr>
          <w:vertAlign w:val="superscript"/>
        </w:rPr>
        <w:t xml:space="preserve">[151]</w:t>
      </w:r>
      <w:r>
        <w:t xml:space="preserve">；迁移模型也支持商业小白鸡向阳山鸡和惠阳胡须鸡的基因交流</w:t>
      </w:r>
      <w:r>
        <w:rPr>
          <w:vertAlign w:val="superscript"/>
        </w:rPr>
        <w:t xml:space="preserve">[150]</w:t>
      </w:r>
      <w:r>
        <w:t xml:space="preserve">。一项针对1187只鸡的基因组芯片分析以白洛克肉鸡为参照，在8个中国地方品种中识别出商业相关的候选渗入区段</w:t>
      </w:r>
      <w:r>
        <w:rPr>
          <w:vertAlign w:val="superscript"/>
        </w:rPr>
        <w:t xml:space="preserve">[34]</w:t>
      </w:r>
      <w:r>
        <w:t xml:space="preserve">。此外，部分藏鸡带有白来航相关成分</w:t>
      </w:r>
      <w:r>
        <w:rPr>
          <w:vertAlign w:val="superscript"/>
        </w:rPr>
        <w:t xml:space="preserve">[152]</w:t>
      </w:r>
      <w:r>
        <w:t xml:space="preserve">，贵州部分地方品种显示出上海新杨蛋鸡相关输入</w:t>
      </w:r>
      <w:r>
        <w:rPr>
          <w:vertAlign w:val="superscript"/>
        </w:rPr>
        <w:t xml:space="preserve">[146]</w:t>
      </w:r>
      <w:r>
        <w:t xml:space="preserve">，江西部分品种检出欧洲商业鸡的混合信号</w:t>
      </w:r>
      <w:r>
        <w:rPr>
          <w:vertAlign w:val="superscript"/>
        </w:rPr>
        <w:t xml:space="preserve">[153]</w:t>
      </w:r>
      <w:r>
        <w:t xml:space="preserve">；白羽文昌鸡的局部单倍型和结构变异支持白羽蛋鸡成分的输入，拜城油鸡也检出白来航相关的候选渗入区段</w:t>
      </w:r>
      <w:r>
        <w:rPr>
          <w:vertAlign w:val="superscript"/>
        </w:rPr>
        <w:t xml:space="preserve">[154,155]</w:t>
      </w:r>
      <w:r>
        <w:t xml:space="preserve">。</w:t>
      </w:r>
    </w:p>
    <w:p>
      <w:pPr>
        <w:jc w:val="both"/>
      </w:pPr>
      <w:r>
        <w:t xml:space="preserve">在其他地区，商业输入的程度差别很大。摩洛哥和喀麦隆的部分地方群体存在商业相关基因流，但影响有限，而贝宁、加纳和科特迪瓦的受检群体中未检出；原研究认为，这与各国品种改良计划和杂交雏鸡推广的程度有关</w:t>
      </w:r>
      <w:r>
        <w:rPr>
          <w:vertAlign w:val="superscript"/>
        </w:rPr>
        <w:t xml:space="preserve">[156]</w:t>
      </w:r>
      <w:r>
        <w:t xml:space="preserve">。阿尔及利亚西部地方鸡在遗传上与部分商业品系最为接近</w:t>
      </w:r>
      <w:r>
        <w:rPr>
          <w:vertAlign w:val="superscript"/>
        </w:rPr>
        <w:t xml:space="preserve">[157]</w:t>
      </w:r>
      <w:r>
        <w:t xml:space="preserve">。在东非657只村落鸡中，仅10只对商业鸡簇的归属系数高于0.2，商业输入不足以解释该区域主要的遗传结构</w:t>
      </w:r>
      <w:r>
        <w:rPr>
          <w:vertAlign w:val="superscript"/>
        </w:rPr>
        <w:t xml:space="preserve">[158]</w:t>
      </w:r>
      <w:r>
        <w:t xml:space="preserve">。卢旺达部分地方鸡表现出与商业品系SASSO的混合特征，南美多个地方群体则带有现代蛋鸡相关祖源</w:t>
      </w:r>
      <w:r>
        <w:rPr>
          <w:vertAlign w:val="superscript"/>
        </w:rPr>
        <w:t xml:space="preserve">[159,160]</w:t>
      </w:r>
      <w:r>
        <w:t xml:space="preserve">。需要注意的是，上述研究所用标记从微卫星到全基因组不等，检出能力不同，渗入程度不宜在研究之间直接比较。商业选育留下的变异还可能随渗入进入地方群体，干扰耐寒等适应信号的识别</w:t>
      </w:r>
      <w:r>
        <w:rPr>
          <w:vertAlign w:val="superscript"/>
        </w:rPr>
        <w:t xml:space="preserve">[161]</w:t>
      </w:r>
      <w:r>
        <w:t xml:space="preserve">。</w:t>
      </w:r>
    </w:p>
    <w:p>
      <w:pPr>
        <w:pStyle w:val="Heading2"/>
      </w:pPr>
      <w:r>
        <w:t xml:space="preserve">7.3 逸生群体的混合与选择</w:t>
      </w:r>
    </w:p>
    <w:p>
      <w:pPr>
        <w:jc w:val="both"/>
      </w:pPr>
      <w:r>
        <w:t xml:space="preserve">逸生群体是家鸡与原鸡型谱系混合的另一类实例</w:t>
      </w:r>
      <w:r>
        <w:t xml:space="preserve">。考艾岛逸生鸡的线粒体、核基因组单核苷酸多态性（SNP）及表型资料共同支持早期波利尼西亚引入谱系与近代家鸡的混合；单倍型分析显示，其家鸡来源的遗传成分与白来航蛋鸡的联系比与所比较的肉鸡更密切</w:t>
      </w:r>
      <w:r>
        <w:rPr>
          <w:vertAlign w:val="superscript"/>
        </w:rPr>
        <w:t xml:space="preserve">[162,163]</w:t>
      </w:r>
      <w:r>
        <w:t xml:space="preserve">。这一早期谱系与</w:t>
      </w:r>
      <w:r>
        <w:t xml:space="preserve">鸡随波利尼西亚人进入太平洋的过程相联系。混合之后，逸生群体还经历了新的选择：考艾岛逸生鸡的候选选择区段大多不同于已报道的驯化选择区段，在红原鸡与白来航F₈互交群体中，这些区段内或邻近的部分基因的表达水平与鸡冠大小、产蛋性状及孵抱相关指标存在关联</w:t>
      </w:r>
      <w:r>
        <w:rPr>
          <w:vertAlign w:val="superscript"/>
        </w:rPr>
        <w:t xml:space="preserve">[164]</w:t>
      </w:r>
      <w:r>
        <w:t xml:space="preserve">；考艾岛与百慕大两个独立形成的逸生群体还共享三个经多种方法支持的候选选择区段，提示两地的逸生适应有部分共同的遗传基础</w:t>
      </w:r>
      <w:r>
        <w:rPr>
          <w:vertAlign w:val="superscript"/>
        </w:rPr>
        <w:t xml:space="preserve">[165]</w:t>
      </w:r>
      <w:r>
        <w:t xml:space="preserve">。</w:t>
      </w:r>
    </w:p>
    <w:p>
      <w:pPr>
        <w:pStyle w:val="Heading2"/>
      </w:pPr>
      <w:r>
        <w:t xml:space="preserve">7.4 基因交流对驯化研究与遗传资源保护的影响</w:t>
      </w:r>
    </w:p>
    <w:p>
      <w:pPr>
        <w:jc w:val="both"/>
      </w:pPr>
      <w:r>
        <w:t xml:space="preserve">上述交流带来三方面影响。其一，现代红原鸡已不宜直接作为野生参照：以历史标本为参照检出的部分驯化候选基因，在多数现代红原鸡中已带有家鸡来源的拷贝，若改以现代个体作参照，这些基因将无法检出</w:t>
      </w:r>
      <w:r>
        <w:rPr>
          <w:vertAlign w:val="superscript"/>
        </w:rPr>
        <w:t xml:space="preserve">[19]</w:t>
      </w:r>
      <w:r>
        <w:t xml:space="preserve">；圈养个体也存在混合或瓶颈问题</w:t>
      </w:r>
      <w:r>
        <w:rPr>
          <w:vertAlign w:val="superscript"/>
        </w:rPr>
        <w:t xml:space="preserve">[142,143]</w:t>
      </w:r>
      <w:r>
        <w:t xml:space="preserve">。其二，商业渗入改变了地方鸡的遗传组成，并可能干扰适应信号的识别</w:t>
      </w:r>
      <w:r>
        <w:rPr>
          <w:vertAlign w:val="superscript"/>
        </w:rPr>
        <w:t xml:space="preserve">[34,161]</w:t>
      </w:r>
      <w:r>
        <w:t xml:space="preserve">。因此，利用红原鸡和地方鸡研究驯化与适应时，需要先评估近期混合的影响。其三，家鸡成分的持续输入正在侵蚀野生红原鸡的遗传完整性</w:t>
      </w:r>
      <w:r>
        <w:rPr>
          <w:vertAlign w:val="superscript"/>
        </w:rPr>
        <w:t xml:space="preserve">[19,140]</w:t>
      </w:r>
      <w:r>
        <w:t xml:space="preserve">，菲律宾的研究也据此提出了保护当地红原鸡的必要</w:t>
      </w:r>
      <w:r>
        <w:rPr>
          <w:vertAlign w:val="superscript"/>
        </w:rPr>
        <w:t xml:space="preserve">[145]</w:t>
      </w:r>
      <w:r>
        <w:t xml:space="preserve">；商业渗入则可能削弱地方品种的遗传独特性</w:t>
      </w:r>
      <w:r>
        <w:rPr>
          <w:vertAlign w:val="superscript"/>
        </w:rPr>
        <w:t xml:space="preserve">[34]</w:t>
      </w:r>
      <w:r>
        <w:t xml:space="preserve">。对圈养红原鸡的基因组评估表明，基因组方法可用于追溯祖源和评估遗传健康，为保种和育种管理提供依据</w:t>
      </w:r>
      <w:r>
        <w:rPr>
          <w:vertAlign w:val="superscript"/>
        </w:rPr>
        <w:t xml:space="preserve">[143]</w:t>
      </w:r>
      <w:r>
        <w:t xml:space="preserve">。</w:t>
      </w:r>
    </w:p>
    <w:p>
      <w:pPr>
        <w:pStyle w:val="Heading1"/>
      </w:pPr>
      <w:r>
        <w:t xml:space="preserve">8 结论</w:t>
      </w:r>
    </w:p>
    <w:p>
      <w:pPr>
        <w:jc w:val="both"/>
        <w:rPr>
          <w:ins w:id="90001" w:author="Kiro" w:date="2026-10-11T00:00:00Z"/>
        </w:rPr>
      </w:pPr>
      <w:ins w:id="90002" w:author="Kiro" w:date="2026-10-11T00:00:00Z">
        <w:r>
          <w:t xml:space="preserve">母系单倍群的地域差异不足以单独判断驯化的次数和地点。全基因组和历史标本资料表明，家鸡的主要祖源是与</w:t>
        </w:r>
        <w:r>
          <w:rPr>
            <w:i/>
          </w:rPr>
          <w:t xml:space="preserve">G. g. spadiceus</w:t>
        </w:r>
        <w:r>
          <w:t xml:space="preserve">相关的红原鸡群体；灰原鸡等其他原鸡物种只贡献了局部片段，驯化后各地红原鸡亚种的输入则塑造了现代鸡群的区域差异。中国北方早全新世驯化的主张已失去主要考古支撑，现有较可靠的证据指向东南亚大陆，也可能包括中国西南，最早的明确记录约在公元前2千纪中期。初始驯化可能始于稻、粟农业带来的共栖关系，再逐步发展为持续饲养。</w:t>
        </w:r>
      </w:ins>
    </w:p>
    <w:p>
      <w:pPr>
        <w:jc w:val="both"/>
        <w:rPr>
          <w:ins w:id="90003" w:author="Kiro" w:date="2026-10-11T00:00:00Z"/>
        </w:rPr>
      </w:pPr>
      <w:ins w:id="90004" w:author="Kiro" w:date="2026-10-11T00:00:00Z">
        <w:r>
          <w:t xml:space="preserve">家鸡离开源区后扩散较快，公元前2千纪后期到达中国中部、南亚和美索不达米亚，公元前1千纪进入地中海欧洲、非洲之角和太平洋西南部。直接测年和古DNA复核修正了许多早期年代和跨洋路线，鸡在各地的出现与集中的蛋肉利用也并不同步。传播之后，环境适应和人工选择造成了各地鸡群的性状分化，一些在现代家鸡中普遍存在的驯化相关变异直到传播后才大幅升频，近代定向选择又显著改变了生长和繁殖性状。家鸡、原鸡、商业鸡和逸生群体之间的基因交流至今仍在持续，现代红原鸡和地方鸡因此已不宜直接作为驯化研究的参照，野生和地方遗传资源也面临侵蚀。</w:t>
        </w:r>
      </w:ins>
    </w:p>
    <w:p>
      <w:pPr>
        <w:jc w:val="both"/>
        <w:rPr>
          <w:del w:id="90005" w:author="Kiro" w:date="2026-10-11T00:00:00Z"/>
        </w:rPr>
      </w:pPr>
      <w:del w:id="90006" w:author="Kiro" w:date="2026-10-11T00:00:00Z">
        <w:r>
          <w:delText xml:space="preserve">综合遗传与考古证据，可以得出以下认识。</w:delText>
        </w:r>
      </w:del>
    </w:p>
    <w:p>
      <w:pPr>
        <w:jc w:val="both"/>
        <w:rPr>
          <w:del w:id="90007" w:author="Kiro" w:date="2026-10-11T00:00:00Z"/>
        </w:rPr>
      </w:pPr>
      <w:del w:id="90008" w:author="Kiro" w:date="2026-10-11T00:00:00Z">
        <w:r>
          <w:delText xml:space="preserve">（1）祖先来源。母系单倍群的地域差异不足以单独判断驯化的次数和地点。全基因组和历史标本资料表明，家鸡的主要祖源是与</w:delText>
        </w:r>
      </w:del>
      <w:del w:id="90009" w:author="Kiro" w:date="2026-10-11T00:00:00Z">
        <w:r>
          <w:rPr>
            <w:i/>
          </w:rPr>
          <w:delText xml:space="preserve">G. g. spadiceus</w:delText>
        </w:r>
      </w:del>
      <w:del w:id="90010" w:author="Kiro" w:date="2026-10-11T00:00:00Z">
        <w:r>
          <w:delText xml:space="preserve">相关的红原鸡群体；灰原鸡等其他原鸡物种只贡献了局部片段，驯化后各地红原鸡亚种的输入则塑造了现代鸡群的区域差异。</w:delText>
        </w:r>
      </w:del>
    </w:p>
    <w:p>
      <w:pPr>
        <w:jc w:val="both"/>
        <w:rPr>
          <w:del w:id="90011" w:author="Kiro" w:date="2026-10-11T00:00:00Z"/>
        </w:rPr>
      </w:pPr>
      <w:del w:id="90012" w:author="Kiro" w:date="2026-10-11T00:00:00Z">
        <w:r>
          <w:delText xml:space="preserve">（2）初始驯化。中国北方早全新世驯化的主张已失去主要考古支撑。现有较可靠的证据指向东南亚大陆，也可能包括中国西南，最早的明确记录约在公元前2千纪中期。初始驯化可能始于稻、粟农业带来的共栖关系，再逐步发展为持续饲养。</w:delText>
        </w:r>
      </w:del>
    </w:p>
    <w:p>
      <w:pPr>
        <w:jc w:val="both"/>
        <w:rPr>
          <w:del w:id="90013" w:author="Kiro" w:date="2026-10-11T00:00:00Z"/>
        </w:rPr>
      </w:pPr>
      <w:del w:id="90014" w:author="Kiro" w:date="2026-10-11T00:00:00Z">
        <w:r>
          <w:delText xml:space="preserve">（3）传播。家鸡离开源区后扩散较快，公元前2千纪后期到达中国中部、南亚和美索不达米亚，公元前1千纪进入地中海欧洲、非洲之角和太平洋西南部。直接测年和古DNA复核修正了许多早期年代和跨洋路线；鸡在各地的出现与集中的蛋肉利用并不同步。</w:delText>
        </w:r>
      </w:del>
    </w:p>
    <w:p>
      <w:pPr>
        <w:jc w:val="both"/>
        <w:rPr>
          <w:del w:id="90015" w:author="Kiro" w:date="2026-10-11T00:00:00Z"/>
        </w:rPr>
      </w:pPr>
      <w:del w:id="90016" w:author="Kiro" w:date="2026-10-11T00:00:00Z">
        <w:r>
          <w:delText xml:space="preserve">（4）性状分化与基因交流。环境适应和人工选择造成了各地鸡群的性状分化，近代定向选择显著改变了生长和繁殖性状。家鸡、原鸡、商业鸡和逸生群体之间的基因交流至今仍在持续，现代红原鸡和地方鸡已不宜直接作为驯化研究的参照，野生和地方遗传资源也面临侵蚀。</w:delText>
        </w:r>
      </w:del>
    </w:p>
    <w:p>
      <w:pPr>
        <w:jc w:val="both"/>
      </w:pPr>
      <w:r>
        <w:t xml:space="preserve">未来研究可从以下几方面推进：在东南亚大陆和中国西南的早期遗址中系统开展物种鉴定、直接测年和古DNA分析，以确定初始驯化的地点和年代；以历史标本和古代样本为参照，建立驯化相关变异的时间序列，区分初始驯化与传播后的选择；研究地方鸡和红原鸡时，先评估近期混合的影响；并将基因组监测纳入野生红原鸡和地方品种的保护工作。</w:t>
      </w:r>
    </w:p>
    <w:p>
      <w:pPr>
        <w:pStyle w:val="Heading1"/>
        <w:keepNext/>
      </w:pPr>
      <w:r>
        <w:t>参考文献</w:t>
      </w:r>
    </w:p>
    <w:p>
      <w:pPr>
        <w:keepLines/>
        <w:spacing w:line="269" w:lineRule="auto" w:after="100"/>
        <w:ind w:hanging="340" w:left="340"/>
      </w:pPr>
      <w:r>
        <w:rPr>
          <w:rFonts w:ascii="Times New Roman" w:hAnsi="Times New Roman" w:eastAsia="宋体"/>
          <w:color w:val="000000"/>
          <w:sz w:val="20"/>
        </w:rPr>
        <w:t xml:space="preserve">[1] FAO. FAOSTAT: Crops and Livestock Products; Food and Agriculture Organization of the United Nations: Rome, Italy, 2025. Available online: https://www.fao.org/faostat/en/#data/QCL (accessed on 11 October 2026).</w:t>
      </w:r>
    </w:p>
    <w:p>
      <w:pPr>
        <w:keepLines/>
        <w:spacing w:line="269" w:lineRule="auto" w:after="100"/>
        <w:ind w:hanging="340" w:left="340"/>
      </w:pPr>
      <w:r>
        <w:rPr>
          <w:rFonts w:ascii="Times New Roman" w:hAnsi="Times New Roman" w:eastAsia="宋体"/>
          <w:color w:val="000000"/>
          <w:sz w:val="20"/>
        </w:rPr>
        <w:t xml:space="preserve">[2] Lawal, R.A.; Hanotte, O. Domestic chicken diversity: Origin, distribution, and adaptation. Animal Genetics 2021, 52, 385–394. DOI: 10.1111/age.13091.</w:t>
      </w:r>
    </w:p>
    <w:p>
      <w:pPr>
        <w:keepLines/>
        <w:spacing w:line="269" w:lineRule="auto" w:after="100"/>
        <w:ind w:hanging="340" w:left="340"/>
      </w:pPr>
      <w:r>
        <w:rPr>
          <w:rFonts w:ascii="Times New Roman" w:hAnsi="Times New Roman" w:eastAsia="宋体"/>
          <w:color w:val="000000"/>
          <w:sz w:val="20"/>
        </w:rPr>
        <w:t xml:space="preserve">[3] Larson, G.; Piperno, D.R.; Allaby, R.G.; Purugganan, M.D.; Andersson, L.; Arroyo-Kalin, M.; Barton, L.; Climer Vigueira, C.; Denham, T.; Dobney, K.; et al. Current perspectives and the future of domestication studies. Proceedings of the National Academy of Sciences of the United States of America 2014, 111, 6139–6146. DOI: 10.1073/pnas.1323964111.</w:t>
      </w:r>
    </w:p>
    <w:p>
      <w:pPr>
        <w:keepLines/>
        <w:spacing w:line="269" w:lineRule="auto" w:after="100"/>
        <w:ind w:hanging="340" w:left="340"/>
      </w:pPr>
      <w:r>
        <w:rPr>
          <w:rFonts w:ascii="Times New Roman" w:hAnsi="Times New Roman" w:eastAsia="宋体"/>
          <w:color w:val="000000"/>
          <w:sz w:val="20"/>
        </w:rPr>
        <w:t xml:space="preserve">[4] Frantz, L.A.F.; Bradley, D.G.; Larson, G.; Orlando, L. Animal domestication in the era of ancient genomics. Nature Reviews Genetics 2020, 21, 449–460. DOI: 10.1038/s41576-020-0225-0.</w:t>
      </w:r>
    </w:p>
    <w:p>
      <w:pPr>
        <w:keepLines/>
        <w:spacing w:line="269" w:lineRule="auto" w:after="100"/>
        <w:ind w:hanging="340" w:left="340"/>
      </w:pPr>
      <w:r>
        <w:rPr>
          <w:rFonts w:ascii="Times New Roman" w:hAnsi="Times New Roman" w:eastAsia="宋体"/>
          <w:color w:val="000000"/>
          <w:sz w:val="20"/>
        </w:rPr>
        <w:t>[5] Darwin, C. The Variation of Animals and Plants under Domestication; John Murray: London, 1868.</w:t>
      </w:r>
    </w:p>
    <w:p>
      <w:pPr>
        <w:keepLines/>
        <w:spacing w:line="269" w:lineRule="auto" w:after="100"/>
        <w:ind w:hanging="340" w:left="340"/>
      </w:pPr>
      <w:r>
        <w:rPr>
          <w:rFonts w:ascii="Times New Roman" w:hAnsi="Times New Roman" w:eastAsia="宋体"/>
          <w:color w:val="000000"/>
          <w:sz w:val="20"/>
        </w:rPr>
        <w:t>[6] Hutt, F.B. Genetics of the Fowl; McGraw-Hill: New York, 1949.</w:t>
      </w:r>
    </w:p>
    <w:p>
      <w:pPr>
        <w:keepLines/>
        <w:spacing w:line="269" w:lineRule="auto" w:after="100"/>
        <w:ind w:hanging="340" w:left="340"/>
      </w:pPr>
      <w:r>
        <w:rPr>
          <w:rFonts w:ascii="Times New Roman" w:hAnsi="Times New Roman" w:eastAsia="宋体"/>
          <w:color w:val="000000"/>
          <w:sz w:val="20"/>
        </w:rPr>
        <w:t>[7] Fumihito, A.; Miyake, T.; Sumi, S.; Takada, M.; Ohno, S.; Kondo, N. One subspecies of the red junglefowl (</w:t>
      </w:r>
      <w:r>
        <w:rPr>
          <w:rFonts w:ascii="Times New Roman" w:hAnsi="Times New Roman" w:eastAsia="宋体"/>
          <w:i/>
          <w:color w:val="000000"/>
          <w:sz w:val="20"/>
        </w:rPr>
        <w:t>Gallus gallus gallus</w:t>
      </w:r>
      <w:r>
        <w:rPr>
          <w:rFonts w:ascii="Times New Roman" w:hAnsi="Times New Roman" w:eastAsia="宋体"/>
          <w:color w:val="000000"/>
          <w:sz w:val="20"/>
        </w:rPr>
        <w:t>) suffices as the matriarchic ancestor of all domestic breeds. Proceedings of the National Academy of Sciences of the United States of America 1994, 91, 12505–12509. DOI: 10.1073/pnas.91.26.12505.</w:t>
      </w:r>
    </w:p>
    <w:p>
      <w:pPr>
        <w:keepLines/>
        <w:spacing w:line="269" w:lineRule="auto" w:after="100"/>
        <w:ind w:hanging="340" w:left="340"/>
      </w:pPr>
      <w:r>
        <w:rPr>
          <w:rFonts w:ascii="Times New Roman" w:hAnsi="Times New Roman" w:eastAsia="宋体"/>
          <w:color w:val="000000"/>
          <w:sz w:val="20"/>
        </w:rPr>
        <w:t>[8] Liu, Y.P.; Wu, G.S.; Yao, Y.G.; Miao, Y.W.; Luikart, G.; Baig, M.; Beja-Pereira, A.; Ding, Z.L.; Palanichamy, M.G.; Zhang, Y.P. Multiple maternal origins of chickens: Out of the Asian jungles. Molecular Phylogenetics and Evolution 2006, 38, 12–19. DOI: 10.1016/j.ympev.2005.09.014.</w:t>
      </w:r>
    </w:p>
    <w:p>
      <w:pPr>
        <w:keepLines/>
        <w:spacing w:line="269" w:lineRule="auto" w:after="100"/>
        <w:ind w:hanging="340" w:left="340"/>
      </w:pPr>
      <w:r>
        <w:rPr>
          <w:rFonts w:ascii="Times New Roman" w:hAnsi="Times New Roman" w:eastAsia="宋体"/>
          <w:color w:val="000000"/>
          <w:sz w:val="20"/>
        </w:rPr>
        <w:t xml:space="preserve">[9] Tixier-Boichard, M.; Bed'hom, B.; Rognon, X. Chicken domestication: From archeology to genomics. Comptes Rendus Biologies 2011, 334, 197–204. DOI: 10.1016/j.crvi.2010.12.012.</w:t>
      </w:r>
    </w:p>
    <w:p>
      <w:pPr>
        <w:keepLines/>
        <w:spacing w:line="269" w:lineRule="auto" w:after="100"/>
        <w:ind w:hanging="340" w:left="340"/>
      </w:pPr>
      <w:r>
        <w:rPr>
          <w:rFonts w:ascii="Times New Roman" w:hAnsi="Times New Roman" w:eastAsia="宋体"/>
          <w:color w:val="000000"/>
          <w:sz w:val="20"/>
        </w:rPr>
        <w:t xml:space="preserve">[10] Xiang, H.; Gao, J.; Yu, B.; Zhou, H.; Cai, D.; Zhang, Y.; Chen, X.; Wang, X.; Hofreiter, M.; Zhao, X. Early Holocene chicken domestication in northern China. Proceedings of the National Academy of Sciences of the United States of America 2014, 111, 17564–17569. DOI: 10.1073/pnas.1411882111.</w:t>
      </w:r>
    </w:p>
    <w:p>
      <w:pPr>
        <w:keepLines/>
        <w:spacing w:line="269" w:lineRule="auto" w:after="100"/>
        <w:ind w:hanging="340" w:left="340"/>
      </w:pPr>
      <w:r>
        <w:rPr>
          <w:rFonts w:ascii="Times New Roman" w:hAnsi="Times New Roman" w:eastAsia="宋体"/>
          <w:color w:val="000000"/>
          <w:sz w:val="20"/>
        </w:rPr>
        <w:t xml:space="preserve">[11] Wang, M.S.; Thakur, M.; Peng, M.S.; Jiang, Y.; Frantz, L.A.F.; Li, M.; Zhang, J.J.; Wang, S.; Peters, J.; Otecko, N.O.; et al. 863 genomes reveal the origin and domestication of chicken. Cell Research 2020, 30, 693–701. DOI: 10.1038/s41422-020-0349-y.</w:t>
      </w:r>
    </w:p>
    <w:p>
      <w:pPr>
        <w:keepLines/>
        <w:spacing w:line="269" w:lineRule="auto" w:after="100"/>
        <w:ind w:hanging="340" w:left="340"/>
      </w:pPr>
      <w:r>
        <w:rPr>
          <w:rFonts w:ascii="Times New Roman" w:hAnsi="Times New Roman" w:eastAsia="宋体"/>
          <w:color w:val="000000"/>
          <w:sz w:val="20"/>
        </w:rPr>
        <w:t xml:space="preserve">[12] Peters, J.; Lebrasseur, O.; Irving-Pease, E.K.; Paxinos, P.D.; Best, J.; Smallman, R.; Callou, C.; Gardeisen, A.; Trixl, S.; Frantz, L.; et al. The biocultural origins and dispersal of domestic chickens. Proceedings of the National Academy of Sciences of the United States of America 2022, 119, e2121978119. DOI: 10.1073/pnas.2121978119.</w:t>
      </w:r>
    </w:p>
    <w:p>
      <w:pPr>
        <w:keepLines/>
        <w:spacing w:line="269" w:lineRule="auto" w:after="100"/>
        <w:ind w:hanging="340" w:left="340"/>
      </w:pPr>
      <w:r>
        <w:rPr>
          <w:rFonts w:ascii="Times New Roman" w:hAnsi="Times New Roman" w:eastAsia="宋体"/>
          <w:color w:val="000000"/>
          <w:sz w:val="20"/>
        </w:rPr>
        <w:t xml:space="preserve">[13] Eda, M.; Lu, P.; Kikuchi, H.; Li, Z.; Li, F.; Yuan, J. Reevaluation of early Holocene chicken domestication in northern China. Journal of Archaeological Science 2016, 67, 25–31. DOI: 10.1016/j.jas.2016.01.012.</w:t>
      </w:r>
    </w:p>
    <w:p>
      <w:pPr>
        <w:keepLines/>
        <w:spacing w:line="269" w:lineRule="auto" w:after="100"/>
        <w:ind w:hanging="340" w:left="340"/>
      </w:pPr>
      <w:r>
        <w:rPr>
          <w:rFonts w:ascii="Times New Roman" w:hAnsi="Times New Roman" w:eastAsia="宋体"/>
          <w:color w:val="000000"/>
          <w:sz w:val="20"/>
        </w:rPr>
        <w:t xml:space="preserve">[14] Best, J.; Doherty, S.; Armit, I.; Boev, Z.; Büster, L.; Cunliffe, B.; Foster, A.; Frimet, B.; Hamilton-Dyer, S.; Higham, T.; et al. Redefining the timing and circumstances of the chicken's introduction to Europe and north-west Africa. Antiquity 2022, 96, 868–882. DOI: 10.15184/aqy.2021.90.</w:t>
      </w:r>
    </w:p>
    <w:p>
      <w:pPr>
        <w:keepLines/>
        <w:spacing w:line="269" w:lineRule="auto" w:after="100"/>
        <w:ind w:hanging="340" w:left="340"/>
      </w:pPr>
      <w:r>
        <w:rPr>
          <w:rFonts w:ascii="Times New Roman" w:hAnsi="Times New Roman" w:eastAsia="宋体"/>
          <w:color w:val="000000"/>
          <w:sz w:val="20"/>
        </w:rPr>
        <w:t xml:space="preserve">[15] Larson, G.; Fuller, D.Q. The Evolution of Animal Domestication. Annual Review of Ecology, Evolution, and Systematics 2014, 45, 115–136. DOI: 10.1146/annurev-ecolsys-110512-135813.</w:t>
      </w:r>
    </w:p>
    <w:p>
      <w:pPr>
        <w:keepLines/>
        <w:spacing w:line="269" w:lineRule="auto" w:after="100"/>
        <w:ind w:hanging="340" w:left="340"/>
      </w:pPr>
      <w:r>
        <w:rPr>
          <w:rFonts w:ascii="Times New Roman" w:hAnsi="Times New Roman" w:eastAsia="宋体"/>
          <w:color w:val="000000"/>
          <w:sz w:val="20"/>
        </w:rPr>
        <w:t xml:space="preserve">[16] Rubin, C.J.; Zody, M.C.; Eriksson, J.; Meadows, J.R.S.; Sherwood, E.; Webster, M.T.; Jiang, L.; Ingman, M.; Sharpe, T.; Ka, S.; et al. Whole-genome resequencing reveals loci under selection during chicken domestication. Nature 2010, 464, 587–591. DOI: 10.1038/nature08832.</w:t>
      </w:r>
    </w:p>
    <w:p>
      <w:pPr>
        <w:keepLines/>
        <w:spacing w:line="269" w:lineRule="auto" w:after="100"/>
        <w:ind w:hanging="340" w:left="340"/>
      </w:pPr>
      <w:r>
        <w:rPr>
          <w:rFonts w:ascii="Times New Roman" w:hAnsi="Times New Roman" w:eastAsia="宋体"/>
          <w:color w:val="000000"/>
          <w:sz w:val="20"/>
        </w:rPr>
        <w:t xml:space="preserve">[17] Girdland Flink, L.; Allen, R.; Barnett, R.; Malmström, H.; Peters, J.; Eriksson, J.; Andersson, L.; Dobney, K.; Larson, G. Establishing the validity of domestication genes using DNA from ancient chickens. Proceedings of the National Academy of Sciences of the United States of America 2014, 111, 6184–6189. DOI: 10.1073/pnas.1308939110.</w:t>
      </w:r>
    </w:p>
    <w:p>
      <w:pPr>
        <w:keepLines/>
        <w:spacing w:line="269" w:lineRule="auto" w:after="100"/>
        <w:ind w:hanging="340" w:left="340"/>
      </w:pPr>
      <w:r>
        <w:rPr>
          <w:rFonts w:ascii="Times New Roman" w:hAnsi="Times New Roman" w:eastAsia="宋体"/>
          <w:color w:val="000000"/>
          <w:sz w:val="20"/>
        </w:rPr>
        <w:t xml:space="preserve">[18] Loog, L.; Thomas, M.G.; Barnett, R.; Allen, R.; Sykes, N.; Paxinos, P.D.; Lebrasseur, O.; Dobney, K.; Peters, J.; Manica, A.; et al. Inferring allele frequency trajectories from ancient DNA indicates that selection on a chicken gene coincided with changes in medieval husbandry practices. Molecular Biology and Evolution 2017, 34, 1981–1990. DOI: 10.1093/molbev/msx142.</w:t>
      </w:r>
    </w:p>
    <w:p>
      <w:pPr>
        <w:keepLines/>
        <w:spacing w:line="269" w:lineRule="auto" w:after="100"/>
        <w:ind w:hanging="340" w:left="340"/>
      </w:pPr>
      <w:r>
        <w:rPr>
          <w:rFonts w:ascii="Times New Roman" w:hAnsi="Times New Roman" w:eastAsia="宋体"/>
          <w:color w:val="000000"/>
          <w:sz w:val="20"/>
        </w:rPr>
        <w:t xml:space="preserve">[19] Wu, M.Y.; Forcina, G.; Low, G.W.; Sadanandan, K.R.; Gwee, C.Y.; van Grouw, H.; Wu, S.; Edwards, S.V.; Baldwin, M.W.; Rheindt, F.E. Historic samples reveal loss of wild genotype through domestic chicken introgression during the Anthropocene. PLOS Genetics 2023, 19, e1010551. DOI: 10.1371/journal.pgen.1010551.</w:t>
      </w:r>
    </w:p>
    <w:p>
      <w:pPr>
        <w:keepLines/>
        <w:spacing w:line="269" w:lineRule="auto" w:after="100"/>
        <w:ind w:hanging="340" w:left="340"/>
      </w:pPr>
      <w:r>
        <w:rPr>
          <w:rFonts w:ascii="Times New Roman" w:hAnsi="Times New Roman" w:eastAsia="宋体"/>
          <w:color w:val="000000"/>
          <w:sz w:val="20"/>
        </w:rPr>
        <w:t>[20] Fumihito, A.; Miyake, T.; Takada, M.; Shingu, R.; Endo, T.; Gojobori, T.; Kondo, N.; Ohno, S. Monophyletic origin and unique dispersal patterns of domestic fowls. Proceedings of the National Academy of Sciences of the United States of America 1996, 93, 6792–6795. DOI: 10.1073/pnas.93.13.6792.</w:t>
      </w:r>
    </w:p>
    <w:p>
      <w:pPr>
        <w:keepLines/>
        <w:spacing w:line="269" w:lineRule="auto" w:after="100"/>
        <w:ind w:hanging="340" w:left="340"/>
      </w:pPr>
      <w:r>
        <w:rPr>
          <w:rFonts w:ascii="Times New Roman" w:hAnsi="Times New Roman" w:eastAsia="宋体"/>
          <w:color w:val="000000"/>
          <w:sz w:val="20"/>
        </w:rPr>
        <w:t>[21] Miao, Y.W.; Peng, M.S.; Wu, G.S.; Ouyang, Y.N.; Yang, Z.Y.; Yu, N.; Liang, J.P.; Pianchou, G.; Beja-Pereira, A.; Mitra, B.; et al. Chicken domestication: an updated perspective based on mitochondrial genomes. Heredity 2013, 110, 277–282. DOI: 10.1038/hdy.2012.83.</w:t>
      </w:r>
    </w:p>
    <w:p>
      <w:pPr>
        <w:keepLines/>
        <w:spacing w:line="269" w:lineRule="auto" w:after="100"/>
        <w:ind w:hanging="340" w:left="340"/>
      </w:pPr>
      <w:r>
        <w:rPr>
          <w:rFonts w:ascii="Times New Roman" w:hAnsi="Times New Roman" w:eastAsia="宋体"/>
          <w:color w:val="000000"/>
          <w:sz w:val="20"/>
        </w:rPr>
        <w:t>[22] Kanginakudru, S.; Metta, M.; Jakati, R.D.; Nagaraju, J. Genetic evidence from Indian red jungle fowl corroborates multiple domestication of modern day chicken. BMC Evolutionary Biology 2008, 8, 174. DOI: 10.1186/1471-2148-8-174.</w:t>
      </w:r>
    </w:p>
    <w:p>
      <w:pPr>
        <w:keepLines/>
        <w:spacing w:line="269" w:lineRule="auto" w:after="100"/>
        <w:ind w:hanging="340" w:left="340"/>
      </w:pPr>
      <w:r>
        <w:rPr>
          <w:rFonts w:ascii="Times New Roman" w:hAnsi="Times New Roman" w:eastAsia="宋体"/>
          <w:color w:val="000000"/>
          <w:sz w:val="20"/>
        </w:rPr>
        <w:t>[23] Kanakachari, M.; Chatterjee, R.N.; Reddy, M.R.; Dange, M.; Bhattacharya, T.K. Indian Red Jungle fowl reveals a genetic relationship with South East Asian Red Jungle fowl and Indian native chicken breeds as evidenced through whole mitochondrial genome sequences. Frontiers in Genetics 2023, 14, 1083976. DOI: 10.3389/fgene.2023.1083976.</w:t>
      </w:r>
    </w:p>
    <w:p>
      <w:pPr>
        <w:keepLines/>
        <w:spacing w:line="269" w:lineRule="auto" w:after="100"/>
        <w:ind w:hanging="340" w:left="340"/>
      </w:pPr>
      <w:r>
        <w:rPr>
          <w:rFonts w:ascii="Times New Roman" w:hAnsi="Times New Roman" w:eastAsia="宋体"/>
          <w:color w:val="000000"/>
          <w:sz w:val="20"/>
        </w:rPr>
        <w:t>[24] Huang, X.H.; Wu, Y.J.; Miao, Y.W.; Peng, M.S.; Chen, X.; He, D.L.; Suwannapoom, C.; Du, B.W.; Li, X.Y.; Weng, Z.X.; et al. Was chicken domesticated in northern China? New evidence from mitochondrial genomes. Science Bulletin 2018, 63, 743–746. DOI: 10.1016/j.scib.2017.12.004.</w:t>
      </w:r>
    </w:p>
    <w:p>
      <w:pPr>
        <w:keepLines/>
        <w:spacing w:line="269" w:lineRule="auto" w:after="100"/>
        <w:ind w:hanging="340" w:left="340"/>
      </w:pPr>
      <w:r>
        <w:rPr>
          <w:rFonts w:ascii="Times New Roman" w:hAnsi="Times New Roman" w:eastAsia="宋体"/>
          <w:color w:val="000000"/>
          <w:sz w:val="20"/>
        </w:rPr>
        <w:t>[25] Yonezawa, T.; Nishibori, M.; Yamamoto, Y.; Sasaki, T.; Kudo, K.; Ogawa, H.; Endo, H.; Akishinonomiya, F. Complete Mitochondrial Genome Analysis Clarifies the Enigmatic Origin of Haplogroup D in Japanese Native Chickens. The Journal of Poultry Science 2022, 59, 316–322. DOI: 10.2141/jpsa.0220027.</w:t>
      </w:r>
    </w:p>
    <w:p>
      <w:pPr>
        <w:keepLines/>
        <w:spacing w:line="269" w:lineRule="auto" w:after="100"/>
        <w:ind w:hanging="340" w:left="340"/>
      </w:pPr>
      <w:r>
        <w:rPr>
          <w:rFonts w:ascii="Times New Roman" w:hAnsi="Times New Roman" w:eastAsia="宋体"/>
          <w:color w:val="000000"/>
          <w:sz w:val="20"/>
        </w:rPr>
        <w:t>[26] Ballard, J.W.O.; Whitlock, M.C. The incomplete natural history of mitochondria. Molecular Ecology 2004, 13, 729–744. DOI: 10.1046/j.1365-294x.2003.02063.x.</w:t>
      </w:r>
    </w:p>
    <w:p>
      <w:pPr>
        <w:keepLines/>
        <w:spacing w:line="269" w:lineRule="auto" w:after="100"/>
        <w:ind w:hanging="340" w:left="340"/>
      </w:pPr>
      <w:r>
        <w:rPr>
          <w:rFonts w:ascii="Times New Roman" w:hAnsi="Times New Roman" w:eastAsia="宋体"/>
          <w:color w:val="000000"/>
          <w:sz w:val="20"/>
        </w:rPr>
        <w:t>[27] Toews, D.P.L.; Brelsford, A. The biogeography of mitochondrial and nuclear discordance in animals. Molecular Ecology 2012, 21, 3907–3930. DOI: 10.1111/j.1365-294x.2012.05664.x.</w:t>
      </w:r>
    </w:p>
    <w:p>
      <w:pPr>
        <w:keepLines/>
        <w:spacing w:line="269" w:lineRule="auto" w:after="100"/>
        <w:ind w:hanging="340" w:left="340"/>
      </w:pPr>
      <w:r>
        <w:rPr>
          <w:rFonts w:ascii="Times New Roman" w:hAnsi="Times New Roman" w:eastAsia="宋体"/>
          <w:color w:val="000000"/>
          <w:sz w:val="20"/>
        </w:rPr>
        <w:t xml:space="preserve">[28] Bao, W.; Chen, G.; Li, B.; Wu, X.; Shu, J.; Wu, S.; Xu, Q.; Weigend, S. Analysis of genetic diversity and phylogenetic relationships among red jungle fowls and Chinese domestic fowls. Science in China Series C: Life Sciences 2008, 51, 560–568. DOI: 10.1007/s11427-008-0076-y.</w:t>
      </w:r>
    </w:p>
    <w:p>
      <w:pPr>
        <w:keepLines/>
        <w:spacing w:line="269" w:lineRule="auto" w:after="100"/>
        <w:ind w:hanging="340" w:left="340"/>
      </w:pPr>
      <w:r>
        <w:rPr>
          <w:rFonts w:ascii="Times New Roman" w:hAnsi="Times New Roman" w:eastAsia="宋体"/>
          <w:color w:val="000000"/>
          <w:sz w:val="20"/>
        </w:rPr>
        <w:t xml:space="preserve">[29] Hata, A.; Nunome, M.; Suwanasopee, T.; Duengkae, P.; Chaiwatana, S.; Chamchumroon, W.; Suzuki, T.; Koonawootrittriron, S.; Matsuda, Y.; Srikulnath, K. Origin and evolutionary history of domestic chickens inferred from a large population study of Thai red junglefowl and indigenous chickens. Scientific Reports 2021, 11, 2035. DOI: 10.1038/s41598-021-81589-7.</w:t>
      </w:r>
    </w:p>
    <w:p>
      <w:pPr>
        <w:keepLines/>
        <w:spacing w:line="269" w:lineRule="auto" w:after="100"/>
        <w:ind w:hanging="340" w:left="340"/>
      </w:pPr>
      <w:r>
        <w:rPr>
          <w:rFonts w:ascii="Times New Roman" w:hAnsi="Times New Roman" w:eastAsia="宋体"/>
          <w:color w:val="000000"/>
          <w:sz w:val="20"/>
        </w:rPr>
        <w:t xml:space="preserve">[30] Sawai, H.; Kim, H.L.; Kuno, K.; Suzuki, S.; Gotoh, H.; Takada, M.; Takahata, N.; Satta, Y.; Akishinonomiya, F. The Origin and Genetic Variation of Domestic Chickens with Special Reference to Junglefowls </w:t>
      </w:r>
      <w:r>
        <w:rPr>
          <w:rFonts w:ascii="Times New Roman" w:hAnsi="Times New Roman" w:eastAsia="宋体"/>
          <w:color w:val="000000"/>
          <w:sz w:val="20"/>
          <w:i w:val="1"/>
        </w:rPr>
        <w:t xml:space="preserve">Gallus g. gallus</w:t>
      </w:r>
      <w:r>
        <w:rPr>
          <w:rFonts w:ascii="Times New Roman" w:hAnsi="Times New Roman" w:eastAsia="宋体"/>
          <w:color w:val="000000"/>
          <w:sz w:val="20"/>
        </w:rPr>
        <w:t xml:space="preserve"> and </w:t>
      </w:r>
      <w:r>
        <w:rPr>
          <w:rFonts w:ascii="Times New Roman" w:hAnsi="Times New Roman" w:eastAsia="宋体"/>
          <w:color w:val="000000"/>
          <w:sz w:val="20"/>
          <w:i w:val="1"/>
        </w:rPr>
        <w:t xml:space="preserve">G. varius</w:t>
      </w:r>
      <w:r>
        <w:rPr>
          <w:rFonts w:ascii="Times New Roman" w:hAnsi="Times New Roman" w:eastAsia="宋体"/>
          <w:color w:val="000000"/>
          <w:sz w:val="20"/>
        </w:rPr>
        <w:t xml:space="preserve">. PLOS ONE 2010, 5, e10639. DOI: 10.1371/journal.pone.0010639.</w:t>
      </w:r>
    </w:p>
    <w:p>
      <w:pPr>
        <w:keepLines/>
        <w:spacing w:line="269" w:lineRule="auto" w:after="100"/>
        <w:ind w:hanging="340" w:left="340"/>
      </w:pPr>
      <w:r>
        <w:rPr>
          <w:rFonts w:ascii="Times New Roman" w:hAnsi="Times New Roman" w:eastAsia="宋体"/>
          <w:color w:val="000000"/>
          <w:sz w:val="20"/>
        </w:rPr>
        <w:t xml:space="preserve">[31] Lawal, R.A.; Martin, S.H.; Vanmechelen, K.; Vereijken, A.; Silva, P.; Al-Atiyat, R.M.; Aljumaah, R.S.; Mwacharo, J.M.; Wu, D.D.; Zhang, Y.P.; et al. The wild species genome ancestry of domestic chickens. BMC Biology 2020, 18, 13. DOI: 10.1186/s12915-020-0738-1.</w:t>
      </w:r>
    </w:p>
    <w:p>
      <w:pPr>
        <w:keepLines/>
        <w:spacing w:line="269" w:lineRule="auto" w:after="100"/>
        <w:ind w:hanging="340" w:left="340"/>
      </w:pPr>
      <w:r>
        <w:rPr>
          <w:rFonts w:ascii="Times New Roman" w:hAnsi="Times New Roman" w:eastAsia="宋体"/>
          <w:color w:val="000000"/>
          <w:sz w:val="20"/>
        </w:rPr>
        <w:t xml:space="preserve">[32] Pickrell, J.K.; Pritchard, J.K. Inference of population splits and mixtures from genome-wide allele frequency data. PLoS Genetics 2012, 8, e1002967. DOI: 10.1371/journal.pgen.1002967.</w:t>
      </w:r>
    </w:p>
    <w:p>
      <w:pPr>
        <w:keepLines/>
        <w:spacing w:line="269" w:lineRule="auto" w:after="100"/>
        <w:ind w:hanging="340" w:left="340"/>
      </w:pPr>
      <w:r>
        <w:rPr>
          <w:rFonts w:ascii="Times New Roman" w:hAnsi="Times New Roman" w:eastAsia="宋体"/>
          <w:color w:val="000000"/>
          <w:sz w:val="20"/>
        </w:rPr>
        <w:t xml:space="preserve">[33] Thakur, M.; Fernandes, M.; Sathyakumar, S.; Singh, S.K.; Vijh, R.K.; Han, J.; Wu, D.D.; Zhang, Y.P. Understanding the cryptic introgression and mixed ancestry of Red Junglefowl in India. PLOS ONE 2018, 13, e0204351. DOI: 10.1371/journal.pone.0204351.</w:t>
      </w:r>
    </w:p>
    <w:p>
      <w:pPr>
        <w:keepLines/>
        <w:spacing w:line="269" w:lineRule="auto" w:after="100"/>
        <w:ind w:hanging="340" w:left="340"/>
      </w:pPr>
      <w:r>
        <w:rPr>
          <w:rFonts w:ascii="Times New Roman" w:hAnsi="Times New Roman" w:eastAsia="宋体"/>
          <w:color w:val="000000"/>
          <w:sz w:val="20"/>
        </w:rPr>
        <w:t xml:space="preserve">[34] Zhang, C.; Lin, D.; Wang, Y.; Peng, D.; Li, H.; Fei, J.; Chen, K.; Yang, N.; Hu, X.; Zhao, Y.; et al. Widespread introgression in Chinese indigenous chicken breeds from commercial broiler. Evolutionary Applications 2019, 12, 610–621. DOI: 10.1111/eva.12742.</w:t>
      </w:r>
    </w:p>
    <w:p>
      <w:pPr>
        <w:keepLines/>
        <w:spacing w:line="269" w:lineRule="auto" w:after="100"/>
        <w:ind w:hanging="340" w:left="340"/>
      </w:pPr>
      <w:r>
        <w:rPr>
          <w:rFonts w:ascii="Times New Roman" w:hAnsi="Times New Roman" w:eastAsia="宋体"/>
          <w:color w:val="000000"/>
          <w:sz w:val="20"/>
        </w:rPr>
        <w:t xml:space="preserve">[35] Eriksson, J.; Larson, G.; Gunnarsson, U.; Bed'hom, B.; Tixier-Boichard, M.; Strömstedt, L.; Wright, D.; Jungerius, A.; Vereijken, A.; Randi, E.; et al. Identification of the Yellow Skin Gene Reveals a Hybrid Origin of the Domestic Chicken. PLOS Genetics 2008, 4, e1000010. DOI: 10.1371/journal.pgen.1000010.</w:t>
      </w:r>
    </w:p>
    <w:p>
      <w:pPr>
        <w:keepLines/>
        <w:spacing w:line="269" w:lineRule="auto" w:after="100"/>
        <w:ind w:hanging="340" w:left="340"/>
      </w:pPr>
      <w:r>
        <w:rPr>
          <w:rFonts w:ascii="Times New Roman" w:hAnsi="Times New Roman" w:eastAsia="宋体"/>
          <w:color w:val="000000"/>
          <w:sz w:val="20"/>
        </w:rPr>
        <w:t xml:space="preserve">[36] Fallahshahroudi, A.; Sorato, E.; Altimiras, J.; Jensen, P. The Domestic BCO2 Allele Buffers Low-Carotenoid Diets in Chickens: Possible Fitness Increase Through Species Hybridization. Genetics 2019, 212, 1445–1452. DOI: 10.1534/genetics.119.302258.</w:t>
      </w:r>
    </w:p>
    <w:p>
      <w:pPr>
        <w:keepLines/>
        <w:spacing w:line="269" w:lineRule="auto" w:after="100"/>
        <w:ind w:hanging="340" w:left="340"/>
      </w:pPr>
      <w:r>
        <w:rPr>
          <w:rFonts w:ascii="Times New Roman" w:hAnsi="Times New Roman" w:eastAsia="宋体"/>
          <w:color w:val="000000"/>
          <w:sz w:val="20"/>
        </w:rPr>
        <w:t xml:space="preserve">[37] Zhao, X.; Wen, J.; Zhang, X.; Zhang, J.; Zhu, T.; Wang, H.; Yang, W.; Cao, G.; Xiong, W.; Liu, Y.; et al. Significant genomic introgression from grey junglefowl (</w:t>
      </w:r>
      <w:r>
        <w:rPr>
          <w:rFonts w:ascii="Times New Roman" w:hAnsi="Times New Roman" w:eastAsia="宋体"/>
          <w:color w:val="000000"/>
          <w:sz w:val="20"/>
          <w:i w:val="1"/>
        </w:rPr>
        <w:t xml:space="preserve">Gallus sonneratii</w:t>
      </w:r>
      <w:r>
        <w:rPr>
          <w:rFonts w:ascii="Times New Roman" w:hAnsi="Times New Roman" w:eastAsia="宋体"/>
          <w:color w:val="000000"/>
          <w:sz w:val="20"/>
        </w:rPr>
        <w:t xml:space="preserve">) to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Journal of Animal Science and Biotechnology 2024, 15, 45. DOI: 10.1186/s40104-024-01006-7.</w:t>
      </w:r>
    </w:p>
    <w:p>
      <w:pPr>
        <w:keepLines/>
        <w:spacing w:line="269" w:lineRule="auto" w:after="100"/>
        <w:ind w:hanging="340" w:left="340"/>
      </w:pPr>
      <w:r>
        <w:rPr>
          <w:rFonts w:ascii="Times New Roman" w:hAnsi="Times New Roman" w:eastAsia="宋体"/>
          <w:color w:val="000000"/>
          <w:sz w:val="20"/>
        </w:rPr>
        <w:t xml:space="preserve">[38] Xu, N.; Zhang, L.; Chen, F.; Feng, Z.; Zheng, J.; Li, D.; Zhao, Y.; Kang, X. Population structure, selection signal and introgression of gamecocks revealed by whole genome sequencing. Journal of Animal Science and Biotechnology 2025, 16, 22. DOI: 10.1186/s40104-025-01154-4.</w:t>
      </w:r>
    </w:p>
    <w:p>
      <w:pPr>
        <w:keepLines/>
        <w:spacing w:line="269" w:lineRule="auto" w:after="100"/>
        <w:ind w:hanging="340" w:left="340"/>
      </w:pPr>
      <w:r>
        <w:rPr>
          <w:rFonts w:ascii="Times New Roman" w:hAnsi="Times New Roman" w:eastAsia="宋体"/>
          <w:color w:val="000000"/>
          <w:sz w:val="20"/>
        </w:rPr>
        <w:t xml:space="preserve">[39] Silva, P.; Guan, X.; Ho-Shing, O.; Jones, J.; Xu, J.; Hui, D.; Notter, D.; Smith, E. Mitochondrial DNA-based analysis of genetic variation and relatedness among Sri Lankan indigenous chickens and the Ceylon junglefowl (</w:t>
      </w:r>
      <w:r>
        <w:rPr>
          <w:rFonts w:ascii="Times New Roman" w:hAnsi="Times New Roman" w:eastAsia="宋体"/>
          <w:color w:val="000000"/>
          <w:sz w:val="20"/>
          <w:i w:val="1"/>
        </w:rPr>
        <w:t xml:space="preserve">Gallus lafayetti</w:t>
      </w:r>
      <w:r>
        <w:rPr>
          <w:rFonts w:ascii="Times New Roman" w:hAnsi="Times New Roman" w:eastAsia="宋体"/>
          <w:color w:val="000000"/>
          <w:sz w:val="20"/>
        </w:rPr>
        <w:t xml:space="preserve">). Animal Genetics 2009, 40, 1–9. DOI: 10.1111/j.1365-2052.2008.01783.x.</w:t>
      </w:r>
    </w:p>
    <w:p>
      <w:pPr>
        <w:keepLines/>
        <w:spacing w:line="269" w:lineRule="auto" w:after="100"/>
        <w:ind w:hanging="340" w:left="340"/>
      </w:pPr>
      <w:r>
        <w:rPr>
          <w:rFonts w:ascii="Times New Roman" w:hAnsi="Times New Roman" w:eastAsia="宋体"/>
          <w:color w:val="000000"/>
          <w:sz w:val="20"/>
        </w:rPr>
        <w:t xml:space="preserve">[40] Ulfah, M.; Kawahara-Miki, R.; Farajalllah, A.; Muladno, M.; Dorshorst, B.; Martin, A.; Kono, T. Genetic features of red and green junglefowls and relationship with Indonesian native chickens Sumatera and Kedu Hitam. BMC Genomics 2016, 17, 320. DOI: 10.1186/s12864-016-2652-z.</w:t>
      </w:r>
    </w:p>
    <w:p>
      <w:pPr>
        <w:keepLines/>
        <w:spacing w:line="269" w:lineRule="auto" w:after="100"/>
        <w:ind w:hanging="340" w:left="340"/>
      </w:pPr>
      <w:r>
        <w:rPr>
          <w:rFonts w:ascii="Times New Roman" w:hAnsi="Times New Roman" w:eastAsia="宋体"/>
          <w:color w:val="000000"/>
          <w:sz w:val="20"/>
        </w:rPr>
        <w:t xml:space="preserve">[41] Peng, M.-S.; Shi, N.-N.; Yao, Y.-G.; Zhang, Y.-P. Caveats about interpretation of ancient chicken mtDNAs from northern China. Proceedings of the National Academy of Sciences of the United States of America 2015, 112, E1970–E1971. DOI: 10.1073/pnas.1501151112.</w:t>
      </w:r>
    </w:p>
    <w:p>
      <w:pPr>
        <w:keepLines/>
        <w:spacing w:line="269" w:lineRule="auto" w:after="100"/>
        <w:ind w:hanging="340" w:left="340"/>
      </w:pPr>
      <w:r>
        <w:rPr>
          <w:rFonts w:ascii="Times New Roman" w:hAnsi="Times New Roman" w:eastAsia="宋体"/>
          <w:color w:val="000000"/>
          <w:sz w:val="20"/>
        </w:rPr>
        <w:t xml:space="preserve">[42] Xiang, H.; Hofreiter, M.; Zhao, X. Reply to Peng et al.: Archaeological contexts should not be ignored for early chicken domestication. Proceedings of the National Academy of Sciences of the United States of America 2015, 112, E1972–E1973. DOI: 10.1073/pnas.1502207112.</w:t>
      </w:r>
    </w:p>
    <w:p>
      <w:pPr>
        <w:keepLines/>
        <w:spacing w:line="269" w:lineRule="auto" w:after="100"/>
        <w:ind w:hanging="340" w:left="340"/>
      </w:pPr>
      <w:r>
        <w:rPr>
          <w:rFonts w:ascii="Times New Roman" w:hAnsi="Times New Roman" w:eastAsia="宋体"/>
          <w:color w:val="000000"/>
          <w:sz w:val="20"/>
        </w:rPr>
        <w:t xml:space="preserve">[43] Peters, J.; Lebrasseur, O.; Best, J.; Miller, H.; Fothergill, T.; Dobney, K.; Thomas, R.M.; Maltby, M.; Sykes, N.; Hanotte, O.; et al. Questioning new answers regarding Holocene chicken domestication in China. Proceedings of the National Academy of Sciences of the United States of America 2015, 112, E2415. DOI: 10.1073/pnas.1503579112.</w:t>
      </w:r>
    </w:p>
    <w:p>
      <w:pPr>
        <w:keepLines/>
        <w:spacing w:line="269" w:lineRule="auto" w:after="100"/>
        <w:ind w:hanging="340" w:left="340"/>
      </w:pPr>
      <w:r>
        <w:rPr>
          <w:rFonts w:ascii="Times New Roman" w:hAnsi="Times New Roman" w:eastAsia="宋体"/>
          <w:color w:val="000000"/>
          <w:sz w:val="20"/>
        </w:rPr>
        <w:t xml:space="preserve">[44] Xiang, H.; Gao, J.; Yu, B.; Hofreiter, M.; Zhao, X. Reply to Peters et al.: Further discussions confirm early Holocene chicken domestication in northern China. Proceedings of the National Academy of Sciences of the United States of America 2015, 112, E2416. DOI: 10.1073/pnas.1503956112.</w:t>
      </w:r>
    </w:p>
    <w:p>
      <w:pPr>
        <w:keepLines/>
        <w:spacing w:line="269" w:lineRule="auto" w:after="100"/>
        <w:ind w:hanging="340" w:left="340"/>
      </w:pPr>
      <w:r>
        <w:rPr>
          <w:rFonts w:ascii="Times New Roman" w:hAnsi="Times New Roman" w:eastAsia="宋体"/>
          <w:color w:val="000000"/>
          <w:sz w:val="20"/>
        </w:rPr>
        <w:t xml:space="preserve">[45] Peters, J.; Lebrasseur, O.; Deng, H.; Larson, G. Holocene cultural history of Red jungle fowl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and its domestic descendant in East Asia. Quaternary Science Reviews 2016, 142, 102–119. DOI: 10.1016/j.quascirev.2016.04.004.</w:t>
      </w:r>
    </w:p>
    <w:p>
      <w:pPr>
        <w:keepLines/>
        <w:spacing w:line="269" w:lineRule="auto" w:after="100"/>
        <w:ind w:hanging="340" w:left="340"/>
      </w:pPr>
      <w:r>
        <w:rPr>
          <w:rFonts w:ascii="Times New Roman" w:hAnsi="Times New Roman" w:eastAsia="宋体"/>
          <w:color w:val="000000"/>
          <w:sz w:val="20"/>
        </w:rPr>
        <w:t xml:space="preserve">[46] Barton, L.; Bingham, B.; Sankaranarayanan, K.; Monroe, C.; Thomas, A.; Kemp, B.M. The earliest farmers of northwest China exploited grain-fed pheasants not chickens. Scientific Reports 2020, 10, 2556. DOI: 10.1038/s41598-020-59316-5.</w:t>
      </w:r>
    </w:p>
    <w:p>
      <w:pPr>
        <w:keepLines/>
        <w:spacing w:line="269" w:lineRule="auto" w:after="100"/>
        <w:ind w:hanging="340" w:left="340"/>
      </w:pPr>
      <w:r>
        <w:rPr>
          <w:rFonts w:ascii="Times New Roman" w:hAnsi="Times New Roman" w:eastAsia="宋体"/>
          <w:color w:val="000000"/>
          <w:sz w:val="20"/>
        </w:rPr>
        <w:t xml:space="preserve">[47] Barton, L.; Newsome, S.D.; Chen, F.-H.; Wang, H.; Guilderson, T.P.; Bettinger, R.L. Agricultural origins and the isotopic identity of domestication in northern China. Proceedings of the National Academy of Sciences of the United States of America 2009, 106, 5523–5528. DOI: 10.1073/pnas.0809960106.</w:t>
      </w:r>
    </w:p>
    <w:p>
      <w:pPr>
        <w:keepLines/>
        <w:spacing w:line="269" w:lineRule="auto" w:after="100"/>
        <w:ind w:hanging="340" w:left="340"/>
      </w:pPr>
      <w:r>
        <w:rPr>
          <w:rFonts w:ascii="Times New Roman" w:hAnsi="Times New Roman" w:eastAsia="宋体"/>
          <w:color w:val="000000"/>
          <w:sz w:val="20"/>
        </w:rPr>
        <w:t xml:space="preserve">[48] Eda, M.; Shoocongdej, R.; Auetrakulvit, P.; Kachajiwa, J. The history of chicken and other bird exploitation in Thailand: Preliminary analysis of bird remains from four archaeological sites. International Journal of Osteoarchaeology 2019, 29, 231–237. DOI: 10.1002/oa.2731.</w:t>
      </w:r>
    </w:p>
    <w:p>
      <w:pPr>
        <w:keepLines/>
        <w:spacing w:line="269" w:lineRule="auto" w:after="100"/>
        <w:ind w:hanging="340" w:left="340"/>
      </w:pPr>
      <w:r>
        <w:rPr>
          <w:rFonts w:ascii="Times New Roman" w:hAnsi="Times New Roman" w:eastAsia="宋体"/>
          <w:color w:val="000000"/>
          <w:sz w:val="20"/>
        </w:rPr>
        <w:t xml:space="preserve">[49] Storey, A.A.; Athens, J.S.; Bryant, D.; Carson, M.; Emery, K.; deFrance, S.; Higham, C.; Huynen, L.; Intoh, M.; Jones, S.; et al. Investigating the Global Dispersal of Chickens in Prehistory Using Ancient Mitochondrial DNA Signatures. PLOS ONE 2012, 7, e39171. DOI: 10.1371/journal.pone.0039171.</w:t>
      </w:r>
    </w:p>
    <w:p>
      <w:pPr>
        <w:keepLines/>
        <w:spacing w:line="269" w:lineRule="auto" w:after="100"/>
        <w:ind w:hanging="340" w:left="340"/>
      </w:pPr>
      <w:r>
        <w:rPr>
          <w:rFonts w:ascii="Times New Roman" w:hAnsi="Times New Roman" w:eastAsia="宋体"/>
          <w:color w:val="000000"/>
          <w:sz w:val="20"/>
        </w:rPr>
        <w:t xml:space="preserve">[50] Higham, C.; Higham, T. A new chronological framework for prehistoric Southeast Asia, based on a Bayesian model from Ban Non Wat. Antiquity 2009, 83, 125–144. DOI: 10.1017/S0003598X00098136.</w:t>
      </w:r>
    </w:p>
    <w:p>
      <w:pPr>
        <w:keepLines/>
        <w:spacing w:line="269" w:lineRule="auto" w:after="100"/>
        <w:ind w:hanging="340" w:left="340"/>
      </w:pPr>
      <w:r>
        <w:rPr>
          <w:rFonts w:ascii="Times New Roman" w:hAnsi="Times New Roman" w:eastAsia="宋体"/>
          <w:color w:val="000000"/>
          <w:sz w:val="20"/>
        </w:rPr>
        <w:t xml:space="preserve">[51] Peng, M.S.; Han, J.L.; Zhang, Y.P. Missing puzzle piece for the origins of domestic chickens. Proceedings of the National Academy of Sciences of the United States of America 2022, 119, e2210996119. DOI: 10.1073/pnas.2210996119.</w:t>
      </w:r>
    </w:p>
    <w:p>
      <w:pPr>
        <w:keepLines/>
        <w:spacing w:line="269" w:lineRule="auto" w:after="100"/>
        <w:ind w:hanging="340" w:left="340"/>
      </w:pPr>
      <w:r>
        <w:rPr>
          <w:rFonts w:ascii="Times New Roman" w:hAnsi="Times New Roman" w:eastAsia="宋体"/>
          <w:color w:val="000000"/>
          <w:sz w:val="20"/>
        </w:rPr>
        <w:t xml:space="preserve">[52] Peters, J.; Fuller, D.Q.; Irving-Pease, E.K.; Lebrasseur, O.; Best, J.; Smallman, R.; Larson, G. Reply to Peng et al.: Chicken tessellation requires more pieces. Proceedings of the National Academy of Sciences of the United States of America 2022, 119, e2213678119. DOI: 10.1073/pnas.2213678119.</w:t>
      </w:r>
    </w:p>
    <w:p>
      <w:pPr>
        <w:keepLines/>
        <w:spacing w:line="269" w:lineRule="auto" w:after="100"/>
        <w:ind w:hanging="340" w:left="340"/>
      </w:pPr>
      <w:r>
        <w:rPr>
          <w:rFonts w:ascii="Times New Roman" w:hAnsi="Times New Roman" w:eastAsia="宋体"/>
          <w:color w:val="000000"/>
          <w:sz w:val="20"/>
        </w:rPr>
        <w:t xml:space="preserve">[53] Collias, N.E.; Saichuae, P. Ecology of the Red Jungle Fowl in Thailand and Malaya with Reference to the Origin of Domestication. Natural History Bulletin of the Siam Society 1967, 22, 189–209.</w:t>
      </w:r>
    </w:p>
    <w:p>
      <w:pPr>
        <w:keepLines/>
        <w:spacing w:line="269" w:lineRule="auto" w:after="100"/>
        <w:ind w:hanging="340" w:left="340"/>
      </w:pPr>
      <w:r>
        <w:rPr>
          <w:rFonts w:ascii="Times New Roman" w:hAnsi="Times New Roman" w:eastAsia="宋体"/>
          <w:color w:val="000000"/>
          <w:sz w:val="20"/>
        </w:rPr>
        <w:t xml:space="preserve">[54] 余辰星；杨岗；李东；周放。桂西南喀斯特山地雉类的生态分布和空间生态位分析。动物学研究 2011, 32, 549–555. DOI: 10.3724/SP.J.1141.2011.05549.</w:t>
      </w:r>
    </w:p>
    <w:p>
      <w:pPr>
        <w:keepLines/>
        <w:spacing w:line="269" w:lineRule="auto" w:after="100"/>
        <w:ind w:hanging="340" w:left="340"/>
      </w:pPr>
      <w:r>
        <w:rPr>
          <w:rFonts w:ascii="Times New Roman" w:hAnsi="Times New Roman" w:eastAsia="宋体"/>
          <w:color w:val="000000"/>
          <w:sz w:val="20"/>
        </w:rPr>
        <w:t xml:space="preserve">[55] Dal Martello, R.; Min, R.; Stevens, C.; Higham, C.; Higham, T.; Qin, L.; Fuller, D.Q. Early agriculture at the crossroads of China and Southeast Asia: Archaeobotanical evidence and radiocarbon dates from Baiyangcun, Yunnan. Journal of Archaeological Science: Reports 2018, 20, 711–721. DOI: 10.1016/j.jasrep.2018.06.005.</w:t>
      </w:r>
    </w:p>
    <w:p>
      <w:pPr>
        <w:keepLines/>
        <w:spacing w:line="269" w:lineRule="auto" w:after="100"/>
        <w:ind w:hanging="340" w:left="340"/>
      </w:pPr>
      <w:r>
        <w:rPr>
          <w:rFonts w:ascii="Times New Roman" w:hAnsi="Times New Roman" w:eastAsia="宋体"/>
          <w:color w:val="000000"/>
          <w:sz w:val="20"/>
        </w:rPr>
        <w:t xml:space="preserve">[56] Jin, H.; Liu, X.; Min, R.; Li, X.; Wu, X. Early Subsistence Practices at Prehistoric Dadunzi in Yuanmou, Yunnan: New Evidence for the Origins of Early Agriculture in Southwest China. In The Crescent-Shaped Cultural-Communication Belt: Tong Enzheng’s Model in Retrospect; Hein, A., Ed.; BAR International Series 2679; Archaeopress: Oxford, 2014; pp. 133–140.</w:t>
      </w:r>
    </w:p>
    <w:p>
      <w:pPr>
        <w:keepLines/>
        <w:spacing w:line="269" w:lineRule="auto" w:after="100"/>
        <w:ind w:hanging="340" w:left="340"/>
      </w:pPr>
      <w:r>
        <w:rPr>
          <w:rFonts w:ascii="Times New Roman" w:hAnsi="Times New Roman" w:eastAsia="宋体"/>
          <w:color w:val="000000"/>
          <w:sz w:val="20"/>
        </w:rPr>
        <w:t xml:space="preserve">[57] Woldekiros, H.S.; D'Andrea, A.C. Early Evidence for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in the Horn of Africa. International Journal of Osteoarchaeology 2017, 27, 329–341. DOI: 10.1002/oa.2540.</w:t>
      </w:r>
    </w:p>
    <w:p>
      <w:pPr>
        <w:keepLines/>
        <w:spacing w:line="269" w:lineRule="auto" w:after="100"/>
        <w:ind w:hanging="340" w:left="340"/>
      </w:pPr>
      <w:r>
        <w:rPr>
          <w:rFonts w:ascii="Times New Roman" w:hAnsi="Times New Roman" w:eastAsia="宋体"/>
          <w:color w:val="000000"/>
          <w:sz w:val="20"/>
        </w:rPr>
        <w:t xml:space="preserve">[58] von den Driesch, A. Tierreste aus Buto im Nildelta. Archaeofauna 1997, 6, 23–39. DOI: 10.15366/archaeofauna1997.6.003.</w:t>
      </w:r>
    </w:p>
    <w:p>
      <w:pPr>
        <w:keepLines/>
        <w:spacing w:line="269" w:lineRule="auto" w:after="100"/>
        <w:ind w:hanging="340" w:left="340"/>
      </w:pPr>
      <w:r>
        <w:rPr>
          <w:rFonts w:ascii="Times New Roman" w:hAnsi="Times New Roman" w:eastAsia="宋体"/>
          <w:color w:val="000000"/>
          <w:sz w:val="20"/>
        </w:rPr>
        <w:t xml:space="preserve">[59] Boessneck, J. Vogelknochenfunde aus dem alten Ägypten. Annalen des Naturhistorischen Museums in Wien, Serie B 1986, 88/89, 323–344.</w:t>
      </w:r>
    </w:p>
    <w:p>
      <w:pPr>
        <w:keepLines/>
        <w:spacing w:line="269" w:lineRule="auto" w:after="100"/>
        <w:ind w:hanging="340" w:left="340"/>
      </w:pPr>
      <w:r>
        <w:rPr>
          <w:rFonts w:ascii="Times New Roman" w:hAnsi="Times New Roman" w:eastAsia="宋体"/>
          <w:color w:val="000000"/>
          <w:sz w:val="20"/>
        </w:rPr>
        <w:t xml:space="preserve">[60] MacDonald, K.C. The domestic chicken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in sub-Saharan Africa: A background to its introduction and its osteological differentiation from indigenous fowls (Numidinae and Francolinus sp.). Journal of Archaeological Science 1992, 19, 303–318. DOI: 10.1016/0305-4403(92)90019-Y.</w:t>
      </w:r>
    </w:p>
    <w:p>
      <w:pPr>
        <w:keepLines/>
        <w:spacing w:line="269" w:lineRule="auto" w:after="100"/>
        <w:ind w:hanging="340" w:left="340"/>
      </w:pPr>
      <w:r>
        <w:rPr>
          <w:rFonts w:ascii="Times New Roman" w:hAnsi="Times New Roman" w:eastAsia="宋体"/>
          <w:color w:val="000000"/>
          <w:sz w:val="20"/>
        </w:rPr>
        <w:t xml:space="preserve">[61] Prendergast, M.E.; Buckley, M.; Crowther, A.; Frantz, L.; Eager, H.; Lebrasseur, O.; Hutterer, R.; Hulme-Beaman, A.; Van Neer, W.; Douka, K.; et al. Reconstructing Asian faunal introductions to eastern Africa from multi-proxy biomolecular and archaeological datasets. PLOS ONE 2017, 12, e0182565. DOI: 10.1371/journal.pone.0182565.</w:t>
      </w:r>
    </w:p>
    <w:p>
      <w:pPr>
        <w:keepLines/>
        <w:spacing w:line="269" w:lineRule="auto" w:after="100"/>
        <w:ind w:hanging="340" w:left="340"/>
      </w:pPr>
      <w:r>
        <w:rPr>
          <w:rFonts w:ascii="Times New Roman" w:hAnsi="Times New Roman" w:eastAsia="宋体"/>
          <w:color w:val="000000"/>
          <w:sz w:val="20"/>
        </w:rPr>
        <w:t xml:space="preserve">[62] Eda, M.; Izumi, H.; Yoneda, M.; Fujita, S. The earliest evidence of domestic chickens in the Japanese Archipelago. Frontiers in Earth Science 2023, 11, 1104535. DOI: 10.3389/feart.2023.1104535.</w:t>
      </w:r>
    </w:p>
    <w:p>
      <w:pPr>
        <w:keepLines/>
        <w:spacing w:line="269" w:lineRule="auto" w:after="100"/>
        <w:ind w:hanging="340" w:left="340"/>
      </w:pPr>
      <w:r>
        <w:rPr>
          <w:rFonts w:ascii="Times New Roman" w:hAnsi="Times New Roman" w:eastAsia="宋体"/>
          <w:color w:val="000000"/>
          <w:sz w:val="20"/>
        </w:rPr>
        <w:t xml:space="preserve">[63] Matsuda, Y.; Matsumoto, Y.; Higashiura, Y.; Bendesky, A.; Tsudzuki, M.; Shimmura, T. Population genomics elucidates the trajectory of chicken domestication from Asia to Japan. Poultry Science 2025, 104, 105060. DOI: 10.1016/j.psj.2025.105060.</w:t>
      </w:r>
    </w:p>
    <w:p>
      <w:pPr>
        <w:keepLines/>
        <w:spacing w:line="269" w:lineRule="auto" w:after="100"/>
        <w:ind w:hanging="340" w:left="340"/>
      </w:pPr>
      <w:r>
        <w:rPr>
          <w:rFonts w:ascii="Times New Roman" w:hAnsi="Times New Roman" w:eastAsia="宋体"/>
          <w:color w:val="000000"/>
          <w:sz w:val="20"/>
        </w:rPr>
        <w:t xml:space="preserve">[64] Steadman, D.W.; Pregill, G.K.; Burley, D.V. Rapid prehistoric extinction of iguanas and birds in Polynesia. Proceedings of the National Academy of Sciences of the United States of America 2002, 99, 3673–3677. DOI: 10.1073/pnas.072079299.</w:t>
      </w:r>
    </w:p>
    <w:p>
      <w:pPr>
        <w:keepLines/>
        <w:spacing w:line="269" w:lineRule="auto" w:after="100"/>
        <w:ind w:hanging="340" w:left="340"/>
      </w:pPr>
      <w:r>
        <w:rPr>
          <w:rFonts w:ascii="Times New Roman" w:hAnsi="Times New Roman" w:eastAsia="宋体"/>
          <w:color w:val="000000"/>
          <w:sz w:val="20"/>
        </w:rPr>
        <w:t xml:space="preserve">[65] Storey, A.A.; Spriggs, M.; Bedford, S.; Hawkins, S.C.; Robins, J.H.; Huynen, L.; Matisoo-Smith, E. Mitochondrial DNA from 3000-year old chickens at the Teouma site, Vanuatu. Journal of Archaeological Science 2010, 37, 2459–2468. DOI: 10.1016/j.jas.2010.05.006.</w:t>
      </w:r>
    </w:p>
    <w:p>
      <w:pPr>
        <w:keepLines/>
        <w:spacing w:line="269" w:lineRule="auto" w:after="100"/>
        <w:ind w:hanging="340" w:left="340"/>
      </w:pPr>
      <w:r>
        <w:rPr>
          <w:rFonts w:ascii="Times New Roman" w:hAnsi="Times New Roman" w:eastAsia="宋体"/>
          <w:color w:val="000000"/>
          <w:sz w:val="20"/>
        </w:rPr>
        <w:t xml:space="preserve">[66] Petchey, F.; Spriggs, M.; Bedford, S.; Valentin, F. The chronology of occupation at Teouma, Vanuatu: Use of a modified chronometric hygiene protocol and Bayesian modeling to evaluate midden remains. Journal of Archaeological Science: Reports 2015, 4, 95–105. DOI: 10.1016/j.jasrep.2015.08.024.</w:t>
      </w:r>
    </w:p>
    <w:p>
      <w:pPr>
        <w:keepLines/>
        <w:spacing w:line="269" w:lineRule="auto" w:after="100"/>
        <w:ind w:hanging="340" w:left="340"/>
      </w:pPr>
      <w:r>
        <w:rPr>
          <w:rFonts w:ascii="Times New Roman" w:hAnsi="Times New Roman" w:eastAsia="宋体"/>
          <w:color w:val="000000"/>
          <w:sz w:val="20"/>
        </w:rPr>
        <w:t xml:space="preserve">[67] Thomson, V.A.; Lebrasseur, O.; Austin, J.J.; Hunt, T.L.; Burney, D.A.; Denham, T.; Rawlence, N.J.; Wood, J.R.; Gongora, J.; Girdland Flink, L.; et al. Using ancient DNA to study the origins and dispersal of ancestral Polynesian chickens across the Pacific. Proceedings of the National Academy of Sciences of the United States of America 2014, 111, 4826–4831. DOI: 10.1073/pnas.1320412111.</w:t>
      </w:r>
    </w:p>
    <w:p>
      <w:pPr>
        <w:keepLines/>
        <w:spacing w:line="269" w:lineRule="auto" w:after="100"/>
        <w:ind w:hanging="340" w:left="340"/>
      </w:pPr>
      <w:r>
        <w:rPr>
          <w:rFonts w:ascii="Times New Roman" w:hAnsi="Times New Roman" w:eastAsia="宋体"/>
          <w:color w:val="000000"/>
          <w:sz w:val="20"/>
        </w:rPr>
        <w:t xml:space="preserve">[68] Siracusano, G.; Manuelli, F.; Masseti, M. When did roosters start singing at Arslantepe? A preliminary assessment of the presence and spread of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(Linnaeus, 1758) in Iron Age Eastern Anatolia. Anthropozoologica 2021, 56, 241–251. DOI: 10.5252/anthropozoologica2021v56a16.</w:t>
      </w:r>
    </w:p>
    <w:p>
      <w:pPr>
        <w:keepLines/>
        <w:spacing w:line="269" w:lineRule="auto" w:after="100"/>
        <w:ind w:hanging="340" w:left="340"/>
      </w:pPr>
      <w:r>
        <w:rPr>
          <w:rFonts w:ascii="Times New Roman" w:hAnsi="Times New Roman" w:eastAsia="宋体"/>
          <w:color w:val="000000"/>
          <w:sz w:val="20"/>
        </w:rPr>
        <w:t xml:space="preserve">[69] Perry-Gal, L.; Erlich, A.; Gilboa, A.; Bar-Oz, G. Earliest economic exploitation of chicken outside East Asia: Evidence from the Hellenistic Southern Levant. Proceedings of the National Academy of Sciences of the United States of America 2015, 112, 9849–9854. DOI: 10.1073/pnas.1504236112.</w:t>
      </w:r>
    </w:p>
    <w:p>
      <w:pPr>
        <w:keepLines/>
        <w:spacing w:line="269" w:lineRule="auto" w:after="100"/>
        <w:ind w:hanging="340" w:left="340"/>
      </w:pPr>
      <w:r>
        <w:rPr>
          <w:rFonts w:ascii="Times New Roman" w:hAnsi="Times New Roman" w:eastAsia="宋体"/>
          <w:color w:val="000000"/>
          <w:sz w:val="20"/>
        </w:rPr>
        <w:t xml:space="preserve">[70] Peters, C.; Richter, K.K.; Wilkin, S.; Stark, S.; Mir-Makhamad, B.; Fernandes, R.; Maksudov, F.; Mirzaakhmedov, S.; Rahmonov, H.; Schirmer, S.; et al. Archaeological and molecular evidence for ancient chickens in Central Asia. Nature Communications 2024, 15, 2697. DOI: 10.1038/s41467-024-46093-2.</w:t>
      </w:r>
    </w:p>
    <w:p>
      <w:pPr>
        <w:keepLines/>
        <w:spacing w:line="269" w:lineRule="auto" w:after="100"/>
        <w:ind w:hanging="340" w:left="340"/>
      </w:pPr>
      <w:r>
        <w:rPr>
          <w:rFonts w:ascii="Times New Roman" w:hAnsi="Times New Roman" w:eastAsia="宋体"/>
          <w:color w:val="000000"/>
          <w:sz w:val="20"/>
        </w:rPr>
        <w:t xml:space="preserve">[71] Storey, A.A.; Ramírez, J.M.; Quiroz, D.; Burley, D.V.; Addison, D.J.; Walter, R.; Anderson, A.J.; Hunt, T.L.; Athens, J.S.; Huynen, L.; et al. Radiocarbon and DNA evidence for a pre-Columbian introduction of Polynesian chickens to Chile. Proceedings of the National Academy of Sciences of the United States of America 2007, 104, 10335–10339. DOI: 10.1073/pnas.0703993104.</w:t>
      </w:r>
    </w:p>
    <w:p>
      <w:pPr>
        <w:keepLines/>
        <w:spacing w:line="269" w:lineRule="auto" w:after="100"/>
        <w:ind w:hanging="340" w:left="340"/>
      </w:pPr>
      <w:r>
        <w:rPr>
          <w:rFonts w:ascii="Times New Roman" w:hAnsi="Times New Roman" w:eastAsia="宋体"/>
          <w:color w:val="000000"/>
          <w:sz w:val="20"/>
        </w:rPr>
        <w:t xml:space="preserve">[72] Gongora, J.; Rawlence, N.J.; Mobegi, V.A.; Jianlin, H.; Alcalde, J.A.; Matus, J.T.; Hanotte, O.; Moran, C.; Austin, J.J.; Ulm, S.; et al. Indo-European and Asian origins for Chilean and Pacific chickens revealed by mtDNA. Proceedings of the National Academy of Sciences of the United States of America 2008, 105, 10308–10313. DOI: 10.1073/pnas.0801991105.</w:t>
      </w:r>
    </w:p>
    <w:p>
      <w:pPr>
        <w:keepLines/>
        <w:spacing w:line="269" w:lineRule="auto" w:after="100"/>
        <w:ind w:hanging="340" w:left="340"/>
      </w:pPr>
      <w:r>
        <w:rPr>
          <w:rFonts w:ascii="Times New Roman" w:hAnsi="Times New Roman" w:eastAsia="宋体"/>
          <w:color w:val="000000"/>
          <w:sz w:val="20"/>
        </w:rPr>
        <w:t xml:space="preserve">[73] Buhring, K.; McAlister, A.; Kneebone, B.; Calás, E.; Gajardo, J.; Roa, C.; Delgado, A.; Olguin, L.; Fernandez, M.; Moreira, R.; et al. Revisiting the evidence of the Arenal 1 site: Chronologies and human interactions in central southern Chile. The Journal of Island and Coastal Archaeology 2025, 20, 399–422. DOI: 10.1080/15564894.2023.2268551.</w:t>
      </w:r>
    </w:p>
    <w:p>
      <w:pPr>
        <w:keepLines/>
        <w:spacing w:line="269" w:lineRule="auto" w:after="100"/>
        <w:ind w:hanging="340" w:left="340"/>
      </w:pPr>
      <w:r>
        <w:rPr>
          <w:rFonts w:ascii="Times New Roman" w:hAnsi="Times New Roman" w:eastAsia="宋体"/>
          <w:color w:val="000000"/>
          <w:sz w:val="20"/>
        </w:rPr>
        <w:t xml:space="preserve">[74] Herrera, M.B.; Thomson, V.A.; Wadley, J.J.; Piper, P.J.; Sulandari, S.; Dharmayanthi, A.B.; Kraitsek, S.; Gongora, J.; Austin, J.J. East African origins for Madagascan chickens as indicated by mitochondrial DNA. Royal Society Open Science 2017, 4, 160787. DOI: 10.1098/rsos.160787.</w:t>
      </w:r>
    </w:p>
    <w:p>
      <w:pPr>
        <w:keepLines/>
        <w:spacing w:line="269" w:lineRule="auto" w:after="100"/>
        <w:ind w:hanging="340" w:left="340"/>
      </w:pPr>
      <w:r>
        <w:rPr>
          <w:rFonts w:ascii="Times New Roman" w:hAnsi="Times New Roman" w:eastAsia="宋体"/>
          <w:color w:val="000000"/>
          <w:sz w:val="20"/>
        </w:rPr>
        <w:t xml:space="preserve">[75] Yonezawa, T.; Mannen, H.; Honma, K.; Matsunaga, M.; Rakotondraparany, F.; Ratsoavina, F.M.; Wu, J.; Nishibori, M.; Yamamoto, Y. Origin and spatial population structure of Malagasy native chickens based on mitochondrial DNA. Scientific Reports 2024, 14, 569. DOI: 10.1038/s41598-023-50708-x.</w:t>
      </w:r>
    </w:p>
    <w:p>
      <w:pPr>
        <w:keepLines/>
        <w:spacing w:line="269" w:lineRule="auto" w:after="100"/>
        <w:ind w:hanging="340" w:left="340"/>
      </w:pPr>
      <w:r>
        <w:rPr>
          <w:rFonts w:ascii="Times New Roman" w:hAnsi="Times New Roman" w:eastAsia="宋体"/>
          <w:b w:val="0"/>
          <w:i w:val="0"/>
          <w:color w:val="000000"/>
          <w:sz w:val="20"/>
        </w:rPr>
        <w:t>[76] Eda, M.; Izumi, H.; Matsumi, Y. Exploring the Possibility of Successive Breeding of Chickens in the Yayoi Culture, Japan. International Journal of Osteoarchaeology 2025, 35, 392–400. DOI: 10.1002/oa.70027.</w:t>
      </w:r>
    </w:p>
    <w:p>
      <w:pPr>
        <w:keepLines/>
        <w:spacing w:line="269" w:lineRule="auto" w:after="100"/>
        <w:ind w:hanging="340" w:left="340"/>
      </w:pPr>
      <w:r>
        <w:rPr>
          <w:rFonts w:ascii="Times New Roman" w:hAnsi="Times New Roman" w:eastAsia="宋体"/>
          <w:b w:val="0"/>
          <w:i w:val="0"/>
          <w:color w:val="000000"/>
          <w:sz w:val="20"/>
        </w:rPr>
        <w:t>[77] Allen, M.G. Animalscapes and Empire: New Perspectives on the Iron Age/Romano-British Transition. PhD thesis, University of Nottingham, Nottingham, UK, 2011.</w:t>
      </w:r>
    </w:p>
    <w:p>
      <w:pPr>
        <w:keepLines/>
        <w:spacing w:line="269" w:lineRule="auto" w:after="100"/>
        <w:ind w:hanging="340" w:left="340"/>
      </w:pPr>
      <w:r>
        <w:rPr>
          <w:rFonts w:ascii="Times New Roman" w:hAnsi="Times New Roman" w:eastAsia="宋体"/>
          <w:b w:val="0"/>
          <w:i w:val="0"/>
          <w:color w:val="000000"/>
          <w:sz w:val="20"/>
        </w:rPr>
        <w:t>[78] Maltby, M.; Allen, M.; Best, J.; Fothergill, B.T.; Demarchi, B. Counting Roman chickens: Multidisciplinary approaches to human-chicken interactions in Roman Britain. Journal of Archaeological Science: Reports 2018, 19, 1003–1015. DOI: 10.1016/j.jasrep.2017.09.013.</w:t>
      </w:r>
    </w:p>
    <w:p>
      <w:pPr>
        <w:keepLines/>
        <w:spacing w:line="269" w:lineRule="auto" w:after="100"/>
        <w:ind w:hanging="340" w:left="340"/>
      </w:pPr>
      <w:r>
        <w:rPr>
          <w:rFonts w:ascii="Times New Roman" w:hAnsi="Times New Roman" w:eastAsia="宋体"/>
          <w:b w:val="0"/>
          <w:i w:val="0"/>
          <w:color w:val="000000"/>
          <w:sz w:val="20"/>
        </w:rPr>
        <w:t>[79] Olli, S.; Gustavsson, R.; Kivikero, H.; Lõugas, L.; Mannermaa, K.; Piličiauskienė, G.; Rannamäe, E.; Searle, J.B.; Kvist, L.; Honka, J. Ancient DNA unravels the history of chickens in the Baltic Sea region and the continuity of landrace lineages. Heredity 2026, 135, 397–408. DOI: 10.1038/s41437-026-00842-9.</w:t>
      </w:r>
    </w:p>
    <w:p>
      <w:pPr>
        <w:keepLines/>
        <w:spacing w:line="269" w:lineRule="auto" w:after="100"/>
        <w:ind w:hanging="340" w:left="340"/>
      </w:pPr>
      <w:r>
        <w:rPr>
          <w:rFonts w:ascii="Times New Roman" w:hAnsi="Times New Roman" w:eastAsia="宋体"/>
          <w:b w:val="0"/>
          <w:i w:val="0"/>
          <w:color w:val="000000"/>
          <w:sz w:val="20"/>
        </w:rPr>
        <w:t xml:space="preserve">[80] Zhang, H.; Zhang, H.; Wang, X.T.; Chamba, Y.; Ling, Y.; Wu, C.X. Influences of hypoxia on hatching performance in chickens with different genetic adaptation to high altitude. Poultry Science 2008, 87, 2112–2116. DOI: 10.3382/ps.2008-00122.</w:t>
      </w:r>
    </w:p>
    <w:p>
      <w:pPr>
        <w:keepLines/>
        <w:spacing w:line="269" w:lineRule="auto" w:after="100"/>
        <w:ind w:hanging="340" w:left="340"/>
      </w:pPr>
      <w:r>
        <w:rPr>
          <w:rFonts w:ascii="Times New Roman" w:hAnsi="Times New Roman" w:eastAsia="宋体"/>
          <w:b w:val="0"/>
          <w:i w:val="0"/>
          <w:color w:val="000000"/>
          <w:sz w:val="20"/>
        </w:rPr>
        <w:t xml:space="preserve">[81] Gou, X.; Li, N.; Lian, L.; Yan, D.; Zhang, H.; Wei, Z.; Wu, C. Hypoxic adaptations of hemoglobin in Tibetan chick embryo: high oxygen-affinity mutation and selective expression. Comparative Biochemistry and Physiology Part B: Biochemistry and Molecular Biology 2007, 147, 147–155. DOI: 10.1016/j.cbpb.2006.11.031.</w:t>
      </w:r>
    </w:p>
    <w:p>
      <w:pPr>
        <w:keepLines/>
        <w:spacing w:line="269" w:lineRule="auto" w:after="100"/>
        <w:ind w:hanging="340" w:left="340"/>
      </w:pPr>
      <w:r>
        <w:rPr>
          <w:rFonts w:ascii="Times New Roman" w:hAnsi="Times New Roman" w:eastAsia="宋体"/>
          <w:b w:val="0"/>
          <w:i w:val="0"/>
          <w:color w:val="000000"/>
          <w:sz w:val="20"/>
        </w:rPr>
        <w:t xml:space="preserve">[82] Liu, C.; Zhang, L.F.; Song, M.L.; Bao, H.G.; Zhao, C.J.; Li, N. Highly efficient dissociation of oxygen from hemoglobin in Tibetan chicken embryos compared with lowland chicken embryos incubated in hypoxia. Poultry Science 2009, 88, 2689–2694. DOI: 10.3382/ps.2009-00311.</w:t>
      </w:r>
    </w:p>
    <w:p>
      <w:pPr>
        <w:keepLines/>
        <w:spacing w:line="269" w:lineRule="auto" w:after="100"/>
        <w:ind w:hanging="340" w:left="340"/>
      </w:pPr>
      <w:r>
        <w:rPr>
          <w:rFonts w:ascii="Times New Roman" w:hAnsi="Times New Roman" w:eastAsia="宋体"/>
          <w:b w:val="0"/>
          <w:i w:val="0"/>
          <w:color w:val="000000"/>
          <w:sz w:val="20"/>
        </w:rPr>
        <w:t xml:space="preserve">[83] Zhong, H.A.; Kong, X.Y.; Zhang, Y.W.; Su, Y.K.; Zhang, B.; Zhu, L.; Chen, H.; Gou, X.; Zhang, H. Microevolutionary mechanism of high-altitude adaptation in Tibetan chicken populations from an elevation gradient. Evolutionary Applications 2022, 15, 2100–2112. DOI: 10.1111/eva.13503.</w:t>
      </w:r>
    </w:p>
    <w:p>
      <w:pPr>
        <w:keepLines/>
        <w:spacing w:line="269" w:lineRule="auto" w:after="100"/>
        <w:ind w:hanging="340" w:left="340"/>
      </w:pPr>
      <w:r>
        <w:rPr>
          <w:rFonts w:ascii="Times New Roman" w:hAnsi="Times New Roman" w:eastAsia="宋体"/>
          <w:b w:val="0"/>
          <w:i w:val="0"/>
          <w:color w:val="000000"/>
          <w:sz w:val="20"/>
        </w:rPr>
        <w:t xml:space="preserve">[84] Liu, X.; Wang, X.; Liu, J.; Wang, X.; Bao, H. Identifying Candidate Genes for Hypoxia Adaptation of Tibet Chicken Embryos by Selection Signature Analyses and RNA Sequencing. Genes 2020, 11, 823. DOI: 10.3390/genes11070823.</w:t>
      </w:r>
    </w:p>
    <w:p>
      <w:pPr>
        <w:keepLines/>
        <w:spacing w:line="269" w:lineRule="auto" w:after="100"/>
        <w:ind w:hanging="340" w:left="340"/>
      </w:pPr>
      <w:r>
        <w:rPr>
          <w:rFonts w:ascii="Times New Roman" w:hAnsi="Times New Roman" w:eastAsia="宋体"/>
          <w:b w:val="0"/>
          <w:i w:val="0"/>
          <w:color w:val="000000"/>
          <w:sz w:val="20"/>
        </w:rPr>
        <w:t xml:space="preserve">[85] Zhang, Q.; Gou, W.; Wang, X.; Zhang, Y.; Ma, J.; Zhang, H.; Zhang, Y.; Zhang, H. Genome Resequencing Identifies Unique Adaptations of Tibetan Chickens to Hypoxia and High-Dose Ultraviolet Radiation in High-Altitude Environments. Genome Biology and Evolution 2016, 8, 765–776. DOI: 10.1093/gbe/evw032.</w:t>
      </w:r>
    </w:p>
    <w:p>
      <w:pPr>
        <w:keepLines/>
        <w:spacing w:line="269" w:lineRule="auto" w:after="100"/>
        <w:ind w:hanging="340" w:left="340"/>
      </w:pPr>
      <w:r>
        <w:rPr>
          <w:rFonts w:ascii="Times New Roman" w:hAnsi="Times New Roman" w:eastAsia="宋体"/>
          <w:b w:val="0"/>
          <w:i w:val="0"/>
          <w:color w:val="000000"/>
          <w:sz w:val="20"/>
        </w:rPr>
        <w:t xml:space="preserve">[86] Wang, M.S.; Li, Y.; Peng, M.S.; Zhong, L.; Wang, Z.J.; Li, Q.Y.; Tu, X.L.; Dong, Y.; Zhu, C.L.; Wang, L.; et al. Genomic Analyses Reveal Potential Independent Adaptation to High Altitude in Tibetan Chickens. Molecular Biology and Evolution 2015, 32, 1880–1889. DOI: 10.1093/molbev/msv071.</w:t>
      </w:r>
    </w:p>
    <w:p>
      <w:pPr>
        <w:keepLines/>
        <w:spacing w:line="269" w:lineRule="auto" w:after="100"/>
        <w:ind w:hanging="340" w:left="340"/>
      </w:pPr>
      <w:r>
        <w:rPr>
          <w:rFonts w:ascii="Times New Roman" w:hAnsi="Times New Roman" w:eastAsia="宋体"/>
          <w:b w:val="0"/>
          <w:i w:val="0"/>
          <w:color w:val="000000"/>
          <w:sz w:val="20"/>
        </w:rPr>
        <w:t xml:space="preserve">[87] Kebede, F.G.; Derks, M.F.L.; Dessie, T.; Hanotte, O.; Barros, C.P.; Crooijmans, R.P.M.A.; Komen, H.; Bastiaansen, J.W.M. Landscape genomics reveals regions associated with adaptive phenotypic and genetic variation in Ethiopian indigenous chickens. BMC Genomics 2024, 25, 284. DOI: 10.1186/s12864-024-10193-6.</w:t>
      </w:r>
    </w:p>
    <w:p>
      <w:pPr>
        <w:keepLines/>
        <w:spacing w:line="269" w:lineRule="auto" w:after="100"/>
        <w:ind w:hanging="340" w:left="340"/>
      </w:pPr>
      <w:r>
        <w:rPr>
          <w:rFonts w:ascii="Times New Roman" w:hAnsi="Times New Roman" w:eastAsia="宋体"/>
          <w:b w:val="0"/>
          <w:i w:val="0"/>
          <w:color w:val="000000"/>
          <w:sz w:val="20"/>
        </w:rPr>
        <w:t xml:space="preserve">[88] Zhao, Z.; Nie, R.; Fan, H.; Ngodroup, T.; Zhu, L.; Pan, H.; Zhang, B.; Zhang, H. Large-Scale Genomics Reveals Three-Source Ancestry and Layered Adaptation to High Altitude in Tibetan Chickens. Advanced Science 2026, 13, e22994. DOI: 10.1002/advs.202522994.</w:t>
      </w:r>
    </w:p>
    <w:p>
      <w:pPr>
        <w:keepLines/>
        <w:spacing w:line="269" w:lineRule="auto" w:after="100"/>
        <w:ind w:hanging="340" w:left="340"/>
      </w:pPr>
      <w:r>
        <w:rPr>
          <w:rFonts w:ascii="Times New Roman" w:hAnsi="Times New Roman" w:eastAsia="宋体"/>
          <w:b w:val="0"/>
          <w:i w:val="0"/>
          <w:color w:val="000000"/>
          <w:sz w:val="20"/>
        </w:rPr>
        <w:t xml:space="preserve">[89] Deeb, N.; Cahaner, A. Genotype-by-environment interaction with broiler genotypes differing in growth rate. 1. The effects of high ambient temperature and naked-neck genotype on lines differing in genetic background. Poultry Science 2001, 80, 695–702. DOI: 10.1093/ps/80.6.695.</w:t>
      </w:r>
    </w:p>
    <w:p>
      <w:pPr>
        <w:keepLines/>
        <w:spacing w:line="269" w:lineRule="auto" w:after="100"/>
        <w:ind w:hanging="340" w:left="340"/>
      </w:pPr>
      <w:r>
        <w:rPr>
          <w:rFonts w:ascii="Times New Roman" w:hAnsi="Times New Roman" w:eastAsia="宋体"/>
          <w:b w:val="0"/>
          <w:i w:val="0"/>
          <w:color w:val="000000"/>
          <w:sz w:val="20"/>
        </w:rPr>
        <w:t xml:space="preserve">[90] Wilson, H.R.; Wilcox, C.J.; Voitle, R.A.; Baird, C.D.; Dorminey, R.W. Characteristics of White Leghorn chickens selected for heat tolerance. Poultry Science 1975, 54, 126–130. DOI: 10.3382/ps.0540126.</w:t>
      </w:r>
    </w:p>
    <w:p>
      <w:pPr>
        <w:keepLines/>
        <w:spacing w:line="269" w:lineRule="auto" w:after="100"/>
        <w:ind w:hanging="340" w:left="340"/>
      </w:pPr>
      <w:r>
        <w:rPr>
          <w:rFonts w:ascii="Times New Roman" w:hAnsi="Times New Roman" w:eastAsia="宋体"/>
          <w:b w:val="0"/>
          <w:i w:val="0"/>
          <w:color w:val="000000"/>
          <w:sz w:val="20"/>
        </w:rPr>
        <w:t xml:space="preserve">[91] Cahaner, A.; Ajuh, J.A.; Siegmund-Schultze, M.; Azoulay, Y.; Druyan, S.; Zárate, A.V. Effects of the genetically reduced feather coverage in naked neck and featherless broilers on their performance under hot conditions. Poultry Science 2008, 87, 2517–2527. DOI: 10.3382/ps.2008-00284.</w:t>
      </w:r>
    </w:p>
    <w:p>
      <w:pPr>
        <w:keepLines/>
        <w:spacing w:line="269" w:lineRule="auto" w:after="100"/>
        <w:ind w:hanging="340" w:left="340"/>
      </w:pPr>
      <w:r>
        <w:rPr>
          <w:rFonts w:ascii="Times New Roman" w:hAnsi="Times New Roman" w:eastAsia="宋体"/>
          <w:b w:val="0"/>
          <w:i w:val="0"/>
          <w:color w:val="000000"/>
          <w:sz w:val="20"/>
        </w:rPr>
        <w:t xml:space="preserve">[92] Guo, X.; Xing, C.H.; Wei, W.; Zhang, X.F.; Wei, Z.Y.; Ren, L.L.; Jiang, J.J.; Li, M.; Wang, J.X.; He, X.X.; et al. Genome-wide scan for selection signatures and genes related to heat tolerance in domestic chickens in the tropical and temperate regions in Asia. Poultry Science 2022, 101, 101821. DOI: 10.1016/j.psj.2022.101821.</w:t>
      </w:r>
    </w:p>
    <w:p>
      <w:pPr>
        <w:keepLines/>
        <w:spacing w:line="269" w:lineRule="auto" w:after="100"/>
        <w:ind w:hanging="340" w:left="340"/>
      </w:pPr>
      <w:r>
        <w:rPr>
          <w:rFonts w:ascii="Times New Roman" w:hAnsi="Times New Roman" w:eastAsia="宋体"/>
          <w:b w:val="0"/>
          <w:i w:val="0"/>
          <w:color w:val="000000"/>
          <w:sz w:val="20"/>
        </w:rPr>
        <w:t xml:space="preserve">[93] Xie, S.; Yang, X.; Gao, Y.; Jiao, W.; Li, X.; Li, Y.; Ning, Z. Performance differences of Rhode Island Red, Bashang Long-tail Chicken, and their reciprocal crossbreds under natural cold stress. Asian-Australasian Journal of Animal Sciences 2017, 30, 1507–1514. DOI: 10.5713/ajas.16.0957.</w:t>
      </w:r>
    </w:p>
    <w:p>
      <w:pPr>
        <w:keepLines/>
        <w:spacing w:line="269" w:lineRule="auto" w:after="100"/>
        <w:ind w:hanging="340" w:left="340"/>
      </w:pPr>
      <w:r>
        <w:rPr>
          <w:rFonts w:ascii="Times New Roman" w:hAnsi="Times New Roman" w:eastAsia="宋体"/>
          <w:b w:val="0"/>
          <w:i w:val="0"/>
          <w:color w:val="000000"/>
          <w:sz w:val="20"/>
        </w:rPr>
        <w:t xml:space="preserve">[94] Xie, S.; Yang, X.; Wang, D.; Zhu, F.; Yang, N.; Hou, Z.; Ning, Z. Thyroid transcriptome analysis reveals different adaptive responses to cold environmental conditions between two chicken breeds. PLOS ONE 2018, 13, e0191096. DOI: 10.1371/journal.pone.0191096.</w:t>
      </w:r>
    </w:p>
    <w:p>
      <w:pPr>
        <w:keepLines/>
        <w:spacing w:line="269" w:lineRule="auto" w:after="100"/>
        <w:ind w:hanging="340" w:left="340"/>
      </w:pPr>
      <w:r>
        <w:rPr>
          <w:rFonts w:ascii="Times New Roman" w:hAnsi="Times New Roman" w:eastAsia="宋体"/>
          <w:b w:val="0"/>
          <w:i w:val="0"/>
          <w:color w:val="000000"/>
          <w:sz w:val="20"/>
        </w:rPr>
        <w:t xml:space="preserve">[95] Xu, N.Y.; Si, W.; Li, M.; Gong, M.; Larivière, J.M.; Nanaei, H.A.; Bian, P.P.; Jiang, Y.; Zhao, X. Genome-wide scan for selective footprints and genes related to cold tolerance in Chantecler chickens. Zoological Research 2021, 42, 710–720. DOI: 10.24272/j.issn.2095-8137.2021.189.</w:t>
      </w:r>
    </w:p>
    <w:p>
      <w:pPr>
        <w:keepLines/>
        <w:spacing w:line="269" w:lineRule="auto" w:after="100"/>
        <w:ind w:hanging="340" w:left="340"/>
      </w:pPr>
      <w:r>
        <w:rPr>
          <w:rFonts w:ascii="Times New Roman" w:hAnsi="Times New Roman" w:eastAsia="宋体"/>
          <w:b w:val="0"/>
          <w:i w:val="0"/>
          <w:color w:val="000000"/>
          <w:sz w:val="20"/>
        </w:rPr>
        <w:t xml:space="preserve">[96] Shi, S.; Shao, D.; Yang, L.; Liang, Q.; Han, W.; Xue, Q.; Qu, L.; Leng, L.; Li, Y.; Zhao, X.; et al. Whole genome analyses reveal novel genes associated with chicken adaptation to tropical and frigid environments. Journal of Advanced Research 2023, 47, 13–25. DOI: 10.1016/j.jare.2022.07.005.</w:t>
      </w:r>
    </w:p>
    <w:p>
      <w:pPr>
        <w:keepLines/>
        <w:spacing w:line="269" w:lineRule="auto" w:after="100"/>
        <w:ind w:hanging="340" w:left="340"/>
      </w:pPr>
      <w:r>
        <w:rPr>
          <w:rFonts w:ascii="Times New Roman" w:hAnsi="Times New Roman" w:eastAsia="宋体"/>
          <w:b w:val="0"/>
          <w:i w:val="0"/>
          <w:color w:val="000000"/>
          <w:sz w:val="20"/>
        </w:rPr>
        <w:t xml:space="preserve">[97] Pinard-van der Laan, M.H.; Bed'hom, B.; Coville, J.L.; Pitel, F.; Feve, K.; Leroux, S.; Legros, H.; Thomas, A.; Gourichon, D.; Repérant, J.M.; et al. Microsatellite mapping of QTLs affecting resistance to coccidiosis (Eimeria tenella) in a Fayoumi x White Leghorn cross. BMC Genomics 2009, 10, 31. DOI: 10.1186/1471-2164-10-31.</w:t>
      </w:r>
    </w:p>
    <w:p>
      <w:pPr>
        <w:keepLines/>
        <w:spacing w:line="269" w:lineRule="auto" w:after="100"/>
        <w:ind w:hanging="340" w:left="340"/>
      </w:pPr>
      <w:r>
        <w:rPr>
          <w:rFonts w:ascii="Times New Roman" w:hAnsi="Times New Roman" w:eastAsia="宋体"/>
          <w:b w:val="0"/>
          <w:i w:val="0"/>
          <w:color w:val="000000"/>
          <w:sz w:val="20"/>
        </w:rPr>
        <w:t xml:space="preserve">[98] Psifidi, A.; Fife, M.; Howell, J.; Matika, O.; van Diemen, P.M.; Kuo, R.; Smith, J.; Hocking, P.M.; Salmon, N.; Jones, M.A.; et al. The genomic architecture of resistance to Campylobacter jejuni intestinal colonisation in chickens. BMC Genomics 2016, 17, 293. DOI: 10.1186/s12864-016-2612-7.</w:t>
      </w:r>
    </w:p>
    <w:p>
      <w:pPr>
        <w:keepLines/>
        <w:spacing w:line="269" w:lineRule="auto" w:after="100"/>
        <w:ind w:hanging="340" w:left="340"/>
      </w:pPr>
      <w:r>
        <w:rPr>
          <w:rFonts w:ascii="Times New Roman" w:hAnsi="Times New Roman" w:eastAsia="宋体"/>
          <w:b w:val="0"/>
          <w:i w:val="0"/>
          <w:color w:val="000000"/>
          <w:sz w:val="20"/>
        </w:rPr>
        <w:t xml:space="preserve">[99] Redmond, S.B.; Chuammitri, P.; Andreasen, C.B.; Palić, D.; Lamont, S.J. Genetic control of chicken heterophil function in advanced intercross lines: associations with novel and with known Salmonella resistance loci and a likely mechanism for cell death in extracellular trap production. Immunogenetics 2011, 63, 449–458. DOI: 10.1007/s00251-011-0523-y.</w:t>
      </w:r>
    </w:p>
    <w:p>
      <w:pPr>
        <w:keepLines/>
        <w:spacing w:line="269" w:lineRule="auto" w:after="100"/>
        <w:ind w:hanging="340" w:left="340"/>
      </w:pPr>
      <w:r>
        <w:rPr>
          <w:rFonts w:ascii="Times New Roman" w:hAnsi="Times New Roman" w:eastAsia="宋体"/>
          <w:b w:val="0"/>
          <w:i w:val="0"/>
          <w:color w:val="000000"/>
          <w:sz w:val="20"/>
        </w:rPr>
        <w:t xml:space="preserve">[100] Xu, L.; He, Y.; Ding, Y.; Liu, G.E.; Zhang, H.; Cheng, H.H.; Taylor, R.L.; Song, J. Genetic assessment of inbred chicken lines indicates genomic signatures of resistance to Marek's disease. Journal of Animal Science and Biotechnology 2018, 9, 65. DOI: 10.1186/s40104-018-0281-x.</w:t>
      </w:r>
    </w:p>
    <w:p>
      <w:pPr>
        <w:keepLines/>
        <w:spacing w:line="269" w:lineRule="auto" w:after="100"/>
        <w:ind w:hanging="340" w:left="340"/>
      </w:pPr>
      <w:r>
        <w:rPr>
          <w:rFonts w:ascii="Times New Roman" w:hAnsi="Times New Roman" w:eastAsia="宋体"/>
          <w:b w:val="0"/>
          <w:i w:val="0"/>
          <w:color w:val="000000"/>
          <w:sz w:val="20"/>
        </w:rPr>
        <w:t xml:space="preserve">[101] Walugembe, M.; Amuzu-Aweh, E.N.; Botchway, P.K.; Naazie, A.; Aning, G.; Wang, Y.; Saelao, P.; Kelly, T.; Gallardo, R.A.; Zhou, H.; et al. Genetic Basis of Response of Ghanaian Local Chickens to Infection With a Lentogenic Newcastle Disease Virus. Frontiers in Genetics 2020, 11, 739. DOI: 10.3389/fgene.2020.00739.</w:t>
      </w:r>
    </w:p>
    <w:p>
      <w:pPr>
        <w:keepLines/>
        <w:spacing w:line="269" w:lineRule="auto" w:after="100"/>
        <w:ind w:hanging="340" w:left="340"/>
      </w:pPr>
      <w:r>
        <w:rPr>
          <w:rFonts w:ascii="Times New Roman" w:hAnsi="Times New Roman" w:eastAsia="宋体"/>
          <w:b w:val="0"/>
          <w:i w:val="0"/>
          <w:color w:val="000000"/>
          <w:sz w:val="20"/>
        </w:rPr>
        <w:t xml:space="preserve">[102] Walugembe, M.; Mushi, J.R.; Amuzu-Aweh, E.N.; Chiwanga, G.H.; Msoffe, P.L.; Wang, Y.; Saelao, P.; Kelly, T.; Gallardo, R.A.; Zhou, H.; et al. Genetic Analyses of Tanzanian Local Chicken Ecotypes Challenged with Newcastle Disease Virus. Genes 2019, 10, 546. DOI: 10.3390/genes10070546.</w:t>
      </w:r>
    </w:p>
    <w:p>
      <w:pPr>
        <w:keepLines/>
        <w:spacing w:line="269" w:lineRule="auto" w:after="100"/>
        <w:ind w:hanging="340" w:left="340"/>
      </w:pPr>
      <w:r>
        <w:rPr>
          <w:rFonts w:ascii="Times New Roman" w:hAnsi="Times New Roman" w:eastAsia="宋体"/>
          <w:b w:val="0"/>
          <w:i w:val="0"/>
          <w:color w:val="000000"/>
          <w:sz w:val="20"/>
        </w:rPr>
        <w:t xml:space="preserve">[103] Saelao, P.; Wang, Y.; Chanthavixay, G.; Gallardo, R.A.; Wolc, A.; Dekkers, J.C.M.; Lamont, S.J.; Kelly, T.; Zhou, H. Genetics and Genomic Regions Affecting Response to Newcastle Disease Virus Infection under Heat Stress in Layer Chickens. Genes 2019, 10, 61. DOI: 10.3390/genes10010061.</w:t>
      </w:r>
    </w:p>
    <w:p>
      <w:pPr>
        <w:keepLines/>
        <w:spacing w:line="269" w:lineRule="auto" w:after="100"/>
        <w:ind w:hanging="340" w:left="340"/>
      </w:pPr>
      <w:r>
        <w:rPr>
          <w:rFonts w:ascii="Times New Roman" w:hAnsi="Times New Roman" w:eastAsia="宋体"/>
          <w:b w:val="0"/>
          <w:i w:val="0"/>
          <w:color w:val="000000"/>
          <w:sz w:val="20"/>
        </w:rPr>
        <w:t xml:space="preserve">[104] Ruiz-Hernandez, R.; Mwangi, W.; Peroval, M.; Sadeyen, J.R.; Ascough, S.; Balkissoon, D.; Staines, K.; Boyd, A.; McCauley, J.; Smith, A.; et al. Host genetics determine susceptibility to avian influenza infection and transmission dynamics. Scientific Reports 2016, 6, 26787. DOI: 10.1038/srep26787.</w:t>
      </w:r>
    </w:p>
    <w:p>
      <w:pPr>
        <w:keepLines/>
        <w:spacing w:line="269" w:lineRule="auto" w:after="100"/>
        <w:ind w:hanging="340" w:left="340"/>
      </w:pPr>
      <w:r>
        <w:rPr>
          <w:rFonts w:ascii="Times New Roman" w:hAnsi="Times New Roman" w:eastAsia="宋体"/>
          <w:b w:val="0"/>
          <w:i w:val="0"/>
          <w:color w:val="000000"/>
          <w:sz w:val="20"/>
        </w:rPr>
        <w:t xml:space="preserve">[105] Schou, T.W.; Labouriau, R.; Permin, A.; Christensen, J.P.; Sørensen, P.; Cu, H.P.; Nguyen, V.K.; Juul-Madsen, H.R. MHC haplotype and susceptibility to experimental infections (Salmonella Enteritidis, Pasteurella multocida or Ascaridia galli) in a commercial and an indigenous chicken breed. Veterinary Immunology and Immunopathology 2010, 135, 52–63. DOI: 10.1016/j.vetimm.2009.10.030.</w:t>
      </w:r>
    </w:p>
    <w:p>
      <w:pPr>
        <w:keepLines/>
        <w:spacing w:line="269" w:lineRule="auto" w:after="100"/>
        <w:ind w:hanging="340" w:left="340"/>
      </w:pPr>
      <w:r>
        <w:rPr>
          <w:rFonts w:ascii="Times New Roman" w:hAnsi="Times New Roman" w:eastAsia="宋体"/>
          <w:b w:val="0"/>
          <w:i w:val="0"/>
          <w:color w:val="000000"/>
          <w:sz w:val="20"/>
        </w:rPr>
        <w:t xml:space="preserve">[106] Zuidhof, M.J.; Schneider, B.L.; Carney, V.L.; Korver, D.R.; Robinson, F.E. Growth, efficiency, and yield of commercial broilers from 1957, 1978, and 2005. Poultry Science 2014, 93, 2970–2982. DOI: 10.3382/ps.2014-04291.</w:t>
      </w:r>
    </w:p>
    <w:p>
      <w:pPr>
        <w:keepLines/>
        <w:spacing w:line="269" w:lineRule="auto" w:after="100"/>
        <w:ind w:hanging="340" w:left="340"/>
      </w:pPr>
      <w:r>
        <w:rPr>
          <w:rFonts w:ascii="Times New Roman" w:hAnsi="Times New Roman" w:eastAsia="宋体"/>
          <w:b w:val="0"/>
          <w:i w:val="0"/>
          <w:color w:val="000000"/>
          <w:sz w:val="20"/>
        </w:rPr>
        <w:t xml:space="preserve">[107] Dunn, I.C.; Meddle, S.L.; Wilson, P.W.; Wardle, C.A.; Law, A.S.; Bishop, V.R.; Hindar, C.; Robertson, G.W.; Burt, D.W.; Ellison, S.J.H.; et al. Decreased expression of the satiety signal receptor CCKAR is responsible for increased growth and body weight during the domestication of chickens. American Journal of Physiology-Endocrinology and Metabolism 2013, 304, E909–E921. DOI: 10.1152/ajpendo.00580.2012.</w:t>
      </w:r>
    </w:p>
    <w:p>
      <w:pPr>
        <w:keepLines/>
        <w:spacing w:line="269" w:lineRule="auto" w:after="100"/>
        <w:ind w:hanging="340" w:left="340"/>
      </w:pPr>
      <w:r>
        <w:rPr>
          <w:rFonts w:ascii="Times New Roman" w:hAnsi="Times New Roman" w:eastAsia="宋体"/>
          <w:b w:val="0"/>
          <w:i w:val="0"/>
          <w:color w:val="000000"/>
          <w:sz w:val="20"/>
        </w:rPr>
        <w:t xml:space="preserve">[108] Wang, K.; Hu, H.; Tian, Y.; Li, J.; Scheben, A.; Zhang, C.; Li, Y.; Wu, J.; Yang, L.; Fan, X.; et al. The Chicken Pan-Genome Reveals Gene Content Variation and a Promoter Region Deletion in IGF2BP1 Affecting Body Size. Molecular Biology and Evolution 2021, 38, 5066–5081. DOI: 10.1093/molbev/msab231.</w:t>
      </w:r>
    </w:p>
    <w:p>
      <w:pPr>
        <w:keepLines/>
        <w:spacing w:line="269" w:lineRule="auto" w:after="100"/>
        <w:ind w:hanging="340" w:left="340"/>
      </w:pPr>
      <w:r>
        <w:rPr>
          <w:rFonts w:ascii="Times New Roman" w:hAnsi="Times New Roman" w:eastAsia="宋体"/>
          <w:b w:val="0"/>
          <w:i w:val="0"/>
          <w:color w:val="000000"/>
          <w:sz w:val="20"/>
        </w:rPr>
        <w:t xml:space="preserve">[109] Agarwal, S.K.; Cogburn, L.A.; Burnside, J. Dysfunctional growth hormone receptor in a strain of sex-linked dwarf chicken: evidence for a mutation in the intracellular domain. Journal of Endocrinology 1994, 142, 427–434. DOI: 10.1677/joe.0.1420427.</w:t>
      </w:r>
    </w:p>
    <w:p>
      <w:pPr>
        <w:keepLines/>
        <w:spacing w:line="269" w:lineRule="auto" w:after="100"/>
        <w:ind w:hanging="340" w:left="340"/>
      </w:pPr>
      <w:r>
        <w:rPr>
          <w:rFonts w:ascii="Times New Roman" w:hAnsi="Times New Roman" w:eastAsia="宋体"/>
          <w:b w:val="0"/>
          <w:i w:val="0"/>
          <w:color w:val="000000"/>
          <w:sz w:val="20"/>
        </w:rPr>
        <w:t xml:space="preserve">[110] Shen, L.; Bai, X.; Zhao, L.; Zhou, J.; Chang, C.; Li, X.; Cao, Z.; Li, Y.; Luan, P.; Li, H.; et al. Integrative 3D genomics with multi-omics analysis and functional validation of genetic regulatory mechanisms of abdominal fat deposition in chickens. Nature Communications 2024, 15, 9274. DOI: 10.1038/s41467-024-53692-6.</w:t>
      </w:r>
    </w:p>
    <w:p>
      <w:pPr>
        <w:keepLines/>
        <w:spacing w:line="269" w:lineRule="auto" w:after="100"/>
        <w:ind w:hanging="340" w:left="340"/>
      </w:pPr>
      <w:r>
        <w:rPr>
          <w:rFonts w:ascii="Times New Roman" w:hAnsi="Times New Roman" w:eastAsia="宋体"/>
          <w:b w:val="0"/>
          <w:i w:val="0"/>
          <w:color w:val="000000"/>
          <w:sz w:val="20"/>
        </w:rPr>
        <w:t xml:space="preserve">[111] Sheng, Z.; Pettersson, M.E.; Honaker, C.F.; Siegel, P.B.; Carlborg, Ö. Standing genetic variation as a major contributor to adaptation in the Virginia chicken lines selection experiment. Genome Biology 2015, 16, 219. DOI: 10.1186/s13059-015-0785-z.</w:t>
      </w:r>
    </w:p>
    <w:p>
      <w:pPr>
        <w:keepLines/>
        <w:spacing w:line="269" w:lineRule="auto" w:after="100"/>
        <w:ind w:hanging="340" w:left="340"/>
      </w:pPr>
      <w:r>
        <w:rPr>
          <w:rFonts w:ascii="Times New Roman" w:hAnsi="Times New Roman" w:eastAsia="宋体"/>
          <w:b w:val="0"/>
          <w:i w:val="0"/>
          <w:color w:val="000000"/>
          <w:sz w:val="20"/>
        </w:rPr>
        <w:t xml:space="preserve">[112] Carlborg, Ö.; Jacobsson, L.; Åhgren, P.; Siegel, P.; Andersson, L. Epistasis and the release of genetic variation during long-term selection. Nature Genetics 2006, 38, 418–420. DOI: 10.1038/ng1761.</w:t>
      </w:r>
    </w:p>
    <w:p>
      <w:pPr>
        <w:keepLines/>
        <w:spacing w:line="269" w:lineRule="auto" w:after="100"/>
        <w:ind w:hanging="340" w:left="340"/>
      </w:pPr>
      <w:r>
        <w:rPr>
          <w:rFonts w:ascii="Times New Roman" w:hAnsi="Times New Roman" w:eastAsia="宋体"/>
          <w:b w:val="0"/>
          <w:i w:val="0"/>
          <w:color w:val="000000"/>
          <w:sz w:val="20"/>
        </w:rPr>
        <w:t xml:space="preserve">[113] Zhu, X.; Li, C.; Luo, C.; Bai, Z.; Shu, D.; Chen, P.; Ren, J.; Song, R.; Fang, L.; Qu, H.; et al. Mapping the regulatory genetic landscape of complex traits using a chicken advanced intercross line. Nature Communications 2025, 16, 5841. DOI: 10.1038/s41467-025-60834-x.</w:t>
      </w:r>
    </w:p>
    <w:p>
      <w:pPr>
        <w:keepLines/>
        <w:spacing w:line="269" w:lineRule="auto" w:after="100"/>
        <w:ind w:hanging="340" w:left="340"/>
      </w:pPr>
      <w:r>
        <w:rPr>
          <w:rFonts w:ascii="Times New Roman" w:hAnsi="Times New Roman" w:eastAsia="宋体"/>
          <w:b w:val="0"/>
          <w:i w:val="0"/>
          <w:color w:val="000000"/>
          <w:sz w:val="20"/>
        </w:rPr>
        <w:t xml:space="preserve">[114] Flisar, T.; Malovrh, Š.; Terčič, D.; Holcman, A.; Kovač, M. Thirty-four generations of divergent selection for 8-week body weight in chickens. Poultry Science 2014, 93, 16–23. DOI: 10.3382/ps.2013-03464.</w:t>
      </w:r>
    </w:p>
    <w:p>
      <w:pPr>
        <w:keepLines/>
        <w:spacing w:line="269" w:lineRule="auto" w:after="100"/>
        <w:ind w:hanging="340" w:left="340"/>
      </w:pPr>
      <w:r>
        <w:rPr>
          <w:rFonts w:ascii="Times New Roman" w:hAnsi="Times New Roman" w:eastAsia="宋体"/>
          <w:b w:val="0"/>
          <w:i w:val="0"/>
          <w:color w:val="000000"/>
          <w:sz w:val="20"/>
        </w:rPr>
        <w:t xml:space="preserve">[115] Zou, X.; Liu, T.; Li, Y.; Chen, P.; Yan, X.; Ma, J.; Ji, J.; Qu, H.; Cai, M.; He, Y.; et al. Long-term divergent selection for residual feed intake in Chinese broiler chickens. Poultry Science 2023, 102, 102298. DOI: 10.1016/j.psj.2022.102298.</w:t>
      </w:r>
    </w:p>
    <w:p>
      <w:pPr>
        <w:keepLines/>
        <w:spacing w:line="269" w:lineRule="auto" w:after="100"/>
        <w:ind w:hanging="340" w:left="340"/>
      </w:pPr>
      <w:r>
        <w:rPr>
          <w:rFonts w:ascii="Times New Roman" w:hAnsi="Times New Roman" w:eastAsia="宋体"/>
          <w:b w:val="0"/>
          <w:i w:val="0"/>
          <w:color w:val="000000"/>
          <w:sz w:val="20"/>
        </w:rPr>
        <w:t xml:space="preserve">[116] Karlsson, A.C.; Fallahshahroudi, A.; Johnsen, H.; Hagenblad, J.; Wright, D.; Andersson, L.; Jensen, P. A domestication related mutation in the thyroid stimulating hormone receptor gene (TSHR) modulates photoperiodic response and reproduction in chickens. General and Comparative Endocrinology 2016, 228, 69–78. DOI: 10.1016/j.ygcen.2016.02.010.</w:t>
      </w:r>
    </w:p>
    <w:p>
      <w:pPr>
        <w:keepLines/>
        <w:spacing w:line="269" w:lineRule="auto" w:after="100"/>
        <w:ind w:hanging="340" w:left="340"/>
      </w:pPr>
      <w:r>
        <w:rPr>
          <w:rFonts w:ascii="Times New Roman" w:hAnsi="Times New Roman" w:eastAsia="宋体"/>
          <w:b w:val="0"/>
          <w:i w:val="0"/>
          <w:color w:val="000000"/>
          <w:sz w:val="20"/>
        </w:rPr>
        <w:t xml:space="preserve">[117] Basheer, A.; Haley, C.S.; Law, A.; Windsor, D.; Morrice, D.; Talbot, R.; Wilson, P.W.; Sharp, P.J.; Dunn, I.C. Genetic loci inherited from hens lacking maternal behaviour both inhibit and paradoxically promote this behaviour. Genetics Selection Evolution 2015, 47, 100. DOI: 10.1186/s12711-015-0180-y.</w:t>
      </w:r>
    </w:p>
    <w:p>
      <w:pPr>
        <w:keepLines/>
        <w:spacing w:line="269" w:lineRule="auto" w:after="100"/>
        <w:ind w:hanging="340" w:left="340"/>
      </w:pPr>
      <w:r>
        <w:rPr>
          <w:rFonts w:ascii="Times New Roman" w:hAnsi="Times New Roman" w:eastAsia="宋体"/>
          <w:b w:val="0"/>
          <w:i w:val="0"/>
          <w:color w:val="000000"/>
          <w:sz w:val="20"/>
        </w:rPr>
        <w:t xml:space="preserve">[118] Johnsson, M.; Gustafson, I.; Rubin, C.J.; Sahlqvist, A.S.; Jonsson, K.B.; Kerje, S.; Ekwall, O.; Kämpe, O.; Andersson, L.; Jensen, P.; et al. A Sexual Ornament in Chickens Is Affected by Pleiotropic Alleles at HAO1 and BMP2, Selected during Domestication. PLOS Genetics 2012, 8, e1002914. DOI: 10.1371/journal.pgen.1002914.</w:t>
      </w:r>
    </w:p>
    <w:p>
      <w:pPr>
        <w:keepLines/>
        <w:spacing w:line="269" w:lineRule="auto" w:after="100"/>
        <w:ind w:hanging="340" w:left="340"/>
      </w:pPr>
      <w:r>
        <w:rPr>
          <w:rFonts w:ascii="Times New Roman" w:hAnsi="Times New Roman" w:eastAsia="宋体"/>
          <w:b w:val="0"/>
          <w:i w:val="0"/>
          <w:color w:val="000000"/>
          <w:sz w:val="20"/>
        </w:rPr>
        <w:t xml:space="preserve">[119] Ni, A.; Bovenhuis, H.; Calus, M.P.L.; Li, Y.; Yuan, J.; Sun, Y.; Chen, J. Identifying candidate genetic variants for egg number by analyzing over 1,000 fully sequenced layers. GigaScience 2025, 14, giaf064. DOI: 10.1093/gigascience/giaf064.</w:t>
      </w:r>
    </w:p>
    <w:p>
      <w:pPr>
        <w:keepLines/>
        <w:spacing w:line="269" w:lineRule="auto" w:after="100"/>
        <w:ind w:hanging="340" w:left="340"/>
      </w:pPr>
      <w:r>
        <w:rPr>
          <w:rFonts w:ascii="Times New Roman" w:hAnsi="Times New Roman" w:eastAsia="宋体"/>
          <w:b w:val="0"/>
          <w:i w:val="0"/>
          <w:color w:val="000000"/>
          <w:sz w:val="20"/>
        </w:rPr>
        <w:t xml:space="preserve">[120] Zhu, D.; Shi, K.; The ChickenGTEx Consortium; Li, C.; Yan, Y.; Li, H.; Bai, Z.; Tan, L.; Guan, D.; Zhao, Y.; et al. Egg-laying ChickenGTEx resource deciphers context-specific regulatory effects on fertility traits. Nature Communications 2026, 17, 553. DOI: 10.1038/s41467-025-67245-y.</w:t>
      </w:r>
    </w:p>
    <w:p>
      <w:pPr>
        <w:keepLines/>
        <w:spacing w:line="269" w:lineRule="auto" w:after="100"/>
        <w:ind w:hanging="340" w:left="340"/>
      </w:pPr>
      <w:r>
        <w:rPr>
          <w:rFonts w:ascii="Times New Roman" w:hAnsi="Times New Roman" w:eastAsia="宋体"/>
          <w:b w:val="0"/>
          <w:i w:val="0"/>
          <w:color w:val="000000"/>
          <w:sz w:val="20"/>
        </w:rPr>
        <w:t xml:space="preserve">[121] Lin, D.Y.; Chu, C.T.; Lin, M.Y.; Tsai, M.Y.; Tzeng, S.J.; Wu, M.C.; Chang, H.L. Heritability and Genetic Correlation of Age at First Egg and Egg Number up to 40 Weeks of Age After Long-Term Selection in Taiwan Indigenous Chicken. Animals 2025, 15, 1534. DOI: 10.3390/ani15111534.</w:t>
      </w:r>
    </w:p>
    <w:p>
      <w:pPr>
        <w:keepLines/>
        <w:spacing w:line="269" w:lineRule="auto" w:after="100"/>
        <w:ind w:hanging="340" w:left="340"/>
      </w:pPr>
      <w:r>
        <w:rPr>
          <w:rFonts w:ascii="Times New Roman" w:hAnsi="Times New Roman" w:eastAsia="宋体"/>
          <w:b w:val="0"/>
          <w:i w:val="0"/>
          <w:color w:val="000000"/>
          <w:sz w:val="20"/>
        </w:rPr>
        <w:t xml:space="preserve">[122] Jambui, M.; Honaker, C.F.; Siegel, P.B. Correlated responses to long-term divergent selection for 8-week body weight in female White Plymouth Rock chickens: Sexual maturity. Poultry Science 2017, 96, 3844–3851. DOI: 10.3382/ps/pex224.</w:t>
      </w:r>
    </w:p>
    <w:p>
      <w:pPr>
        <w:keepLines/>
        <w:spacing w:line="269" w:lineRule="auto" w:after="100"/>
        <w:ind w:hanging="340" w:left="340"/>
      </w:pPr>
      <w:r>
        <w:rPr>
          <w:rFonts w:ascii="Times New Roman" w:hAnsi="Times New Roman" w:eastAsia="宋体"/>
          <w:b w:val="0"/>
          <w:i w:val="0"/>
          <w:color w:val="000000"/>
          <w:sz w:val="20"/>
        </w:rPr>
        <w:t xml:space="preserve">[123] Froman, D.P.; Pizzari, T.; Feltmann, A.J.; Castillo-Juarez, H.; Birkhead, T.R. Sperm mobility: mechanisms of fertilizing efficiency, genetic variation and phenotypic relationship with male status in the domestic fowl, Gallus gallus domesticus. Proceedings of the Royal Society of London. Series B: Biological Sciences 2002, 269, 607–612. DOI: 10.1098/rspb.2001.1925.</w:t>
      </w:r>
    </w:p>
    <w:p>
      <w:pPr>
        <w:keepLines/>
        <w:spacing w:line="269" w:lineRule="auto" w:after="100"/>
        <w:ind w:hanging="340" w:left="340"/>
      </w:pPr>
      <w:r>
        <w:rPr>
          <w:rFonts w:ascii="Times New Roman" w:hAnsi="Times New Roman" w:eastAsia="宋体"/>
          <w:b w:val="0"/>
          <w:i w:val="0"/>
          <w:color w:val="000000"/>
          <w:sz w:val="20"/>
        </w:rPr>
        <w:t xml:space="preserve">[124] Ma, C.; Liebing, A.D.; Kleinau, G.; Kamprad, A.; Calabrese, L.; Szczepek, M.; Li, Z.; Larsson, M.; Scheerer, P.; Stäubert, C.; et al. Ultrarapid MC1R protein and associated plumage color evolution in the domestic chicken. Proceedings of the National Academy of Sciences of the United States of America 2026, 123, e2605288123. DOI: 10.1073/pnas.2605288123.</w:t>
      </w:r>
    </w:p>
    <w:p>
      <w:pPr>
        <w:keepLines/>
        <w:spacing w:line="269" w:lineRule="auto" w:after="100"/>
        <w:ind w:hanging="340" w:left="340"/>
      </w:pPr>
      <w:r>
        <w:rPr>
          <w:rFonts w:ascii="Times New Roman" w:hAnsi="Times New Roman" w:eastAsia="宋体"/>
          <w:b w:val="0"/>
          <w:i w:val="0"/>
          <w:color w:val="000000"/>
          <w:sz w:val="20"/>
        </w:rPr>
        <w:t xml:space="preserve">[125] Li, J.; Lee, M.O.; Chen, J.; Davis, B.W.; Dorshorst, B.J.; Siegel, P.B.; Inaba, M.; Jiang, T.X.; Chuong, C.M.; Andersson, L. Cis-acting mutation affecting GJA5 transcription is underlying the Melanotic within-feather pigmentation pattern in chickens. Proceedings of the National Academy of Sciences of the United States of America 2021, 118, e2109363118. DOI: 10.1073/pnas.2109363118.</w:t>
      </w:r>
    </w:p>
    <w:p>
      <w:pPr>
        <w:keepLines/>
        <w:spacing w:line="269" w:lineRule="auto" w:after="100"/>
        <w:ind w:hanging="340" w:left="340"/>
      </w:pPr>
      <w:r>
        <w:rPr>
          <w:rFonts w:ascii="Times New Roman" w:hAnsi="Times New Roman" w:eastAsia="宋体"/>
          <w:b w:val="0"/>
          <w:i w:val="0"/>
          <w:color w:val="000000"/>
          <w:sz w:val="20"/>
        </w:rPr>
        <w:t xml:space="preserve">[126] Dorshorst, B.; Molin, A.M.; Rubin, C.J.; Johansson, A.M.; Strömstedt, L.; Pham, M.H.; Chen, C.F.; Hallböök, F.; Ashwell, C.; Andersson, L. A Complex Genomic Rearrangement Involving the Endothelin 3 Locus Causes Dermal Hyperpigmentation in the Chicken. PLOS Genetics 2011, 7, e1002412. DOI: 10.1371/journal.pgen.1002412.</w:t>
      </w:r>
    </w:p>
    <w:p>
      <w:pPr>
        <w:keepLines/>
        <w:spacing w:line="269" w:lineRule="auto" w:after="100"/>
        <w:ind w:hanging="340" w:left="340"/>
      </w:pPr>
      <w:r>
        <w:rPr>
          <w:rFonts w:ascii="Times New Roman" w:hAnsi="Times New Roman" w:eastAsia="宋体"/>
          <w:b w:val="0"/>
          <w:i w:val="0"/>
          <w:color w:val="000000"/>
          <w:sz w:val="20"/>
        </w:rPr>
        <w:t xml:space="preserve">[127] Feng, C.; Gao, Y.; Dorshorst, B.; Song, C.; Gu, X.; Li, Q.; Li, J.; Liu, T.; Rubin, C.J.; Zhao, Y.; et al. A cis-Regulatory Mutation of PDSS2 Causes Silky-Feather in Chickens. PLOS Genetics 2014, 10, e1004576. DOI: 10.1371/journal.pgen.1004576.</w:t>
      </w:r>
    </w:p>
    <w:p>
      <w:pPr>
        <w:keepLines/>
        <w:spacing w:line="269" w:lineRule="auto" w:after="100"/>
        <w:ind w:hanging="340" w:left="340"/>
      </w:pPr>
      <w:r>
        <w:rPr>
          <w:rFonts w:ascii="Times New Roman" w:hAnsi="Times New Roman" w:eastAsia="宋体"/>
          <w:b w:val="0"/>
          <w:i w:val="0"/>
          <w:color w:val="000000"/>
          <w:sz w:val="20"/>
        </w:rPr>
        <w:t xml:space="preserve">[128] Ng, C.S.; Wu, P.; Foley, J.; Foley, A.; McDonald, M.L.; Juan, W.T.; Huang, C.J.; Lai, Y.T.; Lo, W.S.; Chen, C.F.; et al. The Chicken Frizzle Feather Is Due to an α-Keratin (KRT75) Mutation That Causes a Defective Rachis. PLOS Genetics 2012, 8, e1002748. DOI: 10.1371/journal.pgen.1002748.</w:t>
      </w:r>
    </w:p>
    <w:p>
      <w:pPr>
        <w:keepLines/>
        <w:spacing w:line="269" w:lineRule="auto" w:after="100"/>
        <w:ind w:hanging="340" w:left="340"/>
      </w:pPr>
      <w:r>
        <w:rPr>
          <w:rFonts w:ascii="Times New Roman" w:hAnsi="Times New Roman" w:eastAsia="宋体"/>
          <w:b w:val="0"/>
          <w:i w:val="0"/>
          <w:color w:val="000000"/>
          <w:sz w:val="20"/>
        </w:rPr>
        <w:t xml:space="preserve">[129] Dong, J.; He, C.; Wang, Z.; Li, Y.; Li, S.; Tao, L.; Chen, J.; Li, D.; Yang, F.; Li, N.; et al. A novel deletion in KRT75L4 mediates the frizzle trait in a Chinese indigenous chicken. Genetics Selection Evolution 2018, 50, 68. DOI: 10.1186/s12711-018-0441-7.</w:t>
      </w:r>
    </w:p>
    <w:p>
      <w:pPr>
        <w:keepLines/>
        <w:spacing w:line="269" w:lineRule="auto" w:after="100"/>
        <w:ind w:hanging="340" w:left="340"/>
      </w:pPr>
      <w:r>
        <w:rPr>
          <w:rFonts w:ascii="Times New Roman" w:hAnsi="Times New Roman" w:eastAsia="宋体"/>
          <w:b w:val="0"/>
          <w:i w:val="0"/>
          <w:color w:val="000000"/>
          <w:sz w:val="20"/>
        </w:rPr>
        <w:t xml:space="preserve">[130] Li, J.; Lee, M.O.; Davis, B.W.; Wu, P.; Hsieh Li, S.M.; Chuong, C.M.; Andersson, L. The crest phenotype in domestic chicken is caused by a 19</w:t>
      </w:r>
      <w:r>
        <w:rPr>
          <w:rFonts w:ascii="Times New Roman" w:hAnsi="Times New Roman" w:eastAsia="宋体"/>
          <w:b w:val="0"/>
          <w:color w:val="000000"/>
          <w:sz w:val="20"/>
        </w:rPr>
        <w:t xml:space="preserve">7</w:t>
      </w:r>
      <w:r>
        <w:rPr>
          <w:rFonts w:ascii="Times New Roman" w:hAnsi="Times New Roman" w:eastAsia="宋体"/>
          <w:b w:val="0"/>
          <w:i w:val="0"/>
          <w:color w:val="000000"/>
          <w:sz w:val="20"/>
        </w:rPr>
        <w:t xml:space="preserve"> bp duplication in the intron of HOXC10. G3: Genes, Genomes, Genetics 2021, 11, jkaa048. DOI: 10.1093/g3journal/jkaa048.</w:t>
      </w:r>
    </w:p>
    <w:p>
      <w:pPr>
        <w:keepLines/>
        <w:spacing w:line="269" w:lineRule="auto" w:after="100"/>
        <w:ind w:hanging="340" w:left="340"/>
      </w:pPr>
      <w:r>
        <w:rPr>
          <w:rFonts w:ascii="Times New Roman" w:hAnsi="Times New Roman" w:eastAsia="宋体"/>
          <w:b w:val="0"/>
          <w:i w:val="0"/>
          <w:color w:val="000000"/>
          <w:sz w:val="20"/>
        </w:rPr>
        <w:t xml:space="preserve">[131] Li, J.; Lee, M.; Davis, B.W.; Lamichhaney, S.; Dorshorst, B.J.; Siegel, P.B.; Andersson, L. Mutations Upstream of the TBX5 and PITX1 Transcription Factor Genes Are Associated with Feathered Legs in the Domestic Chicken. Molecular Biology and Evolution 2020, 37, 2477–2486. DOI: 10.1093/molbev/msaa093.</w:t>
      </w:r>
    </w:p>
    <w:p>
      <w:pPr>
        <w:keepLines/>
        <w:spacing w:line="269" w:lineRule="auto" w:after="100"/>
        <w:ind w:hanging="340" w:left="340"/>
      </w:pPr>
      <w:r>
        <w:rPr>
          <w:rFonts w:ascii="Times New Roman" w:hAnsi="Times New Roman" w:eastAsia="宋体"/>
          <w:b w:val="0"/>
          <w:i w:val="0"/>
          <w:color w:val="000000"/>
          <w:sz w:val="20"/>
        </w:rPr>
        <w:t xml:space="preserve">[132] Wright, D.; Boije, H.; Meadows, J.R.S.; Bed'hom, B.; Gourichon, D.; Vieaud, A.; Tixier-Boichard, M.; Rubin, C.J.; Imsland, F.; Hallböök, F.; et al. Copy Number Variation in Intron 1 of SOX5 Causes the Pea-comb Phenotype in Chickens. PLOS Genetics 2009, 5, e1000512. DOI: 10.1371/journal.pgen.1000512.</w:t>
      </w:r>
    </w:p>
    <w:p>
      <w:pPr>
        <w:keepLines/>
        <w:spacing w:line="269" w:lineRule="auto" w:after="100"/>
        <w:ind w:hanging="340" w:left="340"/>
      </w:pPr>
      <w:r>
        <w:rPr>
          <w:rFonts w:ascii="Times New Roman" w:hAnsi="Times New Roman" w:eastAsia="宋体"/>
          <w:b w:val="0"/>
          <w:i w:val="0"/>
          <w:color w:val="000000"/>
          <w:sz w:val="20"/>
        </w:rPr>
        <w:t xml:space="preserve">[133] Imsland, F.; Feng, C.; Boije, H.; Bed'hom, B.; Fillon, V.; Dorshorst, B.; Rubin, C.J.; Liu, R.; Gao, Y.; Gu, X.; et al. The Rose-comb Mutation in Chickens Constitutes a Structural Rearrangement Causing Both Altered Comb Morphology and Defective Sperm Motility. PLOS Genetics 2012, 8, e1002775. DOI: 10.1371/journal.pgen.1002775.</w:t>
      </w:r>
    </w:p>
    <w:p>
      <w:pPr>
        <w:keepLines/>
        <w:spacing w:line="269" w:lineRule="auto" w:after="100"/>
        <w:ind w:hanging="340" w:left="340"/>
      </w:pPr>
      <w:r>
        <w:rPr>
          <w:rFonts w:ascii="Times New Roman" w:hAnsi="Times New Roman" w:eastAsia="宋体"/>
          <w:b w:val="0"/>
          <w:i w:val="0"/>
          <w:color w:val="000000"/>
          <w:sz w:val="20"/>
        </w:rPr>
        <w:t xml:space="preserve">[134] Ma, C.; Andersson, L. Population genomic analysis identifies the complex structural variation at the fibromelanosis (FM) locus in chicken. Scientific Reports 2025, 15, 9239. DOI: 10.1038/s41598-025-94250-4.</w:t>
      </w:r>
    </w:p>
    <w:p>
      <w:pPr>
        <w:keepLines/>
        <w:spacing w:line="269" w:lineRule="auto" w:after="100"/>
        <w:ind w:hanging="340" w:left="340"/>
      </w:pPr>
      <w:r>
        <w:rPr>
          <w:rFonts w:ascii="Times New Roman" w:hAnsi="Times New Roman" w:eastAsia="宋体"/>
          <w:b w:val="0"/>
          <w:i w:val="0"/>
          <w:color w:val="000000"/>
          <w:sz w:val="20"/>
        </w:rPr>
        <w:t xml:space="preserve">[135] Endo, H.; Tsunekawa, N.; Kudo, K.; Oshida, T.; Motokawa, M.; Sonoe, M.; Wanghongsa, S.; Tirawattanawanich, C.; Phimphachanhvongsod, V.; Sasaki, T.; et al. Comparative morphological study of skeletal muscle weight among the red jungle fowl (Gallus gallus) and various fowl breeds (Gallus domesticus). Journal of Experimental Zoology Part B: Molecular and Developmental Evolution 2022, 338, 542–551. DOI: 10.1002/jez.b.23111.</w:t>
      </w:r>
    </w:p>
    <w:p>
      <w:pPr>
        <w:keepLines/>
        <w:spacing w:line="269" w:lineRule="auto" w:after="100"/>
        <w:ind w:hanging="340" w:left="340"/>
      </w:pPr>
      <w:r>
        <w:rPr>
          <w:rFonts w:ascii="Times New Roman" w:hAnsi="Times New Roman" w:eastAsia="宋体"/>
          <w:b w:val="0"/>
          <w:i w:val="0"/>
          <w:color w:val="000000"/>
          <w:sz w:val="20"/>
        </w:rPr>
        <w:t xml:space="preserve">[136] Bendesky, A.; Brew, J.; Francis, K.X.; Tello Corbetto, E.F.; González Ariza, A.; Nogales Baena, S.; Shimmura, T. The main genetic locus associated with the evolution of gamecocks is centered on ISPD. G3: Genes, Genomes, Genetics 2024, 14, jkad267. DOI: 10.1093/g3journal/jkad267.</w:t>
      </w:r>
    </w:p>
    <w:p>
      <w:pPr>
        <w:keepLines/>
        <w:spacing w:line="269" w:lineRule="auto" w:after="100"/>
        <w:ind w:hanging="340" w:left="340"/>
      </w:pPr>
      <w:r>
        <w:rPr>
          <w:rFonts w:ascii="Times New Roman" w:hAnsi="Times New Roman" w:eastAsia="宋体"/>
          <w:b w:val="0"/>
          <w:i w:val="0"/>
          <w:color w:val="000000"/>
          <w:sz w:val="20"/>
        </w:rPr>
        <w:t xml:space="preserve">[137] Guo, L.; Zhang, S.; Xu, Y.; Huang, Y.; Luo, W.; Wen, Q.; Liu, G.; Huang, W.; Xu, H.; Chen, B.; et al. A missense mutation in ISPD contributes to maintain muscle fiber stability. Poultry Science 2022, 101, 102143. DOI: 10.1016/j.psj.2022.102143.</w:t>
      </w:r>
    </w:p>
    <w:p>
      <w:pPr>
        <w:keepLines/>
        <w:spacing w:line="269" w:lineRule="auto" w:after="100"/>
        <w:ind w:hanging="340" w:left="340"/>
      </w:pPr>
      <w:r>
        <w:rPr>
          <w:rFonts w:ascii="Times New Roman" w:hAnsi="Times New Roman" w:eastAsia="宋体"/>
          <w:b w:val="0"/>
          <w:i w:val="0"/>
          <w:color w:val="000000"/>
          <w:sz w:val="20"/>
        </w:rPr>
        <w:t xml:space="preserve">[138] Shimmura, T.; Kurachi, T.; Matsuda, Y.; Rafati, N.; Shimura, K.; Goto, T.; Kawakami, S.I.; Maeda, R.; Yamada, Y.; Pettersson, M.E.; et al. Genomic and neurobiological bases of variation in fighting strategies in gamecocks. Molecular Biology and Evolution 2026, 43, msag007. DOI: 10.1093/molbev/msag007.</w:t>
      </w:r>
    </w:p>
    <w:p>
      <w:pPr>
        <w:keepLines/>
        <w:spacing w:line="269" w:lineRule="auto" w:after="100"/>
        <w:ind w:hanging="340" w:left="340"/>
      </w:pPr>
      <w:r>
        <w:rPr>
          <w:rFonts w:ascii="Times New Roman" w:hAnsi="Times New Roman" w:eastAsia="宋体"/>
          <w:b w:val="0"/>
          <w:i w:val="0"/>
          <w:color w:val="000000"/>
          <w:sz w:val="20"/>
        </w:rPr>
        <w:t xml:space="preserve">[139] Berthouly, C.; Leroy, G.; Van, T.N.; Thanh, H.H.; Bed'Hom, B.; Nguyen, B.T.; Vu, C.C.; Monicat, F.; Tixier-Boichard, M.; Verrier, E.; et al. Genetic analysis of local Vietnamese chickens provides evidence of gene flow from wild to domestic populations. BMC Genetics 2009, 10, 1. DOI: 10.1186/1471-2156-10-1.</w:t>
      </w:r>
    </w:p>
    <w:p>
      <w:pPr>
        <w:keepLines/>
        <w:spacing w:line="269" w:lineRule="auto" w:after="100"/>
        <w:ind w:hanging="340" w:left="340"/>
      </w:pPr>
      <w:r>
        <w:rPr>
          <w:rFonts w:ascii="Times New Roman" w:hAnsi="Times New Roman" w:eastAsia="宋体"/>
          <w:b w:val="0"/>
          <w:i w:val="0"/>
          <w:color w:val="000000"/>
          <w:sz w:val="20"/>
        </w:rPr>
        <w:t xml:space="preserve">[140] Wu, M.Y.; Low, G.W.; Forcina, G.; van Grouw, H.; Lee, B.P.Y.; Oh, R.R.Y.; Rheindt, F.E. Historic and modern genomes unveil a domestic introgression gradient in a wild red junglefowl population. Evolutionary Applications 2020, 13, 2300–2315. DOI: 10.1111/eva.13023.</w:t>
      </w:r>
    </w:p>
    <w:p>
      <w:pPr>
        <w:keepLines/>
        <w:spacing w:line="269" w:lineRule="auto" w:after="100"/>
        <w:ind w:hanging="340" w:left="340"/>
      </w:pPr>
      <w:r>
        <w:rPr>
          <w:rFonts w:ascii="Times New Roman" w:hAnsi="Times New Roman" w:eastAsia="宋体"/>
          <w:b w:val="0"/>
          <w:i w:val="0"/>
          <w:color w:val="000000"/>
          <w:sz w:val="20"/>
        </w:rPr>
        <w:t xml:space="preserve">[141] Brisbin, I.L.; Peterson, A.T. Playing chicken with red junglefowl: identifying phenotypic markers of genetic purity in Gallus gallus. Animal Conservation 2007, 10, 429–435. DOI: 10.1111/j.1469-1795.2007.00112.x.</w:t>
      </w:r>
    </w:p>
    <w:p>
      <w:pPr>
        <w:keepLines/>
        <w:spacing w:line="269" w:lineRule="auto" w:after="100"/>
        <w:ind w:hanging="340" w:left="340"/>
      </w:pPr>
      <w:r>
        <w:rPr>
          <w:rFonts w:ascii="Times New Roman" w:hAnsi="Times New Roman" w:eastAsia="宋体"/>
          <w:b w:val="0"/>
          <w:i w:val="0"/>
          <w:color w:val="000000"/>
          <w:sz w:val="20"/>
        </w:rPr>
        <w:t xml:space="preserve">[142] Mariadassou, M.; Suez, M.; Sathyakumar, S.; Vignal, A.; Arca, M.; Nicolas, P.; Faraut, T.; Esquerré, D.; Nishibori, M.; Vieaud, A.; et al. Unraveling the history of the genus Gallus through whole genome sequencing. Molecular Phylogenetics and Evolution 2021, 158, 107044. DOI: 10.1016/j.ympev.2020.107044.</w:t>
      </w:r>
    </w:p>
    <w:p>
      <w:pPr>
        <w:keepLines/>
        <w:spacing w:line="269" w:lineRule="auto" w:after="100"/>
        <w:ind w:hanging="340" w:left="340"/>
      </w:pPr>
      <w:r>
        <w:rPr>
          <w:rFonts w:ascii="Times New Roman" w:hAnsi="Times New Roman" w:eastAsia="宋体"/>
          <w:b w:val="0"/>
          <w:i w:val="0"/>
          <w:color w:val="000000"/>
          <w:sz w:val="20"/>
        </w:rPr>
        <w:t xml:space="preserve">[143] Matsuda, Y.; Eda, M.; Ito, S.; Shimmura, T. Genomic origin and consequence of captive red junglefowl in zoological parks. BMC Genomics 2025, 26, 1138. DOI: 10.1186/s12864-025-12366-3.</w:t>
      </w:r>
    </w:p>
    <w:p>
      <w:pPr>
        <w:keepLines/>
        <w:spacing w:line="269" w:lineRule="auto" w:after="100"/>
        <w:ind w:hanging="340" w:left="340"/>
      </w:pPr>
      <w:r>
        <w:rPr>
          <w:rFonts w:ascii="Times New Roman" w:hAnsi="Times New Roman" w:eastAsia="宋体"/>
          <w:b w:val="0"/>
          <w:i w:val="0"/>
          <w:color w:val="000000"/>
          <w:sz w:val="20"/>
        </w:rPr>
        <w:t xml:space="preserve">[144] Tiley, G.P.; Pandey, A.; Kimball, R.T.; Braun, E.L.; Burleigh, J.G. Whole genome phylogeny of Gallus: introgression and data-type effects. Avian Research 2020, 11, 7. DOI: 10.1186/s40657-020-00194-w.</w:t>
      </w:r>
    </w:p>
    <w:p>
      <w:pPr>
        <w:keepLines/>
        <w:spacing w:line="269" w:lineRule="auto" w:after="100"/>
        <w:ind w:hanging="340" w:left="340"/>
      </w:pPr>
      <w:r>
        <w:rPr>
          <w:rFonts w:ascii="Times New Roman" w:hAnsi="Times New Roman" w:eastAsia="宋体"/>
          <w:b w:val="0"/>
          <w:i w:val="0"/>
          <w:color w:val="000000"/>
          <w:sz w:val="20"/>
        </w:rPr>
        <w:t xml:space="preserve">[145] Compendio, J.D.Z.; Mantana, J.M.N.P.; Nishibori, M. Analysis of the mtDNA D-loop Region Casts New Light on Philippine Red Junglefowl Phylogeny and Relationships to Other Junglefowl Species in Asia. The Journal of Poultry Science 2022, 59, 305–315. DOI: 10.2141/jpsa.0210140.</w:t>
      </w:r>
    </w:p>
    <w:p>
      <w:pPr>
        <w:keepLines/>
        <w:spacing w:line="269" w:lineRule="auto" w:after="100"/>
        <w:ind w:hanging="340" w:left="340"/>
      </w:pPr>
      <w:r>
        <w:rPr>
          <w:rFonts w:ascii="Times New Roman" w:hAnsi="Times New Roman" w:eastAsia="宋体"/>
          <w:b w:val="0"/>
          <w:i w:val="0"/>
          <w:color w:val="000000"/>
          <w:sz w:val="20"/>
        </w:rPr>
        <w:t xml:space="preserve">[146] Xu, D.; Zhu, W.; Wu, Y.; Wei, S.; Shu, G.; Tian, Y.; Du, X.; Tang, J.; Feng, Y.; Wu, G.; et al. Whole-genome sequencing revealed genetic diversity, structure and patterns of selection in Guizhou indigenous chickens. BMC Genomics 2023, 24, 570. DOI: 10.1186/s12864-023-09621-w.</w:t>
      </w:r>
    </w:p>
    <w:p>
      <w:pPr>
        <w:keepLines/>
        <w:spacing w:line="269" w:lineRule="auto" w:after="100"/>
        <w:ind w:hanging="340" w:left="340"/>
      </w:pPr>
      <w:r>
        <w:rPr>
          <w:rFonts w:ascii="Times New Roman" w:hAnsi="Times New Roman" w:eastAsia="宋体"/>
          <w:b w:val="0"/>
          <w:i w:val="0"/>
          <w:color w:val="000000"/>
          <w:sz w:val="20"/>
        </w:rPr>
        <w:t xml:space="preserve">[147] Dana, N.; Megens, H.J.; Crooijmans, R.P.; Hanotte, O.; Mwacharo, J.; Groenen, M.A.; van Arendonk, J.A. East Asian contributions to Dutch traditional and western commercial chickens inferred from mtDNA analysis. Animal Genetics 2011, 42, 125–133. DOI: 10.1111/j.1365-2052.2010.02134.x.</w:t>
      </w:r>
    </w:p>
    <w:p>
      <w:pPr>
        <w:keepLines/>
        <w:spacing w:line="269" w:lineRule="auto" w:after="100"/>
        <w:ind w:hanging="340" w:left="340"/>
      </w:pPr>
      <w:r>
        <w:rPr>
          <w:rFonts w:ascii="Times New Roman" w:hAnsi="Times New Roman" w:eastAsia="宋体"/>
          <w:b w:val="0"/>
          <w:i w:val="0"/>
          <w:color w:val="000000"/>
          <w:sz w:val="20"/>
        </w:rPr>
        <w:t xml:space="preserve">[148] Guo, Y.; Ou, J.H.; Zan, Y.; Wang, Y.; Li, H.; Zhu, C.; Chen, K.; Zhou, X.; Hu, X.; Carlborg, Ö. Researching on the fine structure and admixture of the worldwide chicken population reveal connections between populations and important events in breeding history. Evolutionary Applications 2022, 15, 553–564. DOI: 10.1111/eva.13241.</w:t>
      </w:r>
    </w:p>
    <w:p>
      <w:pPr>
        <w:keepLines/>
        <w:spacing w:line="269" w:lineRule="auto" w:after="100"/>
        <w:ind w:hanging="340" w:left="340"/>
      </w:pPr>
      <w:r>
        <w:rPr>
          <w:rFonts w:ascii="Times New Roman" w:hAnsi="Times New Roman" w:eastAsia="宋体"/>
          <w:b w:val="0"/>
          <w:i w:val="0"/>
          <w:color w:val="000000"/>
          <w:sz w:val="20"/>
        </w:rPr>
        <w:t xml:space="preserve">[149] Ren, X.; Zhao, X.; Li, H.; Wang, H.; Cheng, X.; Wang, G.; Li, X.; Qu, L. The origin patterns, admixture, and selection signatures of the global gamecock populations. Poultry Science 2025, 104, 105738. DOI: 10.1016/j.psj.2025.105738.</w:t>
      </w:r>
    </w:p>
    <w:p>
      <w:pPr>
        <w:keepLines/>
        <w:spacing w:line="269" w:lineRule="auto" w:after="100"/>
        <w:ind w:hanging="340" w:left="340"/>
      </w:pPr>
      <w:r>
        <w:rPr>
          <w:rFonts w:ascii="Times New Roman" w:hAnsi="Times New Roman" w:eastAsia="宋体"/>
          <w:b w:val="0"/>
          <w:i w:val="0"/>
          <w:color w:val="000000"/>
          <w:sz w:val="20"/>
        </w:rPr>
        <w:t xml:space="preserve">[150] Qi, L.; Xiao, L.; Fu, R.; Nie, Q.; Zhang, X.; Luo, W. Genetic characteristics and selection signatures between Southern Chinese local and commercial chickens. Poultry Science 2024, 103, 103863. DOI: 10.1016/j.psj.2024.103863.</w:t>
      </w:r>
    </w:p>
    <w:p>
      <w:pPr>
        <w:keepLines/>
        <w:spacing w:line="269" w:lineRule="auto" w:after="100"/>
        <w:ind w:hanging="340" w:left="340"/>
      </w:pPr>
      <w:r>
        <w:rPr>
          <w:rFonts w:ascii="Times New Roman" w:hAnsi="Times New Roman" w:eastAsia="宋体"/>
          <w:b w:val="0"/>
          <w:i w:val="0"/>
          <w:color w:val="000000"/>
          <w:sz w:val="20"/>
        </w:rPr>
        <w:t xml:space="preserve">[151] Huang, X.; Zhang, J.; He, D.; Zhang, X.; Zhong, F.; Li, W.; Zheng, Q.; Chen, J.; Du, B. Genetic diversity and population structure of indigenous chicken breeds in South China. Frontiers of Agricultural Science and Engineering 2016, 3, 97–101. DOI: 10.15302/j-fase-2016102.</w:t>
      </w:r>
    </w:p>
    <w:p>
      <w:pPr>
        <w:keepLines/>
        <w:spacing w:line="269" w:lineRule="auto" w:after="100"/>
        <w:ind w:hanging="340" w:left="340"/>
      </w:pPr>
      <w:r>
        <w:rPr>
          <w:rFonts w:ascii="Times New Roman" w:hAnsi="Times New Roman" w:eastAsia="宋体"/>
          <w:b w:val="0"/>
          <w:i w:val="0"/>
          <w:color w:val="000000"/>
          <w:sz w:val="20"/>
        </w:rPr>
        <w:t xml:space="preserve">[152] Nie, C.; Almeida, P.; Jia, Y.; Bao, H.; Ning, Z.; Qu, L. Genome-Wide Single-Nucleotide Polymorphism Data Unveil Admixture of Chinese Indigenous Chicken Breeds with Commercial Breeds. Genome Biology and Evolution 2019, 11, 1847–1856. DOI: 10.1093/gbe/evz128.</w:t>
      </w:r>
    </w:p>
    <w:p>
      <w:pPr>
        <w:keepLines/>
        <w:spacing w:line="269" w:lineRule="auto" w:after="100"/>
        <w:ind w:hanging="340" w:left="340"/>
      </w:pPr>
      <w:r>
        <w:rPr>
          <w:rFonts w:ascii="Times New Roman" w:hAnsi="Times New Roman" w:eastAsia="宋体"/>
          <w:b w:val="0"/>
          <w:i w:val="0"/>
          <w:color w:val="000000"/>
          <w:sz w:val="20"/>
        </w:rPr>
        <w:t xml:space="preserve">[153] Chen, L.; Wang, X.; Cheng, D.; Chen, K.; Fan, Y.; Wu, G.; You, J.; Liu, S.; Mao, H.; Ren, J. Population genetic analyses of seven Chinese indigenous chicken breeds in a context of global breeds. Animal Genetics 2019, 50, 82–86. DOI: 10.1111/age.12732.</w:t>
      </w:r>
    </w:p>
    <w:p>
      <w:pPr>
        <w:keepLines/>
        <w:spacing w:line="269" w:lineRule="auto" w:after="100"/>
        <w:ind w:hanging="340" w:left="340"/>
      </w:pPr>
      <w:r>
        <w:rPr>
          <w:rFonts w:ascii="Times New Roman" w:hAnsi="Times New Roman" w:eastAsia="宋体"/>
          <w:b w:val="0"/>
          <w:i w:val="0"/>
          <w:color w:val="000000"/>
          <w:sz w:val="20"/>
        </w:rPr>
        <w:t xml:space="preserve">[154] Gu, L.; Peng, C.; Chen, A.; Chen, K.; Zheng, X.; Yu, D.; Wang, Z.; Fang, L.; Liu, G.E.; Zhao, P. Haplotype-resolved genome and pan-genome graphs reveal the impacts of structural variation on functional genome and feather colors in chickens. iMetaOmics 2025, 2, e70027. DOI: 10.1002/imo2.70027.</w:t>
      </w:r>
    </w:p>
    <w:p>
      <w:pPr>
        <w:keepLines/>
        <w:spacing w:line="269" w:lineRule="auto" w:after="100"/>
        <w:ind w:hanging="340" w:left="340"/>
      </w:pPr>
      <w:r>
        <w:rPr>
          <w:rFonts w:ascii="Times New Roman" w:hAnsi="Times New Roman" w:eastAsia="宋体"/>
          <w:b w:val="0"/>
          <w:i w:val="0"/>
          <w:color w:val="000000"/>
          <w:sz w:val="20"/>
        </w:rPr>
        <w:t xml:space="preserve">[155] Wang, H.; Liu, T.; Wang, G.; Zhao, X.; Wang, C.; Li, F.; Muhatai, G.; Qu, L. Research on the Historical Dynamics of Baicheng Oil Chicken Populations. Animals 2025, 15, 1952. DOI: 10.3390/ani15131952.</w:t>
      </w:r>
    </w:p>
    <w:p>
      <w:pPr>
        <w:keepLines/>
        <w:spacing w:line="269" w:lineRule="auto" w:after="100"/>
        <w:ind w:hanging="340" w:left="340"/>
      </w:pPr>
      <w:r>
        <w:rPr>
          <w:rFonts w:ascii="Times New Roman" w:hAnsi="Times New Roman" w:eastAsia="宋体"/>
          <w:b w:val="0"/>
          <w:i w:val="0"/>
          <w:color w:val="000000"/>
          <w:sz w:val="20"/>
        </w:rPr>
        <w:t xml:space="preserve">[156] Leroy, G.; Kayang, B.B.; Youssao, I.A.; Yapi-Gnaoré, C.V.; Osei-Amponsah, R.; Loukou, N.E.; Fotsa, J.C.; Benabdeljelil, K.; Bed'hom, B.; Tixier-Boichard, M.; et al. Gene diversity, agroecological structure and introgression patterns among village chicken populations across North, West and Central Africa. BMC Genetics 2012, 13, 34. DOI: 10.1186/1471-2156-13-34.</w:t>
      </w:r>
    </w:p>
    <w:p>
      <w:pPr>
        <w:keepLines/>
        <w:spacing w:line="269" w:lineRule="auto" w:after="100"/>
        <w:ind w:hanging="340" w:left="340"/>
      </w:pPr>
      <w:r>
        <w:rPr>
          <w:rFonts w:ascii="Times New Roman" w:hAnsi="Times New Roman" w:eastAsia="宋体"/>
          <w:b w:val="0"/>
          <w:i w:val="0"/>
          <w:color w:val="000000"/>
          <w:sz w:val="20"/>
        </w:rPr>
        <w:t xml:space="preserve">[157] Mahammi, F.Z.; Gaouar, S.B.; Laloë, D.; Faugeras, R.; Tabet-Aoul, N.; Rognon, X.; Tixier-Boichard, M.; Saidi-Mehtar, N. A molecular analysis of the patterns of genetic diversity in local chickens from western Algeria in comparison with commercial lines and wild jungle fowls. Journal of Animal Breeding and Genetics 2016, 133, 59–70. DOI: 10.1111/jbg.12151.</w:t>
      </w:r>
    </w:p>
    <w:p>
      <w:pPr>
        <w:keepLines/>
        <w:spacing w:line="269" w:lineRule="auto" w:after="100"/>
        <w:ind w:hanging="340" w:left="340"/>
      </w:pPr>
      <w:r>
        <w:rPr>
          <w:rFonts w:ascii="Times New Roman" w:hAnsi="Times New Roman" w:eastAsia="宋体"/>
          <w:b w:val="0"/>
          <w:i w:val="0"/>
          <w:color w:val="000000"/>
          <w:sz w:val="20"/>
        </w:rPr>
        <w:t xml:space="preserve">[158] Mwacharo, J.M.; Nomura, K.; Hanada, H.; Han, J.L.; Amano, T.; Hanotte, O. Reconstructing the origin and dispersal patterns of village chickens across East Africa: insights from autosomal markers. Molecular Ecology 2013, 22, 2683–2697. DOI: 10.1111/mec.12294.</w:t>
      </w:r>
    </w:p>
    <w:p>
      <w:pPr>
        <w:keepLines/>
        <w:spacing w:line="269" w:lineRule="auto" w:after="100"/>
        <w:ind w:hanging="340" w:left="340"/>
      </w:pPr>
      <w:r>
        <w:rPr>
          <w:rFonts w:ascii="Times New Roman" w:hAnsi="Times New Roman" w:eastAsia="宋体"/>
          <w:b w:val="0"/>
          <w:i w:val="0"/>
          <w:color w:val="000000"/>
          <w:sz w:val="20"/>
        </w:rPr>
        <w:t xml:space="preserve">[159] Mujyambere, V.; Adomako, K.; Ntawubizi, M.; Nyinawamwiza, L.; Uwihirwe, J.; Kena, A.W. Genetic diversity and relationship of Bugesera and Rwamagana indigenous chicken populations with SASSO chickens using DArTseq SNPs. PLOS ONE 2025, 20, e0331316. DOI: 10.1371/journal.pone.0331316.</w:t>
      </w:r>
    </w:p>
    <w:p>
      <w:pPr>
        <w:keepLines/>
        <w:spacing w:line="269" w:lineRule="auto" w:after="100"/>
        <w:ind w:hanging="340" w:left="340"/>
      </w:pPr>
      <w:r>
        <w:rPr>
          <w:rFonts w:ascii="Times New Roman" w:hAnsi="Times New Roman" w:eastAsia="宋体"/>
          <w:b w:val="0"/>
          <w:i w:val="0"/>
          <w:color w:val="000000"/>
          <w:sz w:val="20"/>
        </w:rPr>
        <w:t xml:space="preserve">[160] Luzuriaga-Neira, A.; Pérez-Pardal, L.; O'Rourke, S.M.; Villacís-Rivas, G.; Cueva-Castillo, F.; Escudero-Sánchez, G.; Aguirre-Pabón, J.C.; Ulloa-Núñez, A.; Rubilar-Quezada, M.; Vallinoto, M.; et al. The Local South American Chicken Populations Are a Melting-Pot of Genomic Diversity. Frontiers in Genetics 2019, 10, 1172. DOI: 10.3389/fgene.2019.01172.</w:t>
      </w:r>
    </w:p>
    <w:p>
      <w:pPr>
        <w:keepLines/>
        <w:spacing w:line="269" w:lineRule="auto" w:after="100"/>
        <w:ind w:hanging="340" w:left="340"/>
      </w:pPr>
      <w:r>
        <w:rPr>
          <w:rFonts w:ascii="Times New Roman" w:hAnsi="Times New Roman" w:eastAsia="宋体"/>
          <w:b w:val="0"/>
          <w:i w:val="0"/>
          <w:color w:val="000000"/>
          <w:sz w:val="20"/>
        </w:rPr>
        <w:t xml:space="preserve">[161] Luo, W.; Luo, C.; Wang, M.; Guo, L.; Chen, X.; Li, Z.; Zheng, M.; Folaniyi, B.S.; Luo, W.; Shu, D.; et al. Genome diversity of Chinese indigenous chicken and the selective signatures in Chinese gamecock chicken. Scientific Reports 2020, 10, 14532. DOI: 10.1038/s41598-020-71421-z.</w:t>
      </w:r>
    </w:p>
    <w:p>
      <w:pPr>
        <w:keepLines/>
        <w:spacing w:line="269" w:lineRule="auto" w:after="100"/>
        <w:ind w:hanging="340" w:left="340"/>
      </w:pPr>
      <w:r>
        <w:rPr>
          <w:rFonts w:ascii="Times New Roman" w:hAnsi="Times New Roman" w:eastAsia="宋体"/>
          <w:b w:val="0"/>
          <w:i w:val="0"/>
          <w:color w:val="000000"/>
          <w:sz w:val="20"/>
        </w:rPr>
        <w:t xml:space="preserve">[162] Gering, E.; Johnsson, M.; Willis, P.; Getty, T.; Wright, D. Mixed ancestry and admixture in Kauai's feral chickens: invasion of domestic genes into ancient Red Junglefowl reservoirs. Molecular Ecology 2015, 24, 2112–2124. DOI: 10.1111/mec.13096.</w:t>
      </w:r>
    </w:p>
    <w:p>
      <w:pPr>
        <w:keepLines/>
        <w:spacing w:line="269" w:lineRule="auto" w:after="100"/>
        <w:ind w:hanging="340" w:left="340"/>
      </w:pPr>
      <w:r>
        <w:rPr>
          <w:rFonts w:ascii="Times New Roman" w:hAnsi="Times New Roman" w:eastAsia="宋体"/>
          <w:b w:val="0"/>
          <w:i w:val="0"/>
          <w:color w:val="000000"/>
          <w:sz w:val="20"/>
        </w:rPr>
        <w:t xml:space="preserve">[163] Martin Cerezo, M.L.; López, S.; van Dorp, L.; Hellenthal, G.; Johnsson, M.; Gering, E.; Henriksen, R.; Wright, D. Population structure and hybridisation in a population of Hawaiian feral chickens. Heredity 2023, 130, 154–162. DOI: 10.1038/s41437-022-00589-z.</w:t>
      </w:r>
    </w:p>
    <w:p>
      <w:pPr>
        <w:keepLines/>
        <w:spacing w:line="269" w:lineRule="auto" w:after="100"/>
        <w:ind w:hanging="340" w:left="340"/>
      </w:pPr>
      <w:r>
        <w:rPr>
          <w:rFonts w:ascii="Times New Roman" w:hAnsi="Times New Roman" w:eastAsia="宋体"/>
          <w:b w:val="0"/>
          <w:i w:val="0"/>
          <w:color w:val="000000"/>
          <w:sz w:val="20"/>
        </w:rPr>
        <w:t xml:space="preserve">[164] Johnsson, M.; Gering, E.; Willis, P.; Lopez, S.; Van Dorp, L.; Hellenthal, G.; Henriksen, R.; Friberg, U.; Wright, D. Feralisation targets different genomic loci to domestication in the chicken. Nature Communications 2016, 7, 12950. DOI: 10.1038/ncomms12950.</w:t>
      </w:r>
    </w:p>
    <w:p>
      <w:pPr>
        <w:keepLines/>
        <w:spacing w:line="269" w:lineRule="auto" w:after="100"/>
        <w:ind w:hanging="340" w:left="340"/>
      </w:pPr>
      <w:r>
        <w:rPr>
          <w:rFonts w:ascii="Times New Roman" w:hAnsi="Times New Roman" w:eastAsia="宋体"/>
          <w:b w:val="0"/>
          <w:i w:val="0"/>
          <w:color w:val="000000"/>
          <w:sz w:val="20"/>
        </w:rPr>
        <w:t xml:space="preserve">[165] Gering, E.; Johnsson, M.; Theunissen, D.; Martin Cerezo, M.L.; Steep, A.; Getty, T.; Henriksen, R.; Wright, D. Signals of selection and ancestry in independently feral Gallus gallus populations. Molecular Ecology 2024, 33, e17336. DOI: 10.1111/mec.17336.</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6" w:lineRule="auto"/>
      <w:ind w:firstLine="0"/>
      <w:outlineLvl w:val="0"/>
    </w:pPr>
    <w:rPr>
      <w:rFonts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before="0"/>
      <w:ind w:firstLine="0"/>
      <w:contextualSpacing/>
    </w:pPr>
    <w:rPr>
      <w:rFonts w:ascii="Times New Roman" w:hAnsi="Times New Roman" w:eastAsia="黑体"/>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家鸡的祖先来源</dc:title>
  <dc:subject/>
  <dc:creator/>
  <cp:keywords/>
  <dc:description/>
  <cp:lastModifiedBy/>
  <cp:revision>1</cp:revision>
  <dcterms:created xsi:type="dcterms:W3CDTF">2013-12-23T23:15:00Z</dcterms:created>
  <dcterms:modified xsi:type="dcterms:W3CDTF">2026-10-10T18:57:59Z</dcterms:modified>
  <cp:category/>
</cp:coreProperties>
</file>