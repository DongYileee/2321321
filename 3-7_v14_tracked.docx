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3 家鸡的祖先来源</w:t>
      </w:r>
    </w:p>
    <w:p>
      <w:pPr>
        <w:pStyle w:val="Heading2"/>
      </w:pPr>
      <w:r>
        <w:t xml:space="preserve">3.1 线粒体研究与家鸡的母系来源</w:t>
      </w:r>
    </w:p>
    <w:p>
      <w:pPr>
        <w:jc w:val="both"/>
      </w:pPr>
      <w:r>
        <w:t xml:space="preserve">线粒体研究对家鸡母系来源的认识</w:t>
      </w:r>
      <w:ins w:id="90011" w:author="Kiro" w:date="2026-10-11T00:00:00Z">
        <w:r>
          <w:t xml:space="preserve">大致</w:t>
        </w:r>
      </w:ins>
      <w:r>
        <w:t xml:space="preserve">经历了三</w:t>
      </w:r>
      <w:del w:id="90009" w:author="Kiro" w:date="2026-10-11T00:00:00Z">
        <w:r>
          <w:delText xml:space="preserve">步</w:delText>
        </w:r>
      </w:del>
      <w:ins w:id="90010" w:author="Kiro" w:date="2026-10-11T00:00:00Z">
        <w:r>
          <w:t xml:space="preserve">个阶段</w:t>
        </w:r>
      </w:ins>
      <w:r>
        <w:t xml:space="preserve">：最初提出单一起源</w:t>
      </w:r>
      <w:del w:id="90007" w:author="Kiro" w:date="2026-10-11T00:00:00Z">
        <w:r>
          <w:delText xml:space="preserve">，</w:delText>
        </w:r>
      </w:del>
      <w:ins w:id="90008" w:author="Kiro" w:date="2026-10-11T00:00:00Z">
        <w:r>
          <w:t xml:space="preserve">；</w:t>
        </w:r>
      </w:ins>
      <w:r>
        <w:t xml:space="preserve">扩大取样后</w:t>
      </w:r>
      <w:del w:id="90005" w:author="Kiro" w:date="2026-10-11T00:00:00Z">
        <w:r>
          <w:delText xml:space="preserve">提出</w:delText>
        </w:r>
      </w:del>
      <w:ins w:id="90006" w:author="Kiro" w:date="2026-10-11T00:00:00Z">
        <w:r>
          <w:t xml:space="preserve">，出现了</w:t>
        </w:r>
      </w:ins>
      <w:r>
        <w:t xml:space="preserve">多地起源的解释</w:t>
      </w:r>
      <w:del w:id="90003" w:author="Kiro" w:date="2026-10-11T00:00:00Z">
        <w:r>
          <w:delText xml:space="preserve">，</w:delText>
        </w:r>
      </w:del>
      <w:ins w:id="90004" w:author="Kiro" w:date="2026-10-11T00:00:00Z">
        <w:r>
          <w:t xml:space="preserve">；</w:t>
        </w:r>
      </w:ins>
      <w:r>
        <w:t xml:space="preserve">完整线粒体基因组又修正了单倍群归类和来源解释。此外，</w:t>
      </w:r>
      <w:ins w:id="90002" w:author="Kiro" w:date="2026-10-11T00:00:00Z">
        <w:r>
          <w:t xml:space="preserve">驯化后的传播和育种也改变了</w:t>
        </w:r>
      </w:ins>
      <w:r>
        <w:t xml:space="preserve">现代母系分布</w:t>
      </w:r>
      <w:del w:id="90001" w:author="Kiro" w:date="2026-10-11T00:00:00Z">
        <w:r>
          <w:delText xml:space="preserve">也受到驯化后传播和育种的改造</w:delText>
        </w:r>
      </w:del>
      <w:r>
        <w:t xml:space="preserve">。</w:t>
      </w:r>
    </w:p>
    <w:p>
      <w:pPr>
        <w:jc w:val="both"/>
      </w:pPr>
      <w:r>
        <w:t xml:space="preserve">早期研究依据形态比较和杂交结果推断家鸡的祖先：一种观点认为是红原鸡（</w:t>
      </w:r>
      <w:r>
        <w:rPr>
          <w:i/>
        </w:rPr>
        <w:t xml:space="preserve">Gallus gallus</w:t>
      </w:r>
      <w:r>
        <w:t xml:space="preserve">），另一种观点则</w:t>
      </w:r>
      <w:del w:id="90020" w:author="Kiro" w:date="2026-10-11T00:00:00Z">
        <w:r>
          <w:delText xml:space="preserve">考虑</w:delText>
        </w:r>
      </w:del>
      <w:ins w:id="90021" w:author="Kiro" w:date="2026-10-11T00:00:00Z">
        <w:r>
          <w:t xml:space="preserve">认为</w:t>
        </w:r>
      </w:ins>
      <w:r>
        <w:t xml:space="preserve">多个原鸡物种</w:t>
      </w:r>
      <w:del w:id="90018" w:author="Kiro" w:date="2026-10-11T00:00:00Z">
        <w:r>
          <w:delText xml:space="preserve">的</w:delText>
        </w:r>
      </w:del>
      <w:ins w:id="90019" w:author="Kiro" w:date="2026-10-11T00:00:00Z">
        <w:r>
          <w:t xml:space="preserve">都有</w:t>
        </w:r>
      </w:ins>
      <w:r>
        <w:t xml:space="preserve">贡献</w:t>
      </w:r>
      <w:r>
        <w:rPr>
          <w:vertAlign w:val="superscript"/>
        </w:rPr>
        <w:t xml:space="preserve">[1,2]</w:t>
      </w:r>
      <w:r>
        <w:t xml:space="preserve">。线粒体证据最初支持单一起源</w:t>
      </w:r>
      <w:del w:id="90016" w:author="Kiro" w:date="2026-10-11T00:00:00Z">
        <w:r>
          <w:delText xml:space="preserve">。</w:delText>
        </w:r>
      </w:del>
      <w:ins w:id="90017" w:author="Kiro" w:date="2026-10-11T00:00:00Z">
        <w:r>
          <w:t xml:space="preserve">：</w:t>
        </w:r>
      </w:ins>
      <w:r>
        <w:t xml:space="preserve">控制区的限制性片段长度多态性（RFLP）和部分序列显示，家鸡与泰国</w:t>
      </w:r>
      <w:r>
        <w:rPr>
          <w:i/>
        </w:rPr>
        <w:t xml:space="preserve">G. g. gallus</w:t>
      </w:r>
      <w:r>
        <w:t xml:space="preserve">差异很小，研究</w:t>
      </w:r>
      <w:ins w:id="90015" w:author="Kiro" w:date="2026-10-11T00:00:00Z">
        <w:r>
          <w:t xml:space="preserve">者</w:t>
        </w:r>
      </w:ins>
      <w:r>
        <w:t xml:space="preserve">据此提出家鸡源于该亚种分布区内的一次驯化</w:t>
      </w:r>
      <w:r>
        <w:rPr>
          <w:vertAlign w:val="superscript"/>
        </w:rPr>
        <w:t xml:space="preserve">[3]</w:t>
      </w:r>
      <w:r>
        <w:t xml:space="preserve">。覆盖原鸡属4个物种和红原鸡3个亚种的比较进一步显示，家鸡与大陆</w:t>
      </w:r>
      <w:ins w:id="90014" w:author="Kiro" w:date="2026-10-11T00:00:00Z">
        <w:r>
          <w:t xml:space="preserve">的</w:t>
        </w:r>
      </w:ins>
      <w:r>
        <w:rPr>
          <w:i/>
        </w:rPr>
        <w:t xml:space="preserve">G. g. gallus</w:t>
      </w:r>
      <w:r>
        <w:t xml:space="preserve">、</w:t>
      </w:r>
      <w:r>
        <w:rPr>
          <w:i/>
        </w:rPr>
        <w:t xml:space="preserve">G. g. spadiceus</w:t>
      </w:r>
      <w:r>
        <w:t xml:space="preserve">聚为一簇，</w:t>
      </w:r>
      <w:r>
        <w:rPr>
          <w:i/>
        </w:rPr>
        <w:t xml:space="preserve">G. g. bankiva</w:t>
      </w:r>
      <w:r>
        <w:t xml:space="preserve">则自成一支</w:t>
      </w:r>
      <w:r>
        <w:rPr>
          <w:vertAlign w:val="superscript"/>
        </w:rPr>
        <w:t xml:space="preserve">[4]</w:t>
      </w:r>
      <w:r>
        <w:t xml:space="preserve">。这一阶段确立了家鸡与大陆红原鸡的母系联系</w:t>
      </w:r>
      <w:del w:id="90012" w:author="Kiro" w:date="2026-10-11T00:00:00Z">
        <w:r>
          <w:delText xml:space="preserve">。但是，这些研究所用的</w:delText>
        </w:r>
      </w:del>
      <w:ins w:id="90013" w:author="Kiro" w:date="2026-10-11T00:00:00Z">
        <w:r>
          <w:t xml:space="preserve">，但所用</w:t>
        </w:r>
      </w:ins>
      <w:r>
        <w:t xml:space="preserve">序列未能清楚区分</w:t>
      </w:r>
      <w:r>
        <w:rPr>
          <w:i/>
        </w:rPr>
        <w:t xml:space="preserve">G. g. gallus</w:t>
      </w:r>
      <w:r>
        <w:t xml:space="preserve">与</w:t>
      </w:r>
      <w:r>
        <w:rPr>
          <w:i/>
        </w:rPr>
        <w:t xml:space="preserve">G. g. spadiceus</w:t>
      </w:r>
      <w:r>
        <w:t xml:space="preserve">，野生参照也未覆盖红原鸡的全部亚种。</w:t>
      </w:r>
    </w:p>
    <w:p>
      <w:pPr>
        <w:jc w:val="both"/>
      </w:pPr>
      <w:r>
        <w:t xml:space="preserve">扩大取样后，单一起源的结论受到挑战。834只欧亚家鸡和66只红原鸡的控制区序列可分为A～I共9个母系单倍群，其中7个同时见于家鸡和红原鸡。这些单倍群</w:t>
      </w:r>
      <w:del w:id="90027" w:author="Kiro" w:date="2026-10-11T00:00:00Z">
        <w:r>
          <w:delText xml:space="preserve">的分布有</w:delText>
        </w:r>
      </w:del>
      <w:ins w:id="90028" w:author="Kiro" w:date="2026-10-11T00:00:00Z">
        <w:r>
          <w:t xml:space="preserve">呈现</w:t>
        </w:r>
      </w:ins>
      <w:r>
        <w:t xml:space="preserve">明显的地域差异：A、B、E广布欧亚，C主要见于日本和中国东南部，F、G几乎只见于云南。</w:t>
      </w:r>
      <w:ins w:id="90026" w:author="Kiro" w:date="2026-10-11T00:00:00Z">
        <w:r>
          <w:t xml:space="preserve">研究者</w:t>
        </w:r>
      </w:ins>
      <w:r>
        <w:t xml:space="preserve">依据这些地域差异、地区特有单倍型和群体扩张信号，</w:t>
      </w:r>
      <w:del w:id="90025" w:author="Kiro" w:date="2026-10-11T00:00:00Z">
        <w:r>
          <w:delText xml:space="preserve">研究者</w:delText>
        </w:r>
      </w:del>
      <w:r>
        <w:t xml:space="preserve">提出家鸡在南亚和东南亚多地起源</w:t>
      </w:r>
      <w:r>
        <w:rPr>
          <w:vertAlign w:val="superscript"/>
        </w:rPr>
        <w:t>[5]</w:t>
      </w:r>
      <w:r>
        <w:t xml:space="preserve">。此后，争论集中</w:t>
      </w:r>
      <w:del w:id="90023" w:author="Kiro" w:date="2026-10-11T00:00:00Z">
        <w:r>
          <w:delText xml:space="preserve">在</w:delText>
        </w:r>
      </w:del>
      <w:ins w:id="90024" w:author="Kiro" w:date="2026-10-11T00:00:00Z">
        <w:r>
          <w:t xml:space="preserve">于</w:t>
        </w:r>
      </w:ins>
      <w:r>
        <w:t xml:space="preserve">一个问题</w:t>
      </w:r>
      <w:del w:id="90022" w:author="Kiro" w:date="2026-10-11T00:00:00Z">
        <w:r>
          <w:delText xml:space="preserve">上</w:delText>
        </w:r>
      </w:del>
      <w:r>
        <w:t xml:space="preserve">：具有地域差异的母系单倍群，是否意味着各地分别驯化了红原鸡。</w:t>
      </w:r>
    </w:p>
    <w:p>
      <w:pPr>
        <w:jc w:val="both"/>
      </w:pPr>
      <w:r>
        <w:t xml:space="preserve">完整线粒体基因组提高了单倍群归类的精度，也为</w:t>
      </w:r>
      <w:r>
        <w:t xml:space="preserve">家鸡与红原鸡共享单倍群的成因</w:t>
      </w:r>
      <w:r>
        <w:t xml:space="preserve">提供了驯化以外的解释。控制区片段的信息量有限，部分位点的反复突变</w:t>
      </w:r>
      <w:del w:id="90043" w:author="Kiro" w:date="2026-10-11T00:00:00Z">
        <w:r>
          <w:delText xml:space="preserve">也</w:delText>
        </w:r>
      </w:del>
      <w:ins w:id="90044" w:author="Kiro" w:date="2026-10-11T00:00:00Z">
        <w:r>
          <w:t xml:space="preserve">还</w:t>
        </w:r>
      </w:ins>
      <w:r>
        <w:t xml:space="preserve">会干扰归类。整合4732份家鸡和206份红原鸡的控制区序列以及61份完整线粒体基因组后，A～G等主要单倍群得到确认，部分仅凭控制区作出的归类得到修正</w:t>
      </w:r>
      <w:del w:id="90041" w:author="Kiro" w:date="2026-10-11T00:00:00Z">
        <w:r>
          <w:delText xml:space="preserve">。</w:delText>
        </w:r>
      </w:del>
      <w:ins w:id="90042" w:author="Kiro" w:date="2026-10-11T00:00:00Z">
        <w:r>
          <w:t xml:space="preserve">；</w:t>
        </w:r>
      </w:ins>
      <w:r>
        <w:t xml:space="preserve">该研究对H、I单倍群的定义</w:t>
      </w:r>
      <w:ins w:id="90040" w:author="Kiro" w:date="2026-10-11T00:00:00Z">
        <w:r>
          <w:t xml:space="preserve">也</w:t>
        </w:r>
      </w:ins>
      <w:r>
        <w:t xml:space="preserve">与早期控制区研究不同</w:t>
      </w:r>
      <w:r>
        <w:rPr>
          <w:vertAlign w:val="superscript"/>
        </w:rPr>
        <w:t xml:space="preserve">[6]</w:t>
      </w:r>
      <w:r>
        <w:t xml:space="preserve">。地域集中的单倍群</w:t>
      </w:r>
      <w:del w:id="90038" w:author="Kiro" w:date="2026-10-11T00:00:00Z">
        <w:r>
          <w:delText xml:space="preserve">仍</w:delText>
        </w:r>
      </w:del>
      <w:ins w:id="90039" w:author="Kiro" w:date="2026-10-11T00:00:00Z">
        <w:r>
          <w:t xml:space="preserve">依</w:t>
        </w:r>
      </w:ins>
      <w:r>
        <w:t xml:space="preserve">然存在：E2、E3主要见于南亚，H见于中国西南及部分冲绳斗鸡</w:t>
      </w:r>
      <w:del w:id="90036" w:author="Kiro" w:date="2026-10-11T00:00:00Z">
        <w:r>
          <w:delText xml:space="preserve">。</w:delText>
        </w:r>
      </w:del>
      <w:ins w:id="90037" w:author="Kiro" w:date="2026-10-11T00:00:00Z">
        <w:r>
          <w:t xml:space="preserve">，</w:t>
        </w:r>
      </w:ins>
      <w:r>
        <w:t xml:space="preserve">研究者据此提出</w:t>
      </w:r>
      <w:del w:id="90035" w:author="Kiro" w:date="2026-10-11T00:00:00Z">
        <w:r>
          <w:delText xml:space="preserve">，</w:delText>
        </w:r>
      </w:del>
      <w:r>
        <w:t xml:space="preserve">这些地区发生过局部独立驯化。</w:t>
      </w:r>
      <w:del w:id="90033" w:author="Kiro" w:date="2026-10-11T00:00:00Z">
        <w:r>
          <w:delText xml:space="preserve">同一研究还提出，</w:delText>
        </w:r>
      </w:del>
      <w:ins w:id="90034" w:author="Kiro" w:date="2026-10-11T00:00:00Z">
        <w:r>
          <w:t xml:space="preserve">对于</w:t>
        </w:r>
      </w:ins>
      <w:r>
        <w:t xml:space="preserve">家鸡与红原鸡共享的常见单倍群，</w:t>
      </w:r>
      <w:del w:id="90031" w:author="Kiro" w:date="2026-10-11T00:00:00Z">
        <w:r>
          <w:delText xml:space="preserve">既可由</w:delText>
        </w:r>
      </w:del>
      <w:ins w:id="90032" w:author="Kiro" w:date="2026-10-11T00:00:00Z">
        <w:r>
          <w:t xml:space="preserve">同一研究认为既可用</w:t>
        </w:r>
      </w:ins>
      <w:r>
        <w:t xml:space="preserve">驯化前母系变异的保留来解释，也可</w:t>
      </w:r>
      <w:del w:id="90029" w:author="Kiro" w:date="2026-10-11T00:00:00Z">
        <w:r>
          <w:delText xml:space="preserve">由</w:delText>
        </w:r>
      </w:del>
      <w:ins w:id="90030" w:author="Kiro" w:date="2026-10-11T00:00:00Z">
        <w:r>
          <w:t xml:space="preserve">用</w:t>
        </w:r>
      </w:ins>
      <w:r>
        <w:t xml:space="preserve">驯化后的杂交来解释</w:t>
      </w:r>
      <w:r>
        <w:rPr>
          <w:vertAlign w:val="superscript"/>
        </w:rPr>
        <w:t xml:space="preserve">[6]</w:t>
      </w:r>
      <w:r>
        <w:t xml:space="preserve">。</w:t>
      </w:r>
    </w:p>
    <w:p>
      <w:pPr>
        <w:jc w:val="both"/>
      </w:pPr>
      <w:r>
        <w:t xml:space="preserve">印度</w:t>
      </w:r>
      <w:del w:id="90058" w:author="Kiro" w:date="2026-10-11T00:00:00Z">
        <w:r>
          <w:delText xml:space="preserve">的</w:delText>
        </w:r>
      </w:del>
      <w:r>
        <w:t xml:space="preserve">独立驯化</w:t>
      </w:r>
      <w:ins w:id="90057" w:author="Kiro" w:date="2026-10-11T00:00:00Z">
        <w:r>
          <w:t xml:space="preserve">的</w:t>
        </w:r>
      </w:ins>
      <w:r>
        <w:t xml:space="preserve">主张同样主要依据母系资料。控制区序列比较显示，印度家鸡与不同的红原鸡群体共享单倍型</w:t>
      </w:r>
      <w:r>
        <w:rPr>
          <w:vertAlign w:val="superscript"/>
        </w:rPr>
        <w:t xml:space="preserve">[7]</w:t>
      </w:r>
      <w:r>
        <w:t xml:space="preserve">。另一项研究比较了印度6个地方品种和圈养红原鸡的完整线粒体序列，发现印度红原鸡与家鸡在系统树上分开</w:t>
      </w:r>
      <w:del w:id="90055" w:author="Kiro" w:date="2026-10-11T00:00:00Z">
        <w:r>
          <w:delText xml:space="preserve">；作者结合只</w:delText>
        </w:r>
      </w:del>
      <w:ins w:id="90056" w:author="Kiro" w:date="2026-10-11T00:00:00Z">
        <w:r>
          <w:t xml:space="preserve">，并结合仅</w:t>
        </w:r>
      </w:ins>
      <w:r>
        <w:t xml:space="preserve">含印度样本的分组</w:t>
      </w:r>
      <w:del w:id="90054" w:author="Kiro" w:date="2026-10-11T00:00:00Z">
        <w:r>
          <w:delText xml:space="preserve">，</w:delText>
        </w:r>
      </w:del>
      <w:r>
        <w:t xml:space="preserve">提出了独立驯化的解释</w:t>
      </w:r>
      <w:r>
        <w:rPr>
          <w:vertAlign w:val="superscript"/>
        </w:rPr>
        <w:t xml:space="preserve">[8]</w:t>
      </w:r>
      <w:r>
        <w:t xml:space="preserve">。不过，该研究</w:t>
      </w:r>
      <w:del w:id="90053" w:author="Kiro" w:date="2026-10-11T00:00:00Z">
        <w:r>
          <w:delText xml:space="preserve">的</w:delText>
        </w:r>
      </w:del>
      <w:r>
        <w:t xml:space="preserve">每组样本</w:t>
      </w:r>
      <w:del w:id="90051" w:author="Kiro" w:date="2026-10-11T00:00:00Z">
        <w:r>
          <w:delText xml:space="preserve">都是</w:delText>
        </w:r>
      </w:del>
      <w:ins w:id="90052" w:author="Kiro" w:date="2026-10-11T00:00:00Z">
        <w:r>
          <w:t xml:space="preserve">均为</w:t>
        </w:r>
      </w:ins>
      <w:r>
        <w:t xml:space="preserve">5只个体的混合样本，</w:t>
      </w:r>
      <w:del w:id="90050" w:author="Kiro" w:date="2026-10-11T00:00:00Z">
        <w:r>
          <w:delText xml:space="preserve">也</w:delText>
        </w:r>
      </w:del>
      <w:r>
        <w:t xml:space="preserve">没有比较“独立驯化”与“家鸡传入后杂交”这两种情景</w:t>
      </w:r>
      <w:del w:id="90048" w:author="Kiro" w:date="2026-10-11T00:00:00Z">
        <w:r>
          <w:delText xml:space="preserve">；</w:delText>
        </w:r>
      </w:del>
      <w:ins w:id="90049" w:author="Kiro" w:date="2026-10-11T00:00:00Z">
        <w:r>
          <w:t xml:space="preserve">，</w:t>
        </w:r>
      </w:ins>
      <w:r>
        <w:t xml:space="preserve">其系统树上的A～F分组</w:t>
      </w:r>
      <w:del w:id="90047" w:author="Kiro" w:date="2026-10-11T00:00:00Z">
        <w:r>
          <w:delText xml:space="preserve">，</w:delText>
        </w:r>
      </w:del>
      <w:r>
        <w:t xml:space="preserve">也未与常用的母系单倍群体系</w:t>
      </w:r>
      <w:del w:id="90045" w:author="Kiro" w:date="2026-10-11T00:00:00Z">
        <w:r>
          <w:delText xml:space="preserve">对应起来</w:delText>
        </w:r>
      </w:del>
      <w:ins w:id="90046" w:author="Kiro" w:date="2026-10-11T00:00:00Z">
        <w:r>
          <w:t xml:space="preserve">相对应</w:t>
        </w:r>
      </w:ins>
      <w:r>
        <w:rPr>
          <w:vertAlign w:val="superscript"/>
        </w:rPr>
        <w:t xml:space="preserve">[8]</w:t>
      </w:r>
      <w:r>
        <w:t xml:space="preserve">。</w:t>
      </w:r>
    </w:p>
    <w:p>
      <w:pPr>
        <w:jc w:val="both"/>
      </w:pPr>
      <w:r>
        <w:t xml:space="preserve">后续研究</w:t>
      </w:r>
      <w:del w:id="90072" w:author="Kiro" w:date="2026-10-11T00:00:00Z">
        <w:r>
          <w:delText xml:space="preserve">显示</w:delText>
        </w:r>
      </w:del>
      <w:ins w:id="90073" w:author="Kiro" w:date="2026-10-11T00:00:00Z">
        <w:r>
          <w:t xml:space="preserve">表明</w:t>
        </w:r>
      </w:ins>
      <w:r>
        <w:t xml:space="preserve">，驯化后的育种和传播也会</w:t>
      </w:r>
      <w:del w:id="90070" w:author="Kiro" w:date="2026-10-11T00:00:00Z">
        <w:r>
          <w:delText xml:space="preserve">影响</w:delText>
        </w:r>
      </w:del>
      <w:ins w:id="90071" w:author="Kiro" w:date="2026-10-11T00:00:00Z">
        <w:r>
          <w:t xml:space="preserve">改变</w:t>
        </w:r>
      </w:ins>
      <w:r>
        <w:t xml:space="preserve">母系分布。C1亚单倍群和A单倍群在黄淮流域多样性较高，并在东亚斗鸡中富集，其较晚的扩张可能与斗鸡的育种和传播有关</w:t>
      </w:r>
      <w:r>
        <w:rPr>
          <w:vertAlign w:val="superscript"/>
        </w:rPr>
        <w:t xml:space="preserve">[9]</w:t>
      </w:r>
      <w:r>
        <w:t xml:space="preserve">。</w:t>
      </w:r>
      <w:del w:id="90069" w:author="Kiro" w:date="2026-10-11T00:00:00Z">
        <w:r>
          <w:delText xml:space="preserve">在</w:delText>
        </w:r>
      </w:del>
      <w:r>
        <w:t xml:space="preserve">完整序列比较中，一只日本德地地鸡的D单倍群序列归入D2亚单倍群，而东南亚岛屿和太平洋样本的D单倍群序列归入D1亚单倍群</w:t>
      </w:r>
      <w:del w:id="90067" w:author="Kiro" w:date="2026-10-11T00:00:00Z">
        <w:r>
          <w:delText xml:space="preserve">。</w:delText>
        </w:r>
      </w:del>
      <w:ins w:id="90068" w:author="Kiro" w:date="2026-10-11T00:00:00Z">
        <w:r>
          <w:t xml:space="preserve">；</w:t>
        </w:r>
      </w:ins>
      <w:r>
        <w:t xml:space="preserve">研究者</w:t>
      </w:r>
      <w:del w:id="90065" w:author="Kiro" w:date="2026-10-11T00:00:00Z">
        <w:r>
          <w:delText xml:space="preserve">由</w:delText>
        </w:r>
      </w:del>
      <w:ins w:id="90066" w:author="Kiro" w:date="2026-10-11T00:00:00Z">
        <w:r>
          <w:t xml:space="preserve">据</w:t>
        </w:r>
      </w:ins>
      <w:r>
        <w:t xml:space="preserve">此把日本</w:t>
      </w:r>
      <w:ins w:id="90064" w:author="Kiro" w:date="2026-10-11T00:00:00Z">
        <w:r>
          <w:t xml:space="preserve">的</w:t>
        </w:r>
      </w:ins>
      <w:r>
        <w:t xml:space="preserve">这一母系联系到中国北方及邻近地区</w:t>
      </w:r>
      <w:del w:id="90062" w:author="Kiro" w:date="2026-10-11T00:00:00Z">
        <w:r>
          <w:delText xml:space="preserve">；不过，</w:delText>
        </w:r>
      </w:del>
      <w:ins w:id="90063" w:author="Kiro" w:date="2026-10-11T00:00:00Z">
        <w:r>
          <w:t xml:space="preserve">，但</w:t>
        </w:r>
      </w:ins>
      <w:r>
        <w:t xml:space="preserve">该研究</w:t>
      </w:r>
      <w:del w:id="90061" w:author="Kiro" w:date="2026-10-11T00:00:00Z">
        <w:r>
          <w:delText xml:space="preserve">中</w:delText>
        </w:r>
      </w:del>
      <w:r>
        <w:t xml:space="preserve">的D2样本</w:t>
      </w:r>
      <w:del w:id="90059" w:author="Kiro" w:date="2026-10-11T00:00:00Z">
        <w:r>
          <w:delText xml:space="preserve">只</w:delText>
        </w:r>
      </w:del>
      <w:ins w:id="90060" w:author="Kiro" w:date="2026-10-11T00:00:00Z">
        <w:r>
          <w:t xml:space="preserve">仅</w:t>
        </w:r>
      </w:ins>
      <w:r>
        <w:t xml:space="preserve">有日本和新疆各1只</w:t>
      </w:r>
      <w:r>
        <w:rPr>
          <w:vertAlign w:val="superscript"/>
        </w:rPr>
        <w:t xml:space="preserve">[10]</w:t>
      </w:r>
      <w:r>
        <w:t xml:space="preserve">。</w:t>
      </w:r>
    </w:p>
    <w:p>
      <w:pPr>
        <w:jc w:val="both"/>
      </w:pPr>
      <w:r>
        <w:t xml:space="preserve">线粒体资料确立了家鸡与红原鸡的主要母系联系。祖先母系变异的保留和驯化后的杂交</w:t>
      </w:r>
      <w:del w:id="90079" w:author="Kiro" w:date="2026-10-11T00:00:00Z">
        <w:r>
          <w:delText xml:space="preserve">，</w:delText>
        </w:r>
      </w:del>
      <w:r>
        <w:t xml:space="preserve">都可能影响家鸡的母系多样性</w:t>
      </w:r>
      <w:r>
        <w:rPr>
          <w:vertAlign w:val="superscript"/>
        </w:rPr>
        <w:t xml:space="preserve">[6]</w:t>
      </w:r>
      <w:r>
        <w:t xml:space="preserve">；在动物中，选择和性别偏向的基因交流</w:t>
      </w:r>
      <w:r>
        <w:t xml:space="preserve">还</w:t>
      </w:r>
      <w:del w:id="90077" w:author="Kiro" w:date="2026-10-11T00:00:00Z">
        <w:r>
          <w:delText xml:space="preserve">可使母系亲缘关</w:delText>
        </w:r>
      </w:del>
      <w:ins w:id="90078" w:author="Kiro" w:date="2026-10-11T00:00:00Z">
        <w:r>
          <w:t xml:space="preserve">会造成母</w:t>
        </w:r>
      </w:ins>
      <w:r>
        <w:t xml:space="preserve">系与核基因组亲缘关系不一致</w:t>
      </w:r>
      <w:r>
        <w:rPr>
          <w:vertAlign w:val="superscript"/>
        </w:rPr>
        <w:t xml:space="preserve">[11,12]</w:t>
      </w:r>
      <w:r>
        <w:t xml:space="preserve">。因此，</w:t>
      </w:r>
      <w:ins w:id="90076" w:author="Kiro" w:date="2026-10-11T00:00:00Z">
        <w:r>
          <w:t xml:space="preserve">仅凭</w:t>
        </w:r>
      </w:ins>
      <w:r>
        <w:t xml:space="preserve">母系单倍群的地理分布</w:t>
      </w:r>
      <w:del w:id="90074" w:author="Kiro" w:date="2026-10-11T00:00:00Z">
        <w:r>
          <w:delText xml:space="preserve">本身</w:delText>
        </w:r>
      </w:del>
      <w:ins w:id="90075" w:author="Kiro" w:date="2026-10-11T00:00:00Z">
        <w:r>
          <w:t xml:space="preserve">，</w:t>
        </w:r>
      </w:ins>
      <w:r>
        <w:t xml:space="preserve">不足以判断驯化的次数和地点。</w:t>
      </w:r>
    </w:p>
    <w:p>
      <w:pPr>
        <w:pStyle w:val="Heading2"/>
      </w:pPr>
      <w:r>
        <w:t xml:space="preserve">3.2 核遗传证据与主要祖先群体</w:t>
      </w:r>
    </w:p>
    <w:p>
      <w:pPr>
        <w:jc w:val="both"/>
      </w:pPr>
      <w:r>
        <w:t xml:space="preserve">核DNA由父母双方传递</w:t>
      </w:r>
      <w:del w:id="90102" w:author="Kiro" w:date="2026-10-11T00:00:00Z">
        <w:r>
          <w:delText xml:space="preserve">。</w:delText>
        </w:r>
      </w:del>
      <w:ins w:id="90103" w:author="Kiro" w:date="2026-10-11T00:00:00Z">
        <w:r>
          <w:t xml:space="preserve">，</w:t>
        </w:r>
      </w:ins>
      <w:r>
        <w:t xml:space="preserve">跨群体比较和群体历史分析可以区分祖先变异的保留与后期基因交流，从而补充</w:t>
      </w:r>
      <w:del w:id="90100" w:author="Kiro" w:date="2026-10-11T00:00:00Z">
        <w:r>
          <w:delText xml:space="preserve">对母系来源的判断</w:delText>
        </w:r>
      </w:del>
      <w:ins w:id="90101" w:author="Kiro" w:date="2026-10-11T00:00:00Z">
        <w:r>
          <w:t xml:space="preserve">母系证据</w:t>
        </w:r>
      </w:ins>
      <w:r>
        <w:t xml:space="preserve">。基于少数亚种和区域样本的比较，得到的亲缘结果并不一致。微卫星分析显示，中国地方鸡与中国</w:t>
      </w:r>
      <w:r>
        <w:rPr>
          <w:i/>
        </w:rPr>
        <w:t xml:space="preserve">G. g. spadiceus</w:t>
      </w:r>
      <w:r>
        <w:t xml:space="preserve">的亲缘关系</w:t>
      </w:r>
      <w:del w:id="90099" w:author="Kiro" w:date="2026-10-11T00:00:00Z">
        <w:r>
          <w:delText xml:space="preserve">，</w:delText>
        </w:r>
      </w:del>
      <w:r>
        <w:t xml:space="preserve">比与泰国</w:t>
      </w:r>
      <w:r>
        <w:rPr>
          <w:i/>
        </w:rPr>
        <w:t xml:space="preserve">G. g. gallus</w:t>
      </w:r>
      <w:r>
        <w:t xml:space="preserve">更近</w:t>
      </w:r>
      <w:r>
        <w:rPr>
          <w:vertAlign w:val="superscript"/>
        </w:rPr>
        <w:t xml:space="preserve">[13]</w:t>
      </w:r>
      <w:r>
        <w:t xml:space="preserve">。另一项研究在泰国11个保护中心采集了12个红原鸡群体（298只，含</w:t>
      </w:r>
      <w:r>
        <w:rPr>
          <w:i/>
        </w:rPr>
        <w:t xml:space="preserve">G. g. gallus</w:t>
      </w:r>
      <w:r>
        <w:t xml:space="preserve">和</w:t>
      </w:r>
      <w:r>
        <w:rPr>
          <w:i/>
        </w:rPr>
        <w:t xml:space="preserve">G. g. spadiceus</w:t>
      </w:r>
      <w:r>
        <w:t xml:space="preserve">），并与10个泰国地方鸡品种（138只）</w:t>
      </w:r>
      <w:del w:id="90097" w:author="Kiro" w:date="2026-10-11T00:00:00Z">
        <w:r>
          <w:delText xml:space="preserve">作</w:delText>
        </w:r>
      </w:del>
      <w:ins w:id="90098" w:author="Kiro" w:date="2026-10-11T00:00:00Z">
        <w:r>
          <w:t xml:space="preserve">进行了</w:t>
        </w:r>
      </w:ins>
      <w:r>
        <w:t xml:space="preserve">线粒体D-loop序列和28个微卫星标记的</w:t>
      </w:r>
      <w:r>
        <w:t xml:space="preserve">比较。结果未能清楚区分两个红原鸡亚种，家鸡与</w:t>
      </w:r>
      <w:r>
        <w:rPr>
          <w:i/>
        </w:rPr>
        <w:t xml:space="preserve">G. g. spadiceus</w:t>
      </w:r>
      <w:r>
        <w:t xml:space="preserve">的亲缘关系也不比与</w:t>
      </w:r>
      <w:r>
        <w:rPr>
          <w:i/>
        </w:rPr>
        <w:t xml:space="preserve">G. g. gallus</w:t>
      </w:r>
      <w:r>
        <w:t xml:space="preserve">更近</w:t>
      </w:r>
      <w:r>
        <w:t xml:space="preserve">（与全基因组研究结果的差异见下段）</w:t>
      </w:r>
      <w:r>
        <w:t xml:space="preserve">。这些红原鸡群体的遗传多样性较高</w:t>
      </w:r>
      <w:del w:id="90095" w:author="Kiro" w:date="2026-10-11T00:00:00Z">
        <w:r>
          <w:delText xml:space="preserve">；</w:delText>
        </w:r>
      </w:del>
      <w:ins w:id="90096" w:author="Kiro" w:date="2026-10-11T00:00:00Z">
        <w:r>
          <w:t xml:space="preserve">，</w:t>
        </w:r>
      </w:ins>
      <w:r>
        <w:t xml:space="preserve">作者结合红原鸡</w:t>
      </w:r>
      <w:del w:id="90094" w:author="Kiro" w:date="2026-10-11T00:00:00Z">
        <w:r>
          <w:delText xml:space="preserve">中</w:delText>
        </w:r>
      </w:del>
      <w:r>
        <w:t xml:space="preserve">特有的母系变异，推测驯化只涉及红原鸡的部分基因库。</w:t>
      </w:r>
      <w:r>
        <w:t xml:space="preserve">亚洲其他地区所见的部分稀有线粒体单倍群未</w:t>
      </w:r>
      <w:ins w:id="90093" w:author="Kiro" w:date="2026-10-11T00:00:00Z">
        <w:r>
          <w:t xml:space="preserve">出现</w:t>
        </w:r>
      </w:ins>
      <w:r>
        <w:t xml:space="preserve">在这些泰国样本中</w:t>
      </w:r>
      <w:del w:id="90092" w:author="Kiro" w:date="2026-10-11T00:00:00Z">
        <w:r>
          <w:delText xml:space="preserve">出现</w:delText>
        </w:r>
      </w:del>
      <w:r>
        <w:t xml:space="preserve">；作者认为，</w:t>
      </w:r>
      <w:del w:id="90090" w:author="Kiro" w:date="2026-10-11T00:00:00Z">
        <w:r>
          <w:delText xml:space="preserve">如果</w:delText>
        </w:r>
      </w:del>
      <w:ins w:id="90091" w:author="Kiro" w:date="2026-10-11T00:00:00Z">
        <w:r>
          <w:t xml:space="preserve">若</w:t>
        </w:r>
      </w:ins>
      <w:r>
        <w:t xml:space="preserve">这些单倍群确为其他地区所特有，而非因抽样偶然缺失，则意味着东南亚多地独立驯化</w:t>
      </w:r>
      <w:r>
        <w:rPr>
          <w:vertAlign w:val="superscript"/>
        </w:rPr>
        <w:t xml:space="preserve">[14]</w:t>
      </w:r>
      <w:r>
        <w:t xml:space="preserve">。</w:t>
      </w:r>
      <w:ins w:id="90089" w:author="Kiro" w:date="2026-10-11T00:00:00Z">
        <w:r>
          <w:t xml:space="preserve">基于</w:t>
        </w:r>
      </w:ins>
      <w:r>
        <w:t xml:space="preserve">25个核基因座</w:t>
      </w:r>
      <w:del w:id="90088" w:author="Kiro" w:date="2026-10-11T00:00:00Z">
        <w:r>
          <w:delText xml:space="preserve">的</w:delText>
        </w:r>
      </w:del>
      <w:r>
        <w:t xml:space="preserve">30个内含子序列</w:t>
      </w:r>
      <w:ins w:id="90087" w:author="Kiro" w:date="2026-10-11T00:00:00Z">
        <w:r>
          <w:t xml:space="preserve">的</w:t>
        </w:r>
      </w:ins>
      <w:r>
        <w:t xml:space="preserve">分析，</w:t>
      </w:r>
      <w:del w:id="90085" w:author="Kiro" w:date="2026-10-11T00:00:00Z">
        <w:r>
          <w:delText xml:space="preserve">将</w:delText>
        </w:r>
      </w:del>
      <w:ins w:id="90086" w:author="Kiro" w:date="2026-10-11T00:00:00Z">
        <w:r>
          <w:t xml:space="preserve">把</w:t>
        </w:r>
      </w:ins>
      <w:r>
        <w:t xml:space="preserve">家鸡与红原鸡共享的单倍型</w:t>
      </w:r>
      <w:del w:id="90083" w:author="Kiro" w:date="2026-10-11T00:00:00Z">
        <w:r>
          <w:delText xml:space="preserve">解释为</w:delText>
        </w:r>
      </w:del>
      <w:ins w:id="90084" w:author="Kiro" w:date="2026-10-11T00:00:00Z">
        <w:r>
          <w:t xml:space="preserve">归因于</w:t>
        </w:r>
      </w:ins>
      <w:r>
        <w:t xml:space="preserve">祖先多态保留和后期渗入</w:t>
      </w:r>
      <w:ins w:id="90082" w:author="Kiro" w:date="2026-10-11T00:00:00Z">
        <w:r>
          <w:t xml:space="preserve">的</w:t>
        </w:r>
      </w:ins>
      <w:r>
        <w:t xml:space="preserve">共同作用</w:t>
      </w:r>
      <w:del w:id="90080" w:author="Kiro" w:date="2026-10-11T00:00:00Z">
        <w:r>
          <w:delText xml:space="preserve">的结果；</w:delText>
        </w:r>
      </w:del>
      <w:ins w:id="90081" w:author="Kiro" w:date="2026-10-11T00:00:00Z">
        <w:r>
          <w:t xml:space="preserve">，</w:t>
        </w:r>
      </w:ins>
      <w:r>
        <w:t xml:space="preserve">模型估计两者于58,000±16,000年前分化，远早于考古记录的驯化年代</w:t>
      </w:r>
      <w:r>
        <w:rPr>
          <w:vertAlign w:val="superscript"/>
        </w:rPr>
        <w:t xml:space="preserve">[15]</w:t>
      </w:r>
      <w:r>
        <w:t xml:space="preserve">。</w:t>
      </w:r>
    </w:p>
    <w:p>
      <w:pPr>
        <w:jc w:val="both"/>
      </w:pPr>
      <w:r>
        <w:t xml:space="preserve">在覆盖原鸡属各物种的全基因组比较中，红原鸡是家鸡的主要祖先物种，其他物种</w:t>
      </w:r>
      <w:del w:id="90120" w:author="Kiro" w:date="2026-10-11T00:00:00Z">
        <w:r>
          <w:delText xml:space="preserve">的贡献</w:delText>
        </w:r>
      </w:del>
      <w:r>
        <w:t xml:space="preserve">以渗入形式</w:t>
      </w:r>
      <w:del w:id="90118" w:author="Kiro" w:date="2026-10-11T00:00:00Z">
        <w:r>
          <w:delText xml:space="preserve">存在</w:delText>
        </w:r>
      </w:del>
      <w:ins w:id="90119" w:author="Kiro" w:date="2026-10-11T00:00:00Z">
        <w:r>
          <w:t xml:space="preserve">作出贡献</w:t>
        </w:r>
      </w:ins>
      <w:r>
        <w:t xml:space="preserve">，其中家鸡与灰原鸡之间的双向渗入较为广泛（见第3.3节）</w:t>
      </w:r>
      <w:r>
        <w:rPr>
          <w:vertAlign w:val="superscript"/>
        </w:rPr>
        <w:t xml:space="preserve">[16]</w:t>
      </w:r>
      <w:r>
        <w:t xml:space="preserve">。覆盖红原鸡全部5个亚种的863个基因组</w:t>
      </w:r>
      <w:del w:id="90117" w:author="Kiro" w:date="2026-10-11T00:00:00Z">
        <w:r>
          <w:delText xml:space="preserve">，</w:delText>
        </w:r>
      </w:del>
      <w:r>
        <w:t xml:space="preserve">进一步把主要祖源定位到</w:t>
      </w:r>
      <w:r>
        <w:rPr>
          <w:i/>
        </w:rPr>
        <w:t xml:space="preserve">G. g. spadiceus</w:t>
      </w:r>
      <w:r>
        <w:t xml:space="preserve">：696只家鸡中，除2只外</w:t>
      </w:r>
      <w:del w:id="90115" w:author="Kiro" w:date="2026-10-11T00:00:00Z">
        <w:r>
          <w:delText xml:space="preserve">都</w:delText>
        </w:r>
      </w:del>
      <w:ins w:id="90116" w:author="Kiro" w:date="2026-10-11T00:00:00Z">
        <w:r>
          <w:t xml:space="preserve">均</w:t>
        </w:r>
      </w:ins>
      <w:r>
        <w:t xml:space="preserve">与部分</w:t>
      </w:r>
      <w:r>
        <w:rPr>
          <w:i/>
        </w:rPr>
        <w:t xml:space="preserve">G. g. spadiceus</w:t>
      </w:r>
      <w:r>
        <w:t xml:space="preserve">个体构成单系群；群体结构、等位基因共享和群体混合图（TreeMix）</w:t>
      </w:r>
      <w:r>
        <w:rPr>
          <w:vertAlign w:val="superscript"/>
        </w:rPr>
        <w:t xml:space="preserve">[17]</w:t>
      </w:r>
      <w:r>
        <w:t xml:space="preserve">分析也都指向</w:t>
      </w:r>
      <w:r>
        <w:rPr>
          <w:i/>
        </w:rPr>
        <w:t xml:space="preserve">G. g. spadiceus</w:t>
      </w:r>
      <w:r>
        <w:rPr>
          <w:vertAlign w:val="superscript"/>
        </w:rPr>
        <w:t xml:space="preserve">[18]</w:t>
      </w:r>
      <w:r>
        <w:t xml:space="preserve">。</w:t>
      </w:r>
      <w:r>
        <w:t xml:space="preserve">不过，该研究的</w:t>
      </w:r>
      <w:r>
        <w:rPr>
          <w:i/>
        </w:rPr>
        <w:t xml:space="preserve">G. g. gallus</w:t>
      </w:r>
      <w:r>
        <w:t xml:space="preserve">样本仅6只，且均采自印度尼西亚；</w:t>
      </w:r>
      <w:del w:id="90113" w:author="Kiro" w:date="2026-10-11T00:00:00Z">
        <w:r>
          <w:delText xml:space="preserve">泰国样本的</w:delText>
        </w:r>
      </w:del>
      <w:ins w:id="90114" w:author="Kiro" w:date="2026-10-11T00:00:00Z">
        <w:r>
          <w:t xml:space="preserve">前述泰国</w:t>
        </w:r>
      </w:ins>
      <w:r>
        <w:t xml:space="preserve">研究未能清楚区分两亚种，作者</w:t>
      </w:r>
      <w:del w:id="90111" w:author="Kiro" w:date="2026-10-11T00:00:00Z">
        <w:r>
          <w:delText xml:space="preserve">认为这与</w:delText>
        </w:r>
      </w:del>
      <w:ins w:id="90112" w:author="Kiro" w:date="2026-10-11T00:00:00Z">
        <w:r>
          <w:t xml:space="preserve">将这一差异归因于</w:t>
        </w:r>
      </w:ins>
      <w:r>
        <w:t xml:space="preserve">采样地点不同</w:t>
      </w:r>
      <w:del w:id="90110" w:author="Kiro" w:date="2026-10-11T00:00:00Z">
        <w:r>
          <w:delText xml:space="preserve">有关</w:delText>
        </w:r>
      </w:del>
      <w:r>
        <w:t xml:space="preserve">，并推测泰国两亚种之间可能存在基因流</w:t>
      </w:r>
      <w:r>
        <w:rPr>
          <w:vertAlign w:val="superscript"/>
        </w:rPr>
        <w:t xml:space="preserve">[14]</w:t>
      </w:r>
      <w:r>
        <w:t xml:space="preserve">。约一个世纪前的历史标本</w:t>
      </w:r>
      <w:del w:id="90108" w:author="Kiro" w:date="2026-10-11T00:00:00Z">
        <w:r>
          <w:delText xml:space="preserve">中</w:delText>
        </w:r>
      </w:del>
      <w:ins w:id="90109" w:author="Kiro" w:date="2026-10-11T00:00:00Z">
        <w:r>
          <w:t xml:space="preserve">显示</w:t>
        </w:r>
      </w:ins>
      <w:r>
        <w:t xml:space="preserve">，除</w:t>
      </w:r>
      <w:r>
        <w:rPr>
          <w:i/>
        </w:rPr>
        <w:t xml:space="preserve">G. g. bankiva</w:t>
      </w:r>
      <w:r>
        <w:t xml:space="preserve">单独成簇外，</w:t>
      </w:r>
      <w:ins w:id="90107" w:author="Kiro" w:date="2026-10-11T00:00:00Z">
        <w:r>
          <w:t xml:space="preserve">其余</w:t>
        </w:r>
      </w:ins>
      <w:r>
        <w:t xml:space="preserve">红原鸡</w:t>
      </w:r>
      <w:del w:id="90106" w:author="Kiro" w:date="2026-10-11T00:00:00Z">
        <w:r>
          <w:delText xml:space="preserve">其余</w:delText>
        </w:r>
      </w:del>
      <w:r>
        <w:t xml:space="preserve">亚种呈现由印度</w:t>
      </w:r>
      <w:r>
        <w:rPr>
          <w:i/>
        </w:rPr>
        <w:t xml:space="preserve">G. g. murghi</w:t>
      </w:r>
      <w:r>
        <w:t xml:space="preserve">到东南亚</w:t>
      </w:r>
      <w:r>
        <w:rPr>
          <w:i/>
        </w:rPr>
        <w:t xml:space="preserve">G. g. spadiceus</w:t>
      </w:r>
      <w:r>
        <w:t xml:space="preserve">的渐变结构，后者更接近家鸡，</w:t>
      </w:r>
      <w:ins w:id="90105" w:author="Kiro" w:date="2026-10-11T00:00:00Z">
        <w:r>
          <w:t xml:space="preserve">这</w:t>
        </w:r>
      </w:ins>
      <w:r>
        <w:t xml:space="preserve">与现生基因组</w:t>
      </w:r>
      <w:del w:id="90104" w:author="Kiro" w:date="2026-10-11T00:00:00Z">
        <w:r>
          <w:delText xml:space="preserve">得出</w:delText>
        </w:r>
      </w:del>
      <w:r>
        <w:t xml:space="preserve">的主要祖源判断一致</w:t>
      </w:r>
      <w:r>
        <w:rPr>
          <w:vertAlign w:val="superscript"/>
        </w:rPr>
        <w:t xml:space="preserve">[19]</w:t>
      </w:r>
      <w:r>
        <w:t xml:space="preserve">。</w:t>
      </w:r>
    </w:p>
    <w:p>
      <w:pPr>
        <w:jc w:val="both"/>
      </w:pPr>
      <w:r>
        <w:t xml:space="preserve">驯化以后，家鸡在传播和育种</w:t>
      </w:r>
      <w:ins w:id="90129" w:author="Kiro" w:date="2026-10-11T00:00:00Z">
        <w:r>
          <w:t xml:space="preserve">过程</w:t>
        </w:r>
      </w:ins>
      <w:r>
        <w:t xml:space="preserve">中继续吸收其他亚种的遗传成分。全基因组研究比较了印度鸡来源的两种情景：一是</w:t>
      </w:r>
      <w:r>
        <w:rPr>
          <w:i/>
        </w:rPr>
        <w:t xml:space="preserve">G. g. spadiceus</w:t>
      </w:r>
      <w:r>
        <w:t xml:space="preserve">来源的鸡群传入印度后</w:t>
      </w:r>
      <w:del w:id="90128" w:author="Kiro" w:date="2026-10-11T00:00:00Z">
        <w:r>
          <w:delText xml:space="preserve">，</w:delText>
        </w:r>
      </w:del>
      <w:r>
        <w:t xml:space="preserve">吸收了当地</w:t>
      </w:r>
      <w:r>
        <w:rPr>
          <w:i/>
        </w:rPr>
        <w:t xml:space="preserve">G. g. murghi</w:t>
      </w:r>
      <w:r>
        <w:t xml:space="preserve">的变异；二是</w:t>
      </w:r>
      <w:r>
        <w:rPr>
          <w:i/>
        </w:rPr>
        <w:t xml:space="preserve">G. g. murghi</w:t>
      </w:r>
      <w:r>
        <w:t xml:space="preserve">先被独立驯化，其后代再被外来鸡群大量替代。印度鸡与</w:t>
      </w:r>
      <w:r>
        <w:rPr>
          <w:i/>
        </w:rPr>
        <w:t xml:space="preserve">G. g. murghi</w:t>
      </w:r>
      <w:r>
        <w:t xml:space="preserve">共享的单倍型片段</w:t>
      </w:r>
      <w:del w:id="90127" w:author="Kiro" w:date="2026-10-11T00:00:00Z">
        <w:r>
          <w:delText xml:space="preserve">，</w:delText>
        </w:r>
      </w:del>
      <w:r>
        <w:t xml:space="preserve">长于与</w:t>
      </w:r>
      <w:r>
        <w:rPr>
          <w:i/>
        </w:rPr>
        <w:t xml:space="preserve">G. g. spadiceus</w:t>
      </w:r>
      <w:r>
        <w:t xml:space="preserve">共享的片段，群体历史模型也更支持第一种情景</w:t>
      </w:r>
      <w:r>
        <w:rPr>
          <w:vertAlign w:val="superscript"/>
        </w:rPr>
        <w:t xml:space="preserve">[18]</w:t>
      </w:r>
      <w:r>
        <w:t xml:space="preserve">。</w:t>
      </w:r>
      <w:del w:id="90126" w:author="Kiro" w:date="2026-10-11T00:00:00Z">
        <w:r>
          <w:delText xml:space="preserve">在</w:delText>
        </w:r>
      </w:del>
      <w:r>
        <w:t xml:space="preserve">多国商业白来航样本中</w:t>
      </w:r>
      <w:del w:id="90124" w:author="Kiro" w:date="2026-10-11T00:00:00Z">
        <w:r>
          <w:delText xml:space="preserve">，</w:delText>
        </w:r>
      </w:del>
      <w:ins w:id="90125" w:author="Kiro" w:date="2026-10-11T00:00:00Z">
        <w:r>
          <w:t xml:space="preserve">约25%的祖源来自</w:t>
        </w:r>
      </w:ins>
      <w:r>
        <w:rPr>
          <w:i/>
        </w:rPr>
        <w:t xml:space="preserve">G. g. murghi</w:t>
      </w:r>
      <w:del w:id="90123" w:author="Kiro" w:date="2026-10-11T00:00:00Z">
        <w:r>
          <w:delText xml:space="preserve">祖源约占25%</w:delText>
        </w:r>
      </w:del>
      <w:r>
        <w:t xml:space="preserve">；印度尼西亚鸡含</w:t>
      </w:r>
      <w:r>
        <w:rPr>
          <w:i/>
        </w:rPr>
        <w:t xml:space="preserve">G. g. bankiva</w:t>
      </w:r>
      <w:r>
        <w:t xml:space="preserve">和</w:t>
      </w:r>
      <w:r>
        <w:rPr>
          <w:i/>
        </w:rPr>
        <w:t xml:space="preserve">G. g. gallus</w:t>
      </w:r>
      <w:r>
        <w:t xml:space="preserve">相关祖源，中国鸡</w:t>
      </w:r>
      <w:ins w:id="90122" w:author="Kiro" w:date="2026-10-11T00:00:00Z">
        <w:r>
          <w:t xml:space="preserve">则</w:t>
        </w:r>
      </w:ins>
      <w:r>
        <w:t xml:space="preserve">含</w:t>
      </w:r>
      <w:r>
        <w:rPr>
          <w:i/>
        </w:rPr>
        <w:t xml:space="preserve">G. g. jabouillei</w:t>
      </w:r>
      <w:r>
        <w:t xml:space="preserve">相关祖源</w:t>
      </w:r>
      <w:r>
        <w:rPr>
          <w:vertAlign w:val="superscript"/>
        </w:rPr>
        <w:t xml:space="preserve">[18]</w:t>
      </w:r>
      <w:r>
        <w:t xml:space="preserve">。</w:t>
      </w:r>
      <w:ins w:id="90121" w:author="Kiro" w:date="2026-10-11T00:00:00Z">
        <w:r>
          <w:t xml:space="preserve">此外，</w:t>
        </w:r>
      </w:ins>
      <w:r>
        <w:t xml:space="preserve">家鸡向野生红原鸡、商业鸡向地方鸡的近期输入也已检出（见第7节）</w:t>
      </w:r>
      <w:r>
        <w:rPr>
          <w:vertAlign w:val="superscript"/>
        </w:rPr>
        <w:t xml:space="preserve">[20,21]</w:t>
      </w:r>
      <w:r>
        <w:t xml:space="preserve">。因此，现代鸡群的亲缘关系是主要祖源与后期交流共同作用的结果。</w:t>
      </w:r>
    </w:p>
    <w:p>
      <w:pPr>
        <w:jc w:val="both"/>
      </w:pPr>
      <w:r>
        <w:t xml:space="preserve">全基因组比较和历史标本资料</w:t>
      </w:r>
      <w:ins w:id="90138" w:author="Kiro" w:date="2026-10-11T00:00:00Z">
        <w:r>
          <w:t xml:space="preserve">都</w:t>
        </w:r>
      </w:ins>
      <w:r>
        <w:t xml:space="preserve">支持</w:t>
      </w:r>
      <w:r>
        <w:rPr>
          <w:i/>
        </w:rPr>
        <w:t xml:space="preserve">G. g. spadiceus</w:t>
      </w:r>
      <w:r>
        <w:t xml:space="preserve">相关群体</w:t>
      </w:r>
      <w:del w:id="90136" w:author="Kiro" w:date="2026-10-11T00:00:00Z">
        <w:r>
          <w:delText xml:space="preserve">为</w:delText>
        </w:r>
      </w:del>
      <w:ins w:id="90137" w:author="Kiro" w:date="2026-10-11T00:00:00Z">
        <w:r>
          <w:t xml:space="preserve">是</w:t>
        </w:r>
      </w:ins>
      <w:r>
        <w:t xml:space="preserve">家鸡的主要祖源</w:t>
      </w:r>
      <w:r>
        <w:rPr>
          <w:vertAlign w:val="superscript"/>
        </w:rPr>
        <w:t xml:space="preserve">[18,19]</w:t>
      </w:r>
      <w:r>
        <w:t xml:space="preserve">。</w:t>
      </w:r>
      <w:del w:id="90134" w:author="Kiro" w:date="2026-10-11T00:00:00Z">
        <w:r>
          <w:delText xml:space="preserve">结合</w:delText>
        </w:r>
      </w:del>
      <w:ins w:id="90135" w:author="Kiro" w:date="2026-10-11T00:00:00Z">
        <w:r>
          <w:t xml:space="preserve">考虑到</w:t>
        </w:r>
      </w:ins>
      <w:r>
        <w:t xml:space="preserve">驯化后各地亚种的遗传输入（见上段）</w:t>
      </w:r>
      <w:r>
        <w:t xml:space="preserve">，家鸡中多个具有地域差异的母系单倍群</w:t>
      </w:r>
      <w:del w:id="90133" w:author="Kiro" w:date="2026-10-11T00:00:00Z">
        <w:r>
          <w:delText xml:space="preserve">，</w:delText>
        </w:r>
      </w:del>
      <w:r>
        <w:t xml:space="preserve">与共同的主要祖源并不矛盾。</w:t>
      </w:r>
      <w:ins w:id="90132" w:author="Kiro" w:date="2026-10-11T00:00:00Z">
        <w:r>
          <w:t xml:space="preserve">至于</w:t>
        </w:r>
      </w:ins>
      <w:r>
        <w:rPr>
          <w:i/>
        </w:rPr>
        <w:t xml:space="preserve">G. g. spadiceus</w:t>
      </w:r>
      <w:r>
        <w:t xml:space="preserve">内部有多少群体参与了驯化、驯化发生在哪些地点、共发生</w:t>
      </w:r>
      <w:del w:id="90130" w:author="Kiro" w:date="2026-10-11T00:00:00Z">
        <w:r>
          <w:delText xml:space="preserve">了</w:delText>
        </w:r>
      </w:del>
      <w:ins w:id="90131" w:author="Kiro" w:date="2026-10-11T00:00:00Z">
        <w:r>
          <w:t xml:space="preserve">过</w:t>
        </w:r>
      </w:ins>
      <w:r>
        <w:t xml:space="preserve">几次，仍需结合考古记录判断（见第4节）。</w:t>
      </w:r>
    </w:p>
    <w:p>
      <w:pPr>
        <w:pStyle w:val="Heading2"/>
      </w:pPr>
      <w:r>
        <w:t xml:space="preserve">3.3 其他原鸡物种的遗传贡献</w:t>
      </w:r>
    </w:p>
    <w:p>
      <w:pPr>
        <w:jc w:val="both"/>
      </w:pPr>
      <w:r>
        <w:t xml:space="preserve">其他原鸡物种对家鸡的贡献以局部核片段为主，其中灰原鸡的贡献最为明确</w:t>
      </w:r>
      <w:del w:id="90146" w:author="Kiro" w:date="2026-10-11T00:00:00Z">
        <w:r>
          <w:delText xml:space="preserve">。</w:delText>
        </w:r>
      </w:del>
      <w:ins w:id="90147" w:author="Kiro" w:date="2026-10-11T00:00:00Z">
        <w:r>
          <w:t xml:space="preserve">，</w:t>
        </w:r>
      </w:ins>
      <w:r>
        <w:t xml:space="preserve">最清楚的实例是黄色皮肤。该性状被定位到包含</w:t>
      </w:r>
      <w:r>
        <w:rPr>
          <w:i/>
        </w:rPr>
        <w:t xml:space="preserve">BCO2</w:t>
      </w:r>
      <w:r>
        <w:t xml:space="preserve">的23.8 kb片段：黄皮家鸡的这一片段与灰原鸡（</w:t>
      </w:r>
      <w:r>
        <w:rPr>
          <w:i/>
        </w:rPr>
        <w:t xml:space="preserve">G. sonneratii</w:t>
      </w:r>
      <w:r>
        <w:t xml:space="preserve">）接近，而线粒体和</w:t>
      </w:r>
      <w:r>
        <w:t xml:space="preserve">4个位于其他染色体的</w:t>
      </w:r>
      <w:r>
        <w:t xml:space="preserve">核标记</w:t>
      </w:r>
      <w:ins w:id="90145" w:author="Kiro" w:date="2026-10-11T00:00:00Z">
        <w:r>
          <w:t xml:space="preserve">都</w:t>
        </w:r>
      </w:ins>
      <w:r>
        <w:t xml:space="preserve">支持家鸡与红原鸡的亲缘关系，因此该片段最可能经杂交来自灰原鸡</w:t>
      </w:r>
      <w:r>
        <w:rPr>
          <w:vertAlign w:val="superscript"/>
        </w:rPr>
        <w:t xml:space="preserve">[22]</w:t>
      </w:r>
      <w:r>
        <w:t xml:space="preserve">。这一等位型还影响类胡萝卜素的储存与分配。连续回交实验在近似相同的白来航遗传背景下比较两种等位型，发现黄皮型鸡</w:t>
      </w:r>
      <w:del w:id="90144" w:author="Kiro" w:date="2026-10-11T00:00:00Z">
        <w:r>
          <w:delText xml:space="preserve">的</w:delText>
        </w:r>
      </w:del>
      <w:r>
        <w:t xml:space="preserve">皮肤、肌肉和脂肪中</w:t>
      </w:r>
      <w:ins w:id="90143" w:author="Kiro" w:date="2026-10-11T00:00:00Z">
        <w:r>
          <w:t xml:space="preserve">的</w:t>
        </w:r>
      </w:ins>
      <w:r>
        <w:rPr>
          <w:i/>
        </w:rPr>
        <w:t xml:space="preserve">BCO2</w:t>
      </w:r>
      <w:r>
        <w:t xml:space="preserve">表达较低，腿部</w:t>
      </w:r>
      <w:r>
        <w:t xml:space="preserve">和喙的黄色更深</w:t>
      </w:r>
      <w:r>
        <w:t xml:space="preserve">；停止补喂胡萝卜和苜蓿后，黄皮型母鸡产蛋早期的蛋黄叶黄素含量也高于红原鸡型母鸡</w:t>
      </w:r>
      <w:r>
        <w:rPr>
          <w:vertAlign w:val="superscript"/>
        </w:rPr>
        <w:t xml:space="preserve">[23]</w:t>
      </w:r>
      <w:r>
        <w:t xml:space="preserve">。全基因组分析</w:t>
      </w:r>
      <w:r>
        <w:t xml:space="preserve">显示，家鸡与灰原鸡之间的渗入信号多数</w:t>
      </w:r>
      <w:del w:id="90141" w:author="Kiro" w:date="2026-10-11T00:00:00Z">
        <w:r>
          <w:delText xml:space="preserve">为</w:delText>
        </w:r>
      </w:del>
      <w:ins w:id="90142" w:author="Kiro" w:date="2026-10-11T00:00:00Z">
        <w:r>
          <w:t xml:space="preserve">是</w:t>
        </w:r>
      </w:ins>
      <w:r>
        <w:t xml:space="preserve">家鸡或红原鸡向灰原鸡的输入；作者另选出8处灰原鸡向家鸡渗入的候选区域作</w:t>
      </w:r>
      <w:ins w:id="90140" w:author="Kiro" w:date="2026-10-11T00:00:00Z">
        <w:r>
          <w:t xml:space="preserve">了</w:t>
        </w:r>
      </w:ins>
      <w:r>
        <w:t xml:space="preserve">详细检验</w:t>
      </w:r>
      <w:r>
        <w:rPr>
          <w:vertAlign w:val="superscript"/>
        </w:rPr>
        <w:t xml:space="preserve">[16]</w:t>
      </w:r>
      <w:r>
        <w:t xml:space="preserve">。此外，含</w:t>
      </w:r>
      <w:r>
        <w:rPr>
          <w:i/>
        </w:rPr>
        <w:t xml:space="preserve">IGFBP2</w:t>
      </w:r>
      <w:r>
        <w:t xml:space="preserve">、</w:t>
      </w:r>
      <w:r>
        <w:rPr>
          <w:i/>
        </w:rPr>
        <w:t xml:space="preserve">TKT</w:t>
      </w:r>
      <w:r>
        <w:t xml:space="preserve">、</w:t>
      </w:r>
      <w:r>
        <w:rPr>
          <w:i/>
        </w:rPr>
        <w:t xml:space="preserve">MYBPHL</w:t>
      </w:r>
      <w:r>
        <w:t xml:space="preserve">等基因的候选片段可能与生长或肌肉性状有关，但其效应尚未</w:t>
      </w:r>
      <w:ins w:id="90139" w:author="Kiro" w:date="2026-10-11T00:00:00Z">
        <w:r>
          <w:t xml:space="preserve">得到</w:t>
        </w:r>
      </w:ins>
      <w:r>
        <w:t xml:space="preserve">验证</w:t>
      </w:r>
      <w:r>
        <w:rPr>
          <w:vertAlign w:val="superscript"/>
        </w:rPr>
        <w:t xml:space="preserve">[24,25]</w:t>
      </w:r>
      <w:r>
        <w:t xml:space="preserve">。</w:t>
      </w:r>
    </w:p>
    <w:p>
      <w:pPr>
        <w:jc w:val="both"/>
      </w:pPr>
      <w:r>
        <w:t xml:space="preserve">斯里兰卡原鸡（</w:t>
      </w:r>
      <w:r>
        <w:rPr>
          <w:i/>
        </w:rPr>
        <w:t xml:space="preserve">G. lafayettii</w:t>
      </w:r>
      <w:r>
        <w:t xml:space="preserve">）和绿原鸡（</w:t>
      </w:r>
      <w:r>
        <w:rPr>
          <w:i/>
        </w:rPr>
        <w:t xml:space="preserve">G. varius</w:t>
      </w:r>
      <w:r>
        <w:t xml:space="preserve">）</w:t>
      </w:r>
      <w:del w:id="90153" w:author="Kiro" w:date="2026-10-11T00:00:00Z">
        <w:r>
          <w:delText xml:space="preserve">的</w:delText>
        </w:r>
      </w:del>
      <w:ins w:id="90154" w:author="Kiro" w:date="2026-10-11T00:00:00Z">
        <w:r>
          <w:t xml:space="preserve">贡献</w:t>
        </w:r>
      </w:ins>
      <w:r>
        <w:t xml:space="preserve">核片段</w:t>
      </w:r>
      <w:ins w:id="90152" w:author="Kiro" w:date="2026-10-11T00:00:00Z">
        <w:r>
          <w:t xml:space="preserve">的</w:t>
        </w:r>
      </w:ins>
      <w:r>
        <w:t xml:space="preserve">实例较少。斯里兰卡地方鸡的母系与红原鸡、灰原鸡更近，而与斯里兰卡原鸡较远</w:t>
      </w:r>
      <w:r>
        <w:rPr>
          <w:vertAlign w:val="superscript"/>
        </w:rPr>
        <w:t xml:space="preserve">[26]</w:t>
      </w:r>
      <w:del w:id="90150" w:author="Kiro" w:date="2026-10-11T00:00:00Z">
        <w:r>
          <w:delText xml:space="preserve">，</w:delText>
        </w:r>
      </w:del>
      <w:ins w:id="90151" w:author="Kiro" w:date="2026-10-11T00:00:00Z">
        <w:r>
          <w:t xml:space="preserve">；</w:t>
        </w:r>
      </w:ins>
      <w:r>
        <w:t xml:space="preserve">但该研究的灰原鸡参照只取自GenBank公开序列，且灰原鸡中常见家鸡型线粒体</w:t>
      </w:r>
      <w:r>
        <w:rPr>
          <w:vertAlign w:val="superscript"/>
        </w:rPr>
        <w:t xml:space="preserve">[22]</w:t>
      </w:r>
      <w:r>
        <w:t xml:space="preserve">，因此这一结果不能说明灰原鸡有母系贡献。</w:t>
      </w:r>
      <w:r>
        <w:t xml:space="preserve">对印度尼西亚鸡及其美国后代等群体的全基因组比较显示，绿原鸡的整体贡献很小</w:t>
      </w:r>
      <w:r>
        <w:rPr>
          <w:vertAlign w:val="superscript"/>
        </w:rPr>
        <w:t xml:space="preserve">[27]</w:t>
      </w:r>
      <w:r>
        <w:t xml:space="preserve">。局部分析在斯里兰卡家鸡中检出4处斯里兰卡原鸡来源的候选区域，并在狼山鸡中检出一段约100 kb的绿原鸡来源片段</w:t>
      </w:r>
      <w:r>
        <w:rPr>
          <w:vertAlign w:val="superscript"/>
        </w:rPr>
        <w:t xml:space="preserve">[16]</w:t>
      </w:r>
      <w:r>
        <w:t xml:space="preserve">。这些局部贡献与以红原鸡为主的家鸡祖源并存</w:t>
      </w:r>
      <w:del w:id="90148" w:author="Kiro" w:date="2026-10-11T00:00:00Z">
        <w:r>
          <w:delText xml:space="preserve">；</w:delText>
        </w:r>
      </w:del>
      <w:ins w:id="90149" w:author="Kiro" w:date="2026-10-11T00:00:00Z">
        <w:r>
          <w:t xml:space="preserve">，但</w:t>
        </w:r>
      </w:ins>
      <w:r>
        <w:t xml:space="preserve">多数片段进入家鸡的具体时期仍不清楚</w:t>
      </w:r>
      <w:r>
        <w:rPr>
          <w:vertAlign w:val="superscript"/>
        </w:rPr>
        <w:t xml:space="preserve">[16,24,25]</w:t>
      </w:r>
      <w:r>
        <w:t xml:space="preserve">。</w:t>
      </w:r>
    </w:p>
    <w:p>
      <w:pPr>
        <w:pStyle w:val="Heading1"/>
      </w:pPr>
      <w:r>
        <w:t xml:space="preserve">4 初始驯化的地点与过程</w:t>
      </w:r>
    </w:p>
    <w:p>
      <w:pPr>
        <w:pStyle w:val="Heading2"/>
      </w:pPr>
      <w:r>
        <w:t xml:space="preserve">4.1 初始驯化的地点与年代</w:t>
      </w:r>
    </w:p>
    <w:p>
      <w:pPr>
        <w:jc w:val="both"/>
      </w:pPr>
      <w:r>
        <w:t xml:space="preserve">中国北方早全新世驯化的主张</w:t>
      </w:r>
      <w:del w:id="90167" w:author="Kiro" w:date="2026-10-11T00:00:00Z">
        <w:r>
          <w:delText xml:space="preserve">受到</w:delText>
        </w:r>
      </w:del>
      <w:ins w:id="90168" w:author="Kiro" w:date="2026-10-11T00:00:00Z">
        <w:r>
          <w:t xml:space="preserve">经</w:t>
        </w:r>
      </w:ins>
      <w:r>
        <w:t xml:space="preserve">重新检验后，</w:t>
      </w:r>
      <w:del w:id="90166" w:author="Kiro" w:date="2026-10-11T00:00:00Z">
        <w:r>
          <w:delText xml:space="preserve">现有</w:delText>
        </w:r>
      </w:del>
      <w:r>
        <w:t xml:space="preserve">较可靠的证据更多指向中国西南和东南亚大陆，但具体驯化地点仍未完全确定。古线粒体DNA研究曾提出中国北方</w:t>
      </w:r>
      <w:del w:id="90165" w:author="Kiro" w:date="2026-10-11T00:00:00Z">
        <w:r>
          <w:delText xml:space="preserve">距今</w:delText>
        </w:r>
      </w:del>
      <w:r>
        <w:t xml:space="preserve">约1万年</w:t>
      </w:r>
      <w:del w:id="90163" w:author="Kiro" w:date="2026-10-11T00:00:00Z">
        <w:r>
          <w:delText xml:space="preserve">的驯化</w:delText>
        </w:r>
      </w:del>
      <w:ins w:id="90164" w:author="Kiro" w:date="2026-10-11T00:00:00Z">
        <w:r>
          <w:t xml:space="preserve">前驯化的</w:t>
        </w:r>
      </w:ins>
      <w:r>
        <w:t xml:space="preserve">解释</w:t>
      </w:r>
      <w:r>
        <w:rPr>
          <w:vertAlign w:val="superscript"/>
        </w:rPr>
        <w:t xml:space="preserve">[28]</w:t>
      </w:r>
      <w:r>
        <w:t xml:space="preserve">，随后引发了围绕序列、骨骼鉴定和遗址背景的讨论</w:t>
      </w:r>
      <w:r>
        <w:rPr>
          <w:vertAlign w:val="superscript"/>
        </w:rPr>
        <w:t xml:space="preserve">[29,30,31,32,33]</w:t>
      </w:r>
      <w:r>
        <w:t xml:space="preserve">。</w:t>
      </w:r>
      <w:r>
        <w:t xml:space="preserve">判断早期遗存是否</w:t>
      </w:r>
      <w:del w:id="90161" w:author="Kiro" w:date="2026-10-11T00:00:00Z">
        <w:r>
          <w:delText xml:space="preserve">为</w:delText>
        </w:r>
      </w:del>
      <w:ins w:id="90162" w:author="Kiro" w:date="2026-10-11T00:00:00Z">
        <w:r>
          <w:t xml:space="preserve">属于</w:t>
        </w:r>
      </w:ins>
      <w:r>
        <w:t xml:space="preserve">家鸡，需要依次确认物种身份（形态、胶原肽指纹或古DNA）、个体年代（直接测年）和家养属性（如出现在原鸡分布区以外</w:t>
      </w:r>
      <w:del w:id="90159" w:author="Kiro" w:date="2026-10-11T00:00:00Z">
        <w:r>
          <w:delText xml:space="preserve">、</w:delText>
        </w:r>
      </w:del>
      <w:ins w:id="90160" w:author="Kiro" w:date="2026-10-11T00:00:00Z">
        <w:r>
          <w:t xml:space="preserve">，</w:t>
        </w:r>
      </w:ins>
      <w:r>
        <w:t xml:space="preserve">成批出现</w:t>
      </w:r>
      <w:del w:id="90158" w:author="Kiro" w:date="2026-10-11T00:00:00Z">
        <w:r>
          <w:delText xml:space="preserve">的</w:delText>
        </w:r>
      </w:del>
      <w:r>
        <w:t xml:space="preserve">幼鸟骨或含髓质骨的雌鸟骨</w:t>
      </w:r>
      <w:del w:id="90156" w:author="Kiro" w:date="2026-10-11T00:00:00Z">
        <w:r>
          <w:delText xml:space="preserve">、</w:delText>
        </w:r>
      </w:del>
      <w:ins w:id="90157" w:author="Kiro" w:date="2026-10-11T00:00:00Z">
        <w:r>
          <w:t xml:space="preserve">，或见于</w:t>
        </w:r>
      </w:ins>
      <w:r>
        <w:t xml:space="preserve">随葬背景；见表1）。</w:t>
      </w:r>
      <w:r>
        <w:t xml:space="preserve">骨骼重鉴表明，中国中北部18处遗址原报的429件鸡骨均非鸡骨</w:t>
      </w:r>
      <w:r>
        <w:t xml:space="preserve">，另有2处遗址检出共3件候选鸡骨</w:t>
      </w:r>
      <w:r>
        <w:rPr>
          <w:vertAlign w:val="superscript"/>
        </w:rPr>
        <w:t xml:space="preserve">[34]</w:t>
      </w:r>
      <w:r>
        <w:t xml:space="preserve">；大地湾经古DNA检测的8件</w:t>
      </w:r>
      <w:r>
        <w:t xml:space="preserve">疑似鸡骨则属于以谷物为食的雉鸡</w:t>
      </w:r>
      <w:r>
        <w:rPr>
          <w:vertAlign w:val="superscript"/>
        </w:rPr>
        <w:t xml:space="preserve">[35,36]</w:t>
      </w:r>
      <w:r>
        <w:t xml:space="preserve">。这些重鉴结果使中国北方早全新世驯化的主张失去了主要</w:t>
      </w:r>
      <w:ins w:id="90155" w:author="Kiro" w:date="2026-10-11T00:00:00Z">
        <w:r>
          <w:t xml:space="preserve">的</w:t>
        </w:r>
      </w:ins>
      <w:r>
        <w:t xml:space="preserve">考古支撑。</w:t>
      </w:r>
    </w:p>
    <w:p>
      <w:pPr>
        <w:jc w:val="both"/>
      </w:pPr>
      <w:r>
        <w:t xml:space="preserve">南亚考古资料</w:t>
      </w:r>
      <w:del w:id="90170" w:author="Kiro" w:date="2026-10-11T00:00:00Z">
        <w:r>
          <w:delText xml:space="preserve">也</w:delText>
        </w:r>
      </w:del>
      <w:ins w:id="90171" w:author="Kiro" w:date="2026-10-11T00:00:00Z">
        <w:r>
          <w:t xml:space="preserve">同样</w:t>
        </w:r>
      </w:ins>
      <w:r>
        <w:t xml:space="preserve">未能为较早的印度独立驯化提供可靠支持。公元前2千纪以前的原鸡属遗存，其物种鉴定和家养属性都难以确认；Daimabad的哈拉帕期地层未见原鸡属，原鸡属</w:t>
      </w:r>
      <w:ins w:id="90169" w:author="Kiro" w:date="2026-10-11T00:00:00Z">
        <w:r>
          <w:t xml:space="preserve">直</w:t>
        </w:r>
      </w:ins>
      <w:r>
        <w:t xml:space="preserve">到约公元前1500～1200年的早Jorwe期才出现</w:t>
      </w:r>
      <w:r>
        <w:rPr>
          <w:vertAlign w:val="superscript"/>
        </w:rPr>
        <w:t xml:space="preserve">[37]</w:t>
      </w:r>
      <w:r>
        <w:t xml:space="preserve">。核基因组分析也更支持家鸡传入印度后吸收当地</w:t>
      </w:r>
      <w:r>
        <w:rPr>
          <w:i/>
        </w:rPr>
        <w:t xml:space="preserve">G. g. murghi</w:t>
      </w:r>
      <w:r>
        <w:t xml:space="preserve">变异的解释（见第3.2节）</w:t>
      </w:r>
      <w:r>
        <w:rPr>
          <w:vertAlign w:val="superscript"/>
        </w:rPr>
        <w:t xml:space="preserve">[18]</w:t>
      </w:r>
      <w:r>
        <w:t xml:space="preserve">。</w:t>
      </w:r>
    </w:p>
    <w:p>
      <w:pPr>
        <w:jc w:val="both"/>
      </w:pPr>
      <w:r>
        <w:t xml:space="preserve">泰国Ban Non Wat发现了候选鸡骨</w:t>
      </w:r>
      <w:r>
        <w:rPr>
          <w:vertAlign w:val="superscript"/>
        </w:rPr>
        <w:t xml:space="preserve">[38]</w:t>
      </w:r>
      <w:r>
        <w:t xml:space="preserve">，部分遗存的古线粒体序列也确认了原鸡属身份，但两项研究对这些测序样本层位的记载不一</w:t>
      </w:r>
      <w:ins w:id="90183" w:author="Kiro" w:date="2026-10-11T00:00:00Z">
        <w:r>
          <w:t xml:space="preserve">致</w:t>
        </w:r>
      </w:ins>
      <w:r>
        <w:rPr>
          <w:vertAlign w:val="superscript"/>
        </w:rPr>
        <w:t xml:space="preserve">[38,39]</w:t>
      </w:r>
      <w:del w:id="90181" w:author="Kiro" w:date="2026-10-11T00:00:00Z">
        <w:r>
          <w:delText xml:space="preserve">；</w:delText>
        </w:r>
      </w:del>
      <w:ins w:id="90182" w:author="Kiro" w:date="2026-10-11T00:00:00Z">
        <w:r>
          <w:t xml:space="preserve">。</w:t>
        </w:r>
      </w:ins>
      <w:r>
        <w:t xml:space="preserve">一项全球综合评估将该遗址约公元前1650～1250年的遗存列为最早的明确家鸡记录，同时承认其家养属性仍有争议</w:t>
      </w:r>
      <w:r>
        <w:rPr>
          <w:vertAlign w:val="superscript"/>
        </w:rPr>
        <w:t xml:space="preserve">[37]</w:t>
      </w:r>
      <w:del w:id="90179" w:author="Kiro" w:date="2026-10-11T00:00:00Z">
        <w:r>
          <w:delText xml:space="preserve">，</w:delText>
        </w:r>
      </w:del>
      <w:ins w:id="90180" w:author="Kiro" w:date="2026-10-11T00:00:00Z">
        <w:r>
          <w:t xml:space="preserve">；</w:t>
        </w:r>
      </w:ins>
      <w:r>
        <w:t xml:space="preserve">这一年代对应遗址的新石器1期</w:t>
      </w:r>
      <w:r>
        <w:rPr>
          <w:vertAlign w:val="superscript"/>
        </w:rPr>
        <w:t xml:space="preserve">[40]</w:t>
      </w:r>
      <w:r>
        <w:t xml:space="preserve">。云南菜园子和大墩子的鸡骨年代可能更早，有研究据此主张把云南纳入驯化区域</w:t>
      </w:r>
      <w:r>
        <w:rPr>
          <w:vertAlign w:val="superscript"/>
        </w:rPr>
        <w:t xml:space="preserve">[41]</w:t>
      </w:r>
      <w:r>
        <w:t xml:space="preserve">。但是，菜园子的鸡骨缺少可复核的形态描述，大墩子的标本在原报告中则被列为</w:t>
      </w:r>
      <w:ins w:id="90178" w:author="Kiro" w:date="2026-10-11T00:00:00Z">
        <w:r>
          <w:t xml:space="preserve">“</w:t>
        </w:r>
      </w:ins>
      <w:r>
        <w:t xml:space="preserve">可能家养</w:t>
      </w:r>
      <w:ins w:id="90177" w:author="Kiro" w:date="2026-10-11T00:00:00Z">
        <w:r>
          <w:t xml:space="preserve">”</w:t>
        </w:r>
      </w:ins>
      <w:r>
        <w:t xml:space="preserve">，因此二者目前仍</w:t>
      </w:r>
      <w:del w:id="90175" w:author="Kiro" w:date="2026-10-11T00:00:00Z">
        <w:r>
          <w:delText xml:space="preserve">作为</w:delText>
        </w:r>
      </w:del>
      <w:ins w:id="90176" w:author="Kiro" w:date="2026-10-11T00:00:00Z">
        <w:r>
          <w:t xml:space="preserve">属</w:t>
        </w:r>
      </w:ins>
      <w:r>
        <w:t xml:space="preserve">候选记录</w:t>
      </w:r>
      <w:r>
        <w:rPr>
          <w:vertAlign w:val="superscript"/>
        </w:rPr>
        <w:t xml:space="preserve">[42]</w:t>
      </w:r>
      <w:r>
        <w:t xml:space="preserve">。上述</w:t>
      </w:r>
      <w:r>
        <w:t xml:space="preserve">云南地点位于</w:t>
      </w:r>
      <w:r>
        <w:rPr>
          <w:i/>
        </w:rPr>
        <w:t xml:space="preserve">G. g. spadiceus</w:t>
      </w:r>
      <w:r>
        <w:t xml:space="preserve">现今的分布区（中国西南、泰国北部和缅甸）内，泰国地点</w:t>
      </w:r>
      <w:ins w:id="90174" w:author="Kiro" w:date="2026-10-11T00:00:00Z">
        <w:r>
          <w:t xml:space="preserve">则</w:t>
        </w:r>
      </w:ins>
      <w:r>
        <w:t xml:space="preserve">位于其附近，与遗传证据指向的区域相接</w:t>
      </w:r>
      <w:r>
        <w:rPr>
          <w:vertAlign w:val="superscript"/>
        </w:rPr>
        <w:t xml:space="preserve">[18]</w:t>
      </w:r>
      <w:r>
        <w:t xml:space="preserve">；不过，泰国境内两个红原鸡亚种的界线并不清楚</w:t>
      </w:r>
      <w:r>
        <w:rPr>
          <w:vertAlign w:val="superscript"/>
        </w:rPr>
        <w:t xml:space="preserve">[14]</w:t>
      </w:r>
      <w:r>
        <w:t xml:space="preserve">，现生分布也不能直接代表全新世的分布</w:t>
      </w:r>
      <w:r>
        <w:t xml:space="preserve">。遗传分化年代早于所有考古记录：多重序列马尔可夫溯祖模型（MSMC）估计，家鸡与</w:t>
      </w:r>
      <w:r>
        <w:rPr>
          <w:i/>
        </w:rPr>
        <w:t xml:space="preserve">G. g. spadiceus</w:t>
      </w:r>
      <w:r>
        <w:t xml:space="preserve">约在（9500±3300）年前分化</w:t>
      </w:r>
      <w:r>
        <w:rPr>
          <w:vertAlign w:val="superscript"/>
        </w:rPr>
        <w:t xml:space="preserve">[18]</w:t>
      </w:r>
      <w:del w:id="90172" w:author="Kiro" w:date="2026-10-11T00:00:00Z">
        <w:r>
          <w:delText xml:space="preserve">，</w:delText>
        </w:r>
      </w:del>
      <w:ins w:id="90173" w:author="Kiro" w:date="2026-10-11T00:00:00Z">
        <w:r>
          <w:t xml:space="preserve">。</w:t>
        </w:r>
      </w:ins>
      <w:r>
        <w:t xml:space="preserve">这一节点可能对应开始饲养之前祖先群体的分化，而不是饲养开始的时间。</w:t>
      </w:r>
    </w:p>
    <w:p>
      <w:pPr>
        <w:pStyle w:val="Heading2"/>
      </w:pPr>
      <w:r>
        <w:t xml:space="preserve">4.2 农业共栖与持续饲养</w:t>
      </w:r>
    </w:p>
    <w:p>
      <w:pPr>
        <w:jc w:val="both"/>
      </w:pPr>
      <w:r>
        <w:t xml:space="preserve">这一带早期家鸡的出现，在时间上与稻、粟农业的扩散相吻合。农业共栖模型认为，稻、粟种植进入原鸡分布区后，开垦和休耕形成的次生灌丛扩大了适宜生境，收获、加工和储藏</w:t>
      </w:r>
      <w:del w:id="90205" w:author="Kiro" w:date="2026-10-11T00:00:00Z">
        <w:r>
          <w:delText xml:space="preserve">留下</w:delText>
        </w:r>
      </w:del>
      <w:ins w:id="90206" w:author="Kiro" w:date="2026-10-11T00:00:00Z">
        <w:r>
          <w:t xml:space="preserve">中遗落</w:t>
        </w:r>
      </w:ins>
      <w:r>
        <w:t xml:space="preserve">的谷物又提供了食物，原鸡因</w:t>
      </w:r>
      <w:del w:id="90203" w:author="Kiro" w:date="2026-10-11T00:00:00Z">
        <w:r>
          <w:delText xml:space="preserve">此</w:delText>
        </w:r>
      </w:del>
      <w:ins w:id="90204" w:author="Kiro" w:date="2026-10-11T00:00:00Z">
        <w:r>
          <w:t xml:space="preserve">而</w:t>
        </w:r>
      </w:ins>
      <w:r>
        <w:t xml:space="preserve">反复接近聚落</w:t>
      </w:r>
      <w:r>
        <w:rPr>
          <w:vertAlign w:val="superscript"/>
        </w:rPr>
        <w:t xml:space="preserve">[37]</w:t>
      </w:r>
      <w:r>
        <w:t xml:space="preserve">。这</w:t>
      </w:r>
      <w:del w:id="90202" w:author="Kiro" w:date="2026-10-11T00:00:00Z">
        <w:r>
          <w:delText xml:space="preserve">一过程</w:delText>
        </w:r>
      </w:del>
      <w:r>
        <w:t xml:space="preserve">符合动物驯化的共栖路径：人类</w:t>
      </w:r>
      <w:r>
        <w:t xml:space="preserve">改造自身生境时无意中为动物提供了食物和栖所，动物</w:t>
      </w:r>
      <w:del w:id="90200" w:author="Kiro" w:date="2026-10-11T00:00:00Z">
        <w:r>
          <w:delText xml:space="preserve">被</w:delText>
        </w:r>
      </w:del>
      <w:ins w:id="90201" w:author="Kiro" w:date="2026-10-11T00:00:00Z">
        <w:r>
          <w:t xml:space="preserve">受</w:t>
        </w:r>
      </w:ins>
      <w:r>
        <w:t xml:space="preserve">吸引而逐渐习惯人类环境，</w:t>
      </w:r>
      <w:del w:id="90198" w:author="Kiro" w:date="2026-10-11T00:00:00Z">
        <w:r>
          <w:delText xml:space="preserve">之</w:delText>
        </w:r>
      </w:del>
      <w:ins w:id="90199" w:author="Kiro" w:date="2026-10-11T00:00:00Z">
        <w:r>
          <w:t xml:space="preserve">此</w:t>
        </w:r>
      </w:ins>
      <w:r>
        <w:t xml:space="preserve">后人类才</w:t>
      </w:r>
      <w:r>
        <w:t xml:space="preserve">逐步加强对其繁殖和生存的管理</w:t>
      </w:r>
      <w:r>
        <w:rPr>
          <w:vertAlign w:val="superscript"/>
        </w:rPr>
        <w:t xml:space="preserve">[43]</w:t>
      </w:r>
      <w:r>
        <w:t xml:space="preserve">。现代生态观察支持其中的食物和生境联系</w:t>
      </w:r>
      <w:del w:id="90196" w:author="Kiro" w:date="2026-10-11T00:00:00Z">
        <w:r>
          <w:delText xml:space="preserve">。</w:delText>
        </w:r>
      </w:del>
      <w:ins w:id="90197" w:author="Kiro" w:date="2026-10-11T00:00:00Z">
        <w:r>
          <w:t xml:space="preserve">：</w:t>
        </w:r>
      </w:ins>
      <w:r>
        <w:t xml:space="preserve">泰国的红原鸡利用开垦地及其边缘，嗉囊和肌胃中既有栽培稻、玉米，也有野外食物</w:t>
      </w:r>
      <w:r>
        <w:rPr>
          <w:vertAlign w:val="superscript"/>
        </w:rPr>
        <w:t xml:space="preserve">[44]</w:t>
      </w:r>
      <w:r>
        <w:t xml:space="preserve">；桂西南的红原鸡利用多种灌丛，繁殖季会到村落附近与放养家鸡交配</w:t>
      </w:r>
      <w:r>
        <w:rPr>
          <w:vertAlign w:val="superscript"/>
        </w:rPr>
        <w:t xml:space="preserve">[45]</w:t>
      </w:r>
      <w:r>
        <w:t xml:space="preserve">。云南白羊村和大墩子出土的稻、粟、黍遗存，说明候选驯化区当时已具备这类农业条件</w:t>
      </w:r>
      <w:r>
        <w:rPr>
          <w:vertAlign w:val="superscript"/>
        </w:rPr>
        <w:t xml:space="preserve">[46,47]</w:t>
      </w:r>
      <w:r>
        <w:t xml:space="preserve">；但也有研究指出，云南新石器时代以水田稻作为主，而为原鸡提供共栖生境的主要是休耕粟田，因此当地的共栖机会可能少于东南亚半岛</w:t>
      </w:r>
      <w:r>
        <w:rPr>
          <w:vertAlign w:val="superscript"/>
        </w:rPr>
        <w:t xml:space="preserve">[42]</w:t>
      </w:r>
      <w:r>
        <w:t xml:space="preserve">。</w:t>
      </w:r>
      <w:del w:id="90194" w:author="Kiro" w:date="2026-10-11T00:00:00Z">
        <w:r>
          <w:delText xml:space="preserve">不过</w:delText>
        </w:r>
      </w:del>
      <w:ins w:id="90195" w:author="Kiro" w:date="2026-10-11T00:00:00Z">
        <w:r>
          <w:t xml:space="preserve">此外</w:t>
        </w:r>
      </w:ins>
      <w:r>
        <w:t xml:space="preserve">，接近聚落</w:t>
      </w:r>
      <w:del w:id="90192" w:author="Kiro" w:date="2026-10-11T00:00:00Z">
        <w:r>
          <w:delText xml:space="preserve">还</w:delText>
        </w:r>
      </w:del>
      <w:ins w:id="90193" w:author="Kiro" w:date="2026-10-11T00:00:00Z">
        <w:r>
          <w:t xml:space="preserve">并</w:t>
        </w:r>
      </w:ins>
      <w:r>
        <w:t xml:space="preserve">不等于被饲养，大地湾以谷物为食的雉鸡就是一例</w:t>
      </w:r>
      <w:r>
        <w:rPr>
          <w:vertAlign w:val="superscript"/>
        </w:rPr>
        <w:t xml:space="preserve">[35]</w:t>
      </w:r>
      <w:del w:id="90190" w:author="Kiro" w:date="2026-10-11T00:00:00Z">
        <w:r>
          <w:delText xml:space="preserve">。</w:delText>
        </w:r>
      </w:del>
      <w:ins w:id="90191" w:author="Kiro" w:date="2026-10-11T00:00:00Z">
        <w:r>
          <w:t xml:space="preserve">；</w:t>
        </w:r>
      </w:ins>
      <w:r>
        <w:t xml:space="preserve">原鸡还需经过人类的容纳和留养，才能进入持续饲养。考古上</w:t>
      </w:r>
      <w:del w:id="90189" w:author="Kiro" w:date="2026-10-11T00:00:00Z">
        <w:r>
          <w:delText xml:space="preserve">，</w:delText>
        </w:r>
      </w:del>
      <w:r>
        <w:t xml:space="preserve">判断当地是否已持续饲养，主要看</w:t>
      </w:r>
      <w:r>
        <w:t xml:space="preserve">在物种鉴定可靠的前提下</w:t>
      </w:r>
      <w:del w:id="90188" w:author="Kiro" w:date="2026-10-11T00:00:00Z">
        <w:r>
          <w:delText xml:space="preserve">，</w:delText>
        </w:r>
      </w:del>
      <w:r>
        <w:t xml:space="preserve">是否成批</w:t>
      </w:r>
      <w:r>
        <w:t xml:space="preserve">出现幼鸟骨和含髓质骨的雌鸟骨，</w:t>
      </w:r>
      <w:ins w:id="90187" w:author="Kiro" w:date="2026-10-11T00:00:00Z">
        <w:r>
          <w:t xml:space="preserve">而</w:t>
        </w:r>
      </w:ins>
      <w:r>
        <w:t xml:space="preserve">这类证据</w:t>
      </w:r>
      <w:ins w:id="90186" w:author="Kiro" w:date="2026-10-11T00:00:00Z">
        <w:r>
          <w:t xml:space="preserve">在</w:t>
        </w:r>
      </w:ins>
      <w:r>
        <w:t xml:space="preserve">各地出现</w:t>
      </w:r>
      <w:del w:id="90184" w:author="Kiro" w:date="2026-10-11T00:00:00Z">
        <w:r>
          <w:delText xml:space="preserve">得</w:delText>
        </w:r>
      </w:del>
      <w:ins w:id="90185" w:author="Kiro" w:date="2026-10-11T00:00:00Z">
        <w:r>
          <w:t xml:space="preserve">的</w:t>
        </w:r>
      </w:ins>
      <w:r>
        <w:t xml:space="preserve">早晚不一（见表1）。图1概括了农业共栖、持续饲养、传播和后续变化之间的联系。</w:t>
      </w:r>
    </w:p>
    <w:p>
      <w:pPr>
        <w:keepNext/>
        <w:spacing w:before="120" w:after="60"/>
        <w:ind w:firstLine="0"/>
        <w:jc w:val="center"/>
      </w:pPr>
      <w:r>
        <w:drawing>
          <wp:inline xmlns:a="http://schemas.openxmlformats.org/drawingml/2006/main" xmlns:pic="http://schemas.openxmlformats.org/drawingml/2006/picture">
            <wp:extent cx="5760000" cy="3240000"/>
            <wp:docPr id="1" name="Picture 1" descr="图1 家鸡与人类关系及群体变化的概念框架"/>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760000" cy="324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图1 家鸡与人类关系及群体变化的概念框架</w:t>
      </w:r>
    </w:p>
    <w:p>
      <w:pPr>
        <w:keepNext w:val="0"/>
        <w:spacing w:before="0" w:after="100" w:line="276" w:lineRule="auto"/>
        <w:ind w:firstLine="0" w:left="0" w:right="0"/>
      </w:pPr>
      <w:r>
        <w:t xml:space="preserve">农业改变了食物与生境，可能促使原鸡反复接近聚落；持续饲养和繁殖管理进一步改变了人</w:t>
      </w:r>
      <w:del w:id="90214" w:author="Kiro" w:date="2026-10-11T00:00:00Z">
        <w:r>
          <w:delText xml:space="preserve">鸡</w:delText>
        </w:r>
      </w:del>
      <w:ins w:id="90215" w:author="Kiro" w:date="2026-10-11T00:00:00Z">
        <w:r>
          <w:t xml:space="preserve">与鸡的</w:t>
        </w:r>
      </w:ins>
      <w:r>
        <w:t xml:space="preserve">关系</w:t>
      </w:r>
      <w:r>
        <w:rPr>
          <w:vertAlign w:val="superscript"/>
        </w:rPr>
        <w:t xml:space="preserve">[37,43]</w:t>
      </w:r>
      <w:r>
        <w:t xml:space="preserve">。图中四个部分概括的是可以相互重叠的过程，不</w:t>
      </w:r>
      <w:del w:id="90212" w:author="Kiro" w:date="2026-10-11T00:00:00Z">
        <w:r>
          <w:delText xml:space="preserve">表示</w:delText>
        </w:r>
      </w:del>
      <w:ins w:id="90213" w:author="Kiro" w:date="2026-10-11T00:00:00Z">
        <w:r>
          <w:t xml:space="preserve">代表</w:t>
        </w:r>
      </w:ins>
      <w:r>
        <w:t xml:space="preserve">界限分明的年代阶段。家鸡的主要祖源与</w:t>
      </w:r>
      <w:r>
        <w:rPr>
          <w:i/>
        </w:rPr>
        <w:t xml:space="preserve">G. g. spadiceus</w:t>
      </w:r>
      <w:r>
        <w:t xml:space="preserve">相关；其他原鸡的局部渗入和</w:t>
      </w:r>
      <w:del w:id="90210" w:author="Kiro" w:date="2026-10-11T00:00:00Z">
        <w:r>
          <w:delText xml:space="preserve">后续</w:delText>
        </w:r>
      </w:del>
      <w:ins w:id="90211" w:author="Kiro" w:date="2026-10-11T00:00:00Z">
        <w:r>
          <w:t xml:space="preserve">此后</w:t>
        </w:r>
      </w:ins>
      <w:r>
        <w:t xml:space="preserve">家鸡群体间的基因交流，</w:t>
      </w:r>
      <w:del w:id="90208" w:author="Kiro" w:date="2026-10-11T00:00:00Z">
        <w:r>
          <w:delText xml:space="preserve">继</w:delText>
        </w:r>
      </w:del>
      <w:ins w:id="90209" w:author="Kiro" w:date="2026-10-11T00:00:00Z">
        <w:r>
          <w:t xml:space="preserve">持</w:t>
        </w:r>
      </w:ins>
      <w:r>
        <w:t xml:space="preserve">续影响</w:t>
      </w:r>
      <w:ins w:id="90207" w:author="Kiro" w:date="2026-10-11T00:00:00Z">
        <w:r>
          <w:t xml:space="preserve">着</w:t>
        </w:r>
      </w:ins>
      <w:r>
        <w:t xml:space="preserve">家鸡的遗传组成</w:t>
      </w:r>
      <w:r>
        <w:rPr>
          <w:vertAlign w:val="superscript"/>
        </w:rPr>
        <w:t xml:space="preserve">[16,18,21,22]</w:t>
      </w:r>
      <w:r>
        <w:t xml:space="preserve">。</w:t>
      </w:r>
    </w:p>
    <w:p>
      <w:pPr>
        <w:pStyle w:val="Heading1"/>
      </w:pPr>
      <w:r>
        <w:t xml:space="preserve">5 家鸡的全球传播</w:t>
      </w:r>
    </w:p>
    <w:p>
      <w:pPr>
        <w:jc w:val="both"/>
      </w:pPr>
      <w:r>
        <w:t xml:space="preserve">家鸡从东南亚</w:t>
      </w:r>
      <w:r>
        <w:t xml:space="preserve">大陆（可能包括中国西南）向外传播，于公元前2千纪后期到达中国中部、南亚和美索不达米亚</w:t>
      </w:r>
      <w:r>
        <w:rPr>
          <w:vertAlign w:val="superscript"/>
        </w:rPr>
        <w:t xml:space="preserve">[37]</w:t>
      </w:r>
      <w:r>
        <w:t xml:space="preserve">。这些地区的最早记录与Ban Non Wat</w:t>
      </w:r>
      <w:del w:id="90228" w:author="Kiro" w:date="2026-10-11T00:00:00Z">
        <w:r>
          <w:delText xml:space="preserve">只</w:delText>
        </w:r>
      </w:del>
      <w:ins w:id="90229" w:author="Kiro" w:date="2026-10-11T00:00:00Z">
        <w:r>
          <w:t xml:space="preserve">仅</w:t>
        </w:r>
      </w:ins>
      <w:r>
        <w:t xml:space="preserve">相隔数百年，说明鸡离开源区后扩散较快，或</w:t>
      </w:r>
      <w:ins w:id="90227" w:author="Kiro" w:date="2026-10-11T00:00:00Z">
        <w:r>
          <w:t xml:space="preserve">者</w:t>
        </w:r>
      </w:ins>
      <w:r>
        <w:t xml:space="preserve">源区更早的记录尚未被发现</w:t>
      </w:r>
      <w:r>
        <w:t xml:space="preserve">。直接测年修正了不少依据层位给出的早期年代</w:t>
      </w:r>
      <w:del w:id="90225" w:author="Kiro" w:date="2026-10-11T00:00:00Z">
        <w:r>
          <w:delText xml:space="preserve">。</w:delText>
        </w:r>
      </w:del>
      <w:ins w:id="90226" w:author="Kiro" w:date="2026-10-11T00:00:00Z">
        <w:r>
          <w:t xml:space="preserve">：</w:t>
        </w:r>
      </w:ins>
      <w:r>
        <w:t xml:space="preserve">欧洲及西北非16处遗址的23件候选早期鸡骨经直接测年，有18件晚于原报层位年代，地中海欧洲的可靠记录因此落在公元前1千纪</w:t>
      </w:r>
      <w:r>
        <w:rPr>
          <w:vertAlign w:val="superscript"/>
        </w:rPr>
        <w:t xml:space="preserve">[48]</w:t>
      </w:r>
      <w:r>
        <w:t xml:space="preserve">。向南，非洲之角Mezber</w:t>
      </w:r>
      <w:del w:id="90223" w:author="Kiro" w:date="2026-10-11T00:00:00Z">
        <w:r>
          <w:delText xml:space="preserve">的鸡骨</w:delText>
        </w:r>
      </w:del>
      <w:ins w:id="90224" w:author="Kiro" w:date="2026-10-11T00:00:00Z">
        <w:r>
          <w:t xml:space="preserve">鸡骨的</w:t>
        </w:r>
      </w:ins>
      <w:r>
        <w:t xml:space="preserve">直接年代为公元前820～595年，研究者认为</w:t>
      </w:r>
      <w:del w:id="90222" w:author="Kiro" w:date="2026-10-11T00:00:00Z">
        <w:r>
          <w:delText xml:space="preserve">，</w:delText>
        </w:r>
      </w:del>
      <w:r>
        <w:t xml:space="preserve">经红海沿岸港口与南阿拉伯的海上交流</w:t>
      </w:r>
      <w:del w:id="90221" w:author="Kiro" w:date="2026-10-11T00:00:00Z">
        <w:r>
          <w:delText xml:space="preserve">，</w:delText>
        </w:r>
      </w:del>
      <w:r>
        <w:t xml:space="preserve">可能是鸡传入非洲的早期路线之一</w:t>
      </w:r>
      <w:r>
        <w:rPr>
          <w:vertAlign w:val="superscript"/>
        </w:rPr>
        <w:t xml:space="preserve">[49]</w:t>
      </w:r>
      <w:r>
        <w:t xml:space="preserve">；下埃及、内尼日尔三角洲和东非沿海的记录则展示了</w:t>
      </w:r>
      <w:del w:id="90219" w:author="Kiro" w:date="2026-10-11T00:00:00Z">
        <w:r>
          <w:delText xml:space="preserve">后续</w:delText>
        </w:r>
      </w:del>
      <w:ins w:id="90220" w:author="Kiro" w:date="2026-10-11T00:00:00Z">
        <w:r>
          <w:t xml:space="preserve">此后</w:t>
        </w:r>
      </w:ins>
      <w:r>
        <w:t xml:space="preserve">的区域传播</w:t>
      </w:r>
      <w:r>
        <w:rPr>
          <w:vertAlign w:val="superscript"/>
        </w:rPr>
        <w:t xml:space="preserve">[50,51,52,53]</w:t>
      </w:r>
      <w:r>
        <w:t xml:space="preserve">。东非Unguja Ukuu和马达加斯加Mahilaka经古DNA确认的鸡骨，分别出自公元7～8世纪和11～13世纪参与印度洋贸易的港口</w:t>
      </w:r>
      <w:del w:id="90217" w:author="Kiro" w:date="2026-10-11T00:00:00Z">
        <w:r>
          <w:delText xml:space="preserve">背景</w:delText>
        </w:r>
      </w:del>
      <w:ins w:id="90218" w:author="Kiro" w:date="2026-10-11T00:00:00Z">
        <w:r>
          <w:t xml:space="preserve">遗址</w:t>
        </w:r>
      </w:ins>
      <w:r>
        <w:rPr>
          <w:vertAlign w:val="superscript"/>
        </w:rPr>
        <w:t xml:space="preserve">[53]</w:t>
      </w:r>
      <w:r>
        <w:t xml:space="preserve">。这些区域记录反映了较早的红海联系和较晚的印度洋交流。</w:t>
      </w:r>
      <w:ins w:id="90216" w:author="Kiro" w:date="2026-10-11T00:00:00Z">
        <w:r>
          <w:t xml:space="preserve">需要注意的是，</w:t>
        </w:r>
      </w:ins>
      <w:r>
        <w:t xml:space="preserve">各地的最早记录只代表目前能够确认的出现时间。</w:t>
      </w:r>
    </w:p>
    <w:p>
      <w:pPr>
        <w:jc w:val="both"/>
      </w:pPr>
      <w:r>
        <w:t xml:space="preserve">向东，日本的可靠记录始于弥生时期，唐古·键遗址一件鸡骨的直接年代为公元前381～204年</w:t>
      </w:r>
      <w:r>
        <w:rPr>
          <w:vertAlign w:val="superscript"/>
        </w:rPr>
        <w:t xml:space="preserve">[54]</w:t>
      </w:r>
      <w:r>
        <w:t xml:space="preserve">；现代日本鸡群则由多个亚洲来源形成，</w:t>
      </w:r>
      <w:del w:id="90234" w:author="Kiro" w:date="2026-10-11T00:00:00Z">
        <w:r>
          <w:delText xml:space="preserve">后来</w:delText>
        </w:r>
      </w:del>
      <w:ins w:id="90235" w:author="Kiro" w:date="2026-10-11T00:00:00Z">
        <w:r>
          <w:t xml:space="preserve">此后</w:t>
        </w:r>
      </w:ins>
      <w:r>
        <w:t xml:space="preserve">的输入</w:t>
      </w:r>
      <w:ins w:id="90233" w:author="Kiro" w:date="2026-10-11T00:00:00Z">
        <w:r>
          <w:t xml:space="preserve">又</w:t>
        </w:r>
      </w:ins>
      <w:r>
        <w:t xml:space="preserve">持续改变其组成</w:t>
      </w:r>
      <w:r>
        <w:rPr>
          <w:vertAlign w:val="superscript"/>
        </w:rPr>
        <w:t xml:space="preserve">[55]</w:t>
      </w:r>
      <w:r>
        <w:t xml:space="preserve">。拉皮塔文化遗址显示，公元前1千纪早期鸡已进入汤加、瓦努阿图等太平洋西南部岛屿</w:t>
      </w:r>
      <w:r>
        <w:rPr>
          <w:vertAlign w:val="superscript"/>
        </w:rPr>
        <w:t xml:space="preserve">[56,57,58]</w:t>
      </w:r>
      <w:del w:id="90231" w:author="Kiro" w:date="2026-10-11T00:00:00Z">
        <w:r>
          <w:delText xml:space="preserve">，</w:delText>
        </w:r>
      </w:del>
      <w:ins w:id="90232" w:author="Kiro" w:date="2026-10-11T00:00:00Z">
        <w:r>
          <w:t xml:space="preserve">。在</w:t>
        </w:r>
      </w:ins>
      <w:r>
        <w:t xml:space="preserve">西波利尼西亚Niue及东波利尼西亚夏威夷、Rapa Nui的37件古鸡骨中，22件获得可重复的母系序列，均属D单倍群，表明鸡随后到达</w:t>
      </w:r>
      <w:ins w:id="90230" w:author="Kiro" w:date="2026-10-11T00:00:00Z">
        <w:r>
          <w:t xml:space="preserve">了</w:t>
        </w:r>
      </w:ins>
      <w:r>
        <w:t xml:space="preserve">东波利尼西亚</w:t>
      </w:r>
      <w:r>
        <w:rPr>
          <w:vertAlign w:val="superscript"/>
        </w:rPr>
        <w:t xml:space="preserve">[59]</w:t>
      </w:r>
      <w:r>
        <w:t xml:space="preserve">。</w:t>
      </w:r>
    </w:p>
    <w:p>
      <w:pPr>
        <w:jc w:val="both"/>
      </w:pPr>
      <w:r>
        <w:t xml:space="preserve">鸡在传播过程中的用途因地而异，珍视、照护和食用可以并存。Arslantepe的鸡骨较为完整，缺少典型的食物处理痕迹，更符合展示或作为珍稀动物饲养的解释</w:t>
      </w:r>
      <w:r>
        <w:rPr>
          <w:vertAlign w:val="superscript"/>
        </w:rPr>
        <w:t xml:space="preserve">[60]</w:t>
      </w:r>
      <w:del w:id="90245" w:author="Kiro" w:date="2026-10-11T00:00:00Z">
        <w:r>
          <w:delText xml:space="preserve">；</w:delText>
        </w:r>
      </w:del>
      <w:ins w:id="90246" w:author="Kiro" w:date="2026-10-11T00:00:00Z">
        <w:r>
          <w:t xml:space="preserve">。</w:t>
        </w:r>
      </w:ins>
      <w:r>
        <w:t xml:space="preserve">英国铁器时代</w:t>
      </w:r>
      <w:del w:id="90244" w:author="Kiro" w:date="2026-10-11T00:00:00Z">
        <w:r>
          <w:delText xml:space="preserve">的</w:delText>
        </w:r>
      </w:del>
      <w:r>
        <w:t xml:space="preserve">一只成年鸡</w:t>
      </w:r>
      <w:ins w:id="90243" w:author="Kiro" w:date="2026-10-11T00:00:00Z">
        <w:r>
          <w:t xml:space="preserve">的</w:t>
        </w:r>
      </w:ins>
      <w:r>
        <w:t xml:space="preserve">腿骨骨折已经愈合，提示它</w:t>
      </w:r>
      <w:del w:id="90241" w:author="Kiro" w:date="2026-10-11T00:00:00Z">
        <w:r>
          <w:delText xml:space="preserve">受到过</w:delText>
        </w:r>
      </w:del>
      <w:ins w:id="90242" w:author="Kiro" w:date="2026-10-11T00:00:00Z">
        <w:r>
          <w:t xml:space="preserve">曾受到</w:t>
        </w:r>
      </w:ins>
      <w:r>
        <w:t xml:space="preserve">照护；研究者认为，这些早期进入</w:t>
      </w:r>
      <w:r>
        <w:t xml:space="preserve">不列颠</w:t>
      </w:r>
      <w:r>
        <w:t xml:space="preserve">的鸡更可能被视为珍稀动物，而非食物</w:t>
      </w:r>
      <w:r>
        <w:rPr>
          <w:vertAlign w:val="superscript"/>
        </w:rPr>
        <w:t xml:space="preserve">[48]</w:t>
      </w:r>
      <w:r>
        <w:t xml:space="preserve">。Mezber较早</w:t>
      </w:r>
      <w:del w:id="90239" w:author="Kiro" w:date="2026-10-11T00:00:00Z">
        <w:r>
          <w:delText xml:space="preserve">鸡骨的</w:delText>
        </w:r>
      </w:del>
      <w:ins w:id="90240" w:author="Kiro" w:date="2026-10-11T00:00:00Z">
        <w:r>
          <w:t xml:space="preserve">的鸡骨出自</w:t>
        </w:r>
      </w:ins>
      <w:r>
        <w:t xml:space="preserve">食物废弃背景</w:t>
      </w:r>
      <w:del w:id="90237" w:author="Kiro" w:date="2026-10-11T00:00:00Z">
        <w:r>
          <w:delText xml:space="preserve">也</w:delText>
        </w:r>
      </w:del>
      <w:ins w:id="90238" w:author="Kiro" w:date="2026-10-11T00:00:00Z">
        <w:r>
          <w:t xml:space="preserve">，</w:t>
        </w:r>
      </w:ins>
      <w:r>
        <w:t xml:space="preserve">提供了食用</w:t>
      </w:r>
      <w:ins w:id="90236" w:author="Kiro" w:date="2026-10-11T00:00:00Z">
        <w:r>
          <w:t xml:space="preserve">的</w:t>
        </w:r>
      </w:ins>
      <w:r>
        <w:t xml:space="preserve">线索</w:t>
      </w:r>
      <w:r>
        <w:rPr>
          <w:vertAlign w:val="superscript"/>
        </w:rPr>
        <w:t xml:space="preserve">[49]</w:t>
      </w:r>
      <w:r>
        <w:t xml:space="preserve">。南黎凡特Maresha公元前4～2世纪的组合中，1092件鸡骨占所比较家畜骨骼的29%，成熟雌鸟、髓质骨和屠宰分割痕迹并见，支持当时已有集中的蛋肉利用</w:t>
      </w:r>
      <w:r>
        <w:rPr>
          <w:vertAlign w:val="superscript"/>
        </w:rPr>
        <w:t xml:space="preserve">[61]</w:t>
      </w:r>
      <w:r>
        <w:t xml:space="preserve">；中亚多个聚落从公元前1千纪后半叶到中世纪反复出土大量鸡蛋壳，反映了鸡蛋的常规利用，作者据此推测产蛋季节性有所减弱</w:t>
      </w:r>
      <w:r>
        <w:rPr>
          <w:vertAlign w:val="superscript"/>
        </w:rPr>
        <w:t xml:space="preserve">[62]</w:t>
      </w:r>
      <w:r>
        <w:t xml:space="preserve">。在</w:t>
      </w:r>
      <w:r>
        <w:t xml:space="preserve">中国北方，斗鸡的育种和传播可能影响</w:t>
      </w:r>
      <w:r>
        <w:t xml:space="preserve">了当地鸡群的母系组成（见第3.1节）</w:t>
      </w:r>
      <w:r>
        <w:rPr>
          <w:vertAlign w:val="superscript"/>
        </w:rPr>
        <w:t xml:space="preserve">[9]</w:t>
      </w:r>
      <w:r>
        <w:t xml:space="preserve">。这些记录表明，鸡的出现与集中的蛋肉生产并不总是同步。</w:t>
      </w:r>
    </w:p>
    <w:p>
      <w:pPr>
        <w:jc w:val="both"/>
      </w:pPr>
      <w:r>
        <w:t xml:space="preserve">古DNA复核和遗址重评改变了</w:t>
      </w:r>
      <w:ins w:id="90267" w:author="Kiro" w:date="2026-10-11T00:00:00Z">
        <w:r>
          <w:t xml:space="preserve">对</w:t>
        </w:r>
      </w:ins>
      <w:r>
        <w:t xml:space="preserve">部分跨洋路线的解释。智利El Arenal-1的鸡骨曾被视为前哥伦布时期波利尼西亚人把鸡带入南美的证据</w:t>
      </w:r>
      <w:r>
        <w:rPr>
          <w:vertAlign w:val="superscript"/>
        </w:rPr>
        <w:t xml:space="preserve">[63]</w:t>
      </w:r>
      <w:r>
        <w:t xml:space="preserve">，后续母系比较</w:t>
      </w:r>
      <w:del w:id="90265" w:author="Kiro" w:date="2026-10-11T00:00:00Z">
        <w:r>
          <w:delText xml:space="preserve">质疑了这一解释</w:delText>
        </w:r>
      </w:del>
      <w:ins w:id="90266" w:author="Kiro" w:date="2026-10-11T00:00:00Z">
        <w:r>
          <w:t xml:space="preserve">对此提出质疑</w:t>
        </w:r>
      </w:ins>
      <w:r>
        <w:rPr>
          <w:vertAlign w:val="superscript"/>
        </w:rPr>
        <w:t xml:space="preserve">[64]</w:t>
      </w:r>
      <w:r>
        <w:t xml:space="preserve">，太平洋比较样本的去污染复测又改变了原有</w:t>
      </w:r>
      <w:ins w:id="90264" w:author="Kiro" w:date="2026-10-11T00:00:00Z">
        <w:r>
          <w:t xml:space="preserve">的</w:t>
        </w:r>
      </w:ins>
      <w:r>
        <w:t xml:space="preserve">遗传依据</w:t>
      </w:r>
      <w:r>
        <w:rPr>
          <w:vertAlign w:val="superscript"/>
        </w:rPr>
        <w:t xml:space="preserve">[59]</w:t>
      </w:r>
      <w:del w:id="90262" w:author="Kiro" w:date="2026-10-11T00:00:00Z">
        <w:r>
          <w:delText xml:space="preserve">；</w:delText>
        </w:r>
      </w:del>
      <w:ins w:id="90263" w:author="Kiro" w:date="2026-10-11T00:00:00Z">
        <w:r>
          <w:t xml:space="preserve">。</w:t>
        </w:r>
      </w:ins>
      <w:r>
        <w:t xml:space="preserve">新的遗址研究支持该地存在前哥伦布时期的活动，</w:t>
      </w:r>
      <w:r>
        <w:t xml:space="preserve">但新发掘未见鸡骨，此前报为鸡的66件标本经形态重鉴均为鴂，因</w:t>
      </w:r>
      <w:del w:id="90260" w:author="Kiro" w:date="2026-10-11T00:00:00Z">
        <w:r>
          <w:delText xml:space="preserve">而</w:delText>
        </w:r>
        <w:r>
          <w:delText xml:space="preserve">未发现</w:delText>
        </w:r>
      </w:del>
      <w:ins w:id="90261" w:author="Kiro" w:date="2026-10-11T00:00:00Z">
        <w:r>
          <w:t xml:space="preserve">此仍无</w:t>
        </w:r>
      </w:ins>
      <w:r>
        <w:t xml:space="preserve">明确的波利尼西亚接触证据</w:t>
      </w:r>
      <w:r>
        <w:rPr>
          <w:vertAlign w:val="superscript"/>
        </w:rPr>
        <w:t xml:space="preserve">[65]</w:t>
      </w:r>
      <w:r>
        <w:t xml:space="preserve">。</w:t>
      </w:r>
      <w:r>
        <w:t xml:space="preserve">殖民时期海地和佛罗里达的古鸡则与中世纪伊比利亚鸡共享E1单倍型，结合殖民背景</w:t>
      </w:r>
      <w:ins w:id="90259" w:author="Kiro" w:date="2026-10-11T00:00:00Z">
        <w:r>
          <w:t xml:space="preserve">，</w:t>
        </w:r>
      </w:ins>
      <w:r>
        <w:t xml:space="preserve">支持跨大西洋输入</w:t>
      </w:r>
      <w:r>
        <w:rPr>
          <w:vertAlign w:val="superscript"/>
        </w:rPr>
        <w:t xml:space="preserve">[39]</w:t>
      </w:r>
      <w:r>
        <w:t xml:space="preserve">。马达加斯加的情况类似：</w:t>
      </w:r>
      <w:ins w:id="90258" w:author="Kiro" w:date="2026-10-11T00:00:00Z">
        <w:r>
          <w:t xml:space="preserve">曾有研究</w:t>
        </w:r>
      </w:ins>
      <w:r>
        <w:t xml:space="preserve">依据现代母系的相近程度，</w:t>
      </w:r>
      <w:del w:id="90257" w:author="Kiro" w:date="2026-10-11T00:00:00Z">
        <w:r>
          <w:delText xml:space="preserve">曾有研究</w:delText>
        </w:r>
      </w:del>
      <w:r>
        <w:t xml:space="preserve">提出南亚鸡经东非传入</w:t>
      </w:r>
      <w:r>
        <w:rPr>
          <w:vertAlign w:val="superscript"/>
        </w:rPr>
        <w:t xml:space="preserve">[66]</w:t>
      </w:r>
      <w:r>
        <w:t xml:space="preserve">；后续研究扩大</w:t>
      </w:r>
      <w:ins w:id="90256" w:author="Kiro" w:date="2026-10-11T00:00:00Z">
        <w:r>
          <w:t xml:space="preserve">了</w:t>
        </w:r>
      </w:ins>
      <w:r>
        <w:t xml:space="preserve">岛内取样，</w:t>
      </w:r>
      <w:del w:id="90254" w:author="Kiro" w:date="2026-10-11T00:00:00Z">
        <w:r>
          <w:delText xml:space="preserve">用</w:delText>
        </w:r>
      </w:del>
      <w:ins w:id="90255" w:author="Kiro" w:date="2026-10-11T00:00:00Z">
        <w:r>
          <w:t xml:space="preserve">以</w:t>
        </w:r>
      </w:ins>
      <w:r>
        <w:t xml:space="preserve">完整线粒体基因组建立亲缘框架</w:t>
      </w:r>
      <w:del w:id="90252" w:author="Kiro" w:date="2026-10-11T00:00:00Z">
        <w:r>
          <w:delText xml:space="preserve">，再</w:delText>
        </w:r>
      </w:del>
      <w:ins w:id="90253" w:author="Kiro" w:date="2026-10-11T00:00:00Z">
        <w:r>
          <w:t xml:space="preserve">并</w:t>
        </w:r>
      </w:ins>
      <w:r>
        <w:t xml:space="preserve">重新归类控制区序列，发现岛内以C2亚单倍群为主</w:t>
      </w:r>
      <w:del w:id="90250" w:author="Kiro" w:date="2026-10-11T00:00:00Z">
        <w:r>
          <w:delText xml:space="preserve">，</w:delText>
        </w:r>
      </w:del>
      <w:ins w:id="90251" w:author="Kiro" w:date="2026-10-11T00:00:00Z">
        <w:r>
          <w:t xml:space="preserve">；</w:t>
        </w:r>
      </w:ins>
      <w:r>
        <w:t xml:space="preserve">来源模型比较更支持东非与马达加斯加分别接受外来种源</w:t>
      </w:r>
      <w:r>
        <w:t xml:space="preserve">，马达加斯加鸡直接来自西亚（含印度和北非）群体（后验概率0.72）</w:t>
      </w:r>
      <w:r>
        <w:rPr>
          <w:vertAlign w:val="superscript"/>
        </w:rPr>
        <w:t xml:space="preserve">[67]</w:t>
      </w:r>
      <w:r>
        <w:t xml:space="preserve">。</w:t>
      </w:r>
      <w:ins w:id="90249" w:author="Kiro" w:date="2026-10-11T00:00:00Z">
        <w:r>
          <w:t xml:space="preserve">可见，</w:t>
        </w:r>
      </w:ins>
      <w:r>
        <w:t xml:space="preserve">扩大取样、改进谱系归类和模型比较共同改变了原</w:t>
      </w:r>
      <w:del w:id="90247" w:author="Kiro" w:date="2026-10-11T00:00:00Z">
        <w:r>
          <w:delText xml:space="preserve">来</w:delText>
        </w:r>
      </w:del>
      <w:ins w:id="90248" w:author="Kiro" w:date="2026-10-11T00:00:00Z">
        <w:r>
          <w:t xml:space="preserve">有</w:t>
        </w:r>
      </w:ins>
      <w:r>
        <w:t xml:space="preserve">的路线解释。各地区的主要记录见表1，传播联系见图2。</w:t>
      </w:r>
    </w:p>
    <w:p>
      <w:pPr>
        <w:keepNext/>
        <w:spacing w:before="120" w:after="60"/>
        <w:ind w:firstLine="0"/>
        <w:jc w:val="center"/>
      </w:pPr>
      <w:r>
        <w:drawing>
          <wp:inline xmlns:a="http://schemas.openxmlformats.org/drawingml/2006/main" xmlns:pic="http://schemas.openxmlformats.org/drawingml/2006/picture">
            <wp:extent cx="5760000" cy="2592000"/>
            <wp:docPr id="2" name="Picture 2" descr="图2 家鸡的区域传播联系"/>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760000" cy="2592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图2 家鸡的区域传播联系</w:t>
      </w:r>
    </w:p>
    <w:p>
      <w:pPr>
        <w:keepNext w:val="0"/>
        <w:spacing w:before="0" w:after="100" w:line="276" w:lineRule="auto"/>
        <w:ind w:firstLine="0" w:left="0" w:right="0"/>
      </w:pPr>
      <w:r>
        <w:t xml:space="preserve">实线概括现有考古时序、历史交流及亲缘资料支持的区域联系；虚线表示候选路线或来源模型；灰色点线表示有争议的前哥伦布时期波利尼西亚—南美联系</w:t>
      </w:r>
      <w:r>
        <w:rPr>
          <w:vertAlign w:val="superscript"/>
        </w:rPr>
        <w:t xml:space="preserve">[37,39,48,54,55,56,58,59]</w:t>
      </w:r>
      <w:r>
        <w:t xml:space="preserve">。阴影示意现生</w:t>
      </w:r>
      <w:r>
        <w:rPr>
          <w:i/>
        </w:rPr>
        <w:t xml:space="preserve">G. g. spadiceus</w:t>
      </w:r>
      <w:r>
        <w:t xml:space="preserve">的分布范围</w:t>
      </w:r>
      <w:r>
        <w:rPr>
          <w:vertAlign w:val="superscript"/>
        </w:rPr>
        <w:t xml:space="preserve">[18]</w:t>
      </w:r>
      <w:r>
        <w:t xml:space="preserve">。北非沿海及萨赫勒—苏丹带通向西非的虚线均为候选路径</w:t>
      </w:r>
      <w:r>
        <w:rPr>
          <w:vertAlign w:val="superscript"/>
        </w:rPr>
        <w:t xml:space="preserve">[52]</w:t>
      </w:r>
      <w:del w:id="90272" w:author="Kiro" w:date="2026-10-11T00:00:00Z">
        <w:r>
          <w:delText xml:space="preserve">；</w:delText>
        </w:r>
      </w:del>
      <w:ins w:id="90273" w:author="Kiro" w:date="2026-10-11T00:00:00Z">
        <w:r>
          <w:t xml:space="preserve">，</w:t>
        </w:r>
      </w:ins>
      <w:r>
        <w:t xml:space="preserve">经红海通向非洲之角的虚线</w:t>
      </w:r>
      <w:del w:id="90270" w:author="Kiro" w:date="2026-10-11T00:00:00Z">
        <w:r>
          <w:delText xml:space="preserve">亦为</w:delText>
        </w:r>
      </w:del>
      <w:ins w:id="90271" w:author="Kiro" w:date="2026-10-11T00:00:00Z">
        <w:r>
          <w:t xml:space="preserve">也是</w:t>
        </w:r>
      </w:ins>
      <w:r>
        <w:t xml:space="preserve">候选路线</w:t>
      </w:r>
      <w:r>
        <w:rPr>
          <w:vertAlign w:val="superscript"/>
        </w:rPr>
        <w:t xml:space="preserve">[49]</w:t>
      </w:r>
      <w:r>
        <w:t xml:space="preserve">。M1表示南亚经东非传入马达加斯加的旧假说，M2表示东非与马达加斯加分别接受外来种源的模型；M2的</w:t>
      </w:r>
      <w:r>
        <w:t xml:space="preserve">外来种源为西亚群体（含印度和北非），其起点为</w:t>
      </w:r>
      <w:r>
        <w:t xml:space="preserve">示意位置</w:t>
      </w:r>
      <w:r>
        <w:rPr>
          <w:vertAlign w:val="superscript"/>
        </w:rPr>
        <w:t xml:space="preserve">[66,67]</w:t>
      </w:r>
      <w:r>
        <w:t xml:space="preserve">。图两侧的A表示殖民时期伊比利亚与海地、佛罗里达之间联系的续接</w:t>
      </w:r>
      <w:r>
        <w:rPr>
          <w:vertAlign w:val="superscript"/>
        </w:rPr>
        <w:t xml:space="preserve">[39]</w:t>
      </w:r>
      <w:r>
        <w:t xml:space="preserve">。编号与表1对应，15a/15b分别为Unguja Ukuu/Mahilaka，16a/16b分别为Nenumbo/Tongoleleka</w:t>
      </w:r>
      <w:del w:id="90268" w:author="Kiro" w:date="2026-10-11T00:00:00Z">
        <w:r>
          <w:delText xml:space="preserve">。</w:delText>
        </w:r>
      </w:del>
      <w:ins w:id="90269" w:author="Kiro" w:date="2026-10-11T00:00:00Z">
        <w:r>
          <w:t xml:space="preserve">；</w:t>
        </w:r>
      </w:ins>
      <w:r>
        <w:t xml:space="preserve">具体年代及证据对象见表1。海岸线依据Natural Earth公开数据。</w:t>
      </w:r>
    </w:p>
    <w:p>
      <w:pPr>
        <w:keepNext/>
        <w:spacing w:before="60" w:after="100" w:line="276" w:lineRule="auto"/>
        <w:ind w:firstLine="0" w:left="0" w:right="0"/>
      </w:pPr>
      <w:r>
        <w:rPr>
          <w:rFonts w:ascii="Times New Roman" w:hAnsi="Times New Roman" w:eastAsia="宋体"/>
          <w:b/>
          <w:i w:val="0"/>
          <w:color w:val="000000"/>
          <w:sz w:val="21"/>
        </w:rPr>
        <w:t>表1 家鸡传播的主要区域记录及其支持的历史判断</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381"/>
        <w:gridCol w:w="4082"/>
        <w:gridCol w:w="964"/>
      </w:tblGrid>
      <w:tr>
        <w:trPr>
          <w:tblHeader/>
          <w:cantSplit/>
        </w:trPr>
        <w:tc>
          <w:tcPr>
            <w:tcW w:type="dxa" w:w="164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编号与地点</w:t>
            </w:r>
          </w:p>
        </w:tc>
        <w:tc>
          <w:tcPr>
            <w:tcW w:type="dxa" w:w="2381"/>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年代及其对象</w:t>
            </w:r>
          </w:p>
        </w:tc>
        <w:tc>
          <w:tcPr>
            <w:tcW w:type="dxa" w:w="4082"/>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主要证据与历史判断</w:t>
            </w:r>
          </w:p>
        </w:tc>
        <w:tc>
          <w:tcPr>
            <w:tcW w:type="dxa" w:w="96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文献</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 泰国Ban Non Wat</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约公元前1650～1250年；新石器1期遗址年代模型</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全球综合评估将最早阶段遗存列为早期家鸡记录，但承认其家养属性尚有争议；古DNA确认了部分遗存的原鸡属身份，其测序样本层位在两项研究中记载不一</w:t>
            </w:r>
            <w:r>
              <w:rPr>
                <w:rFonts w:ascii="Times New Roman" w:hAnsi="Times New Roman" w:eastAsia="宋体"/>
                <w:b w:val="0"/>
                <w:i w:val="0"/>
                <w:color w:val="000000"/>
                <w:sz w:val="19"/>
              </w:rPr>
              <w:t xml:space="preserve">，不能直接验证最早阶段的家养属性。幼鸟及繁殖候选仍需按各自分期判断。</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[37,38,39,40]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 中国中部殷墟、大司空村</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商代晚期；聚落与墓葬背景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综合重评接受的鸡骨与随葬记录，表明鸡已进入当地聚落生活及墓葬活动。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3 日本唐古·键</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公元前381～204年；一件幼年股骨的直接校准年代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两件幼骨经胶原肽指纹鉴定为鸡，其中一件直接测年；作者据幼鸟记录推测当地存在繁殖。</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4 日本唐神</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弥生晚期；遗址背景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6件成鸡骨中5件被判为雄性；5件受检幼鸟骨均非鸡。确认成鸡存在，尚未提供当地成功繁殖的证据。</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5 印度Daimabad</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约公元前1500～1200年；早Jorwe阶段背景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较早Savalda和哈拉帕层位未见原鸡属，早Jorwe阶段出现相关遗存；家养属性依赖综合解释。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 中亚Paykend、Bash Tepa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分别公元前515～392年、385～206年；同背景蛋壳碎片的直接校准年代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鉴定与测年使用同背景中的不同碎片。多个聚落跨时段反复出土鸡蛋壳，支持持续鸡蛋利用。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7 安纳托利亚Arslantepe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公元前9世纪末；填土与伴生材料背景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15件骨骼部分多较完整，包括同一成体雄鸡的成对跗蹠骨；缺少切割及典型食物处理破碎，支持珍稀动物展示或饲养等解释。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8 南黎凡特Maresha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公元前4～2世纪组合；两件鸡骨的直接年代约为前4世纪末至前3世纪</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1092件鸡骨约占所比较家畜骨骼的29%；成熟雌鸟、髓质骨及屠宰分割痕迹并见，支持集中的蛋肉利用。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9 意大利Forcello、Orvieto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Forcello：公元前775～540年（鸡骨直接校准年代），前530～520年（原报背景）；Orvieto：公元前775～541年（鸡骨直接校准年代），前500～400年（原报背景）。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直接校准区间与原报背景年代在数值上不重叠，原研究将其归因于哈尔施塔特校准平台造成的测年精度下降，仍判定二者相符；区间精度有限</w:t>
            </w:r>
            <w:r>
              <w:rPr>
                <w:rFonts w:ascii="Times New Roman" w:hAnsi="Times New Roman" w:eastAsia="宋体"/>
                <w:b w:val="0"/>
                <w:i w:val="0"/>
                <w:color w:val="000000"/>
                <w:sz w:val="19"/>
              </w:rPr>
              <w:t xml:space="preserve">，不宜据此确定具体传入年份。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 英国部分早期遗址与Fishbourne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铁器时代至罗马时期；Fishbourne为公元43～75年及75～150年组合</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部分较早遗存为完整埋葬并见照护；Fishbourne部位分布及切割痕支持食物利用。区域比较显示用途变化，鸡骨比例也因聚落类型而异。</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[48,69,70]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11 奥兰群岛Kvarnbo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公元266～541年；鸡骨直接校准年代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同一个体获得B单倍群母系序列，连接当地较早存在记录与母系组成。</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12 埃塞俄比亚Mezber</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公元前820～595年；鸡骨直接校准年代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形态鉴定和直接测年支持非洲之角较早已有家鸡，农业聚落的食物废弃背景提供食用线索。</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13 下埃及Buto、Tell el-Maskhuta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Buto：相关层位跨赛特至罗马时期；Tell el-Maskhuta：8件鸡骨中3件可定年，分属希腊化时期、公元前3～2世纪和罗马时期</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两地鸡骨提供下埃及存在记录；Buto只能定位较宽时期</w:t>
            </w:r>
            <w:r>
              <w:rPr>
                <w:rFonts w:ascii="Times New Roman" w:hAnsi="Times New Roman" w:eastAsia="宋体"/>
                <w:color w:val="000000"/>
                <w:sz w:val="19"/>
              </w:rPr>
              <w:t xml:space="preserve">，原作者认为当地大约自希腊—罗马时期起才养鸡</w:t>
            </w:r>
            <w:r>
              <w:rPr>
                <w:rFonts w:ascii="Times New Roman" w:hAnsi="Times New Roman" w:eastAsia="宋体"/>
                <w:color w:val="000000"/>
                <w:sz w:val="19"/>
              </w:rPr>
              <w:t xml:space="preserve">。Tell el-Maskhuta鸡骨很少，原研究认为当地波斯至罗马时期几乎不养鸡。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[37,50,51]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14 马里Jenne-jeno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第三期公元450～850年、第四期850～1400年；考古阶段</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与珠鸡及大型鹧鸪比较后确认鸡骨，支持内尼日尔三角洲在相应阶段已有鸡。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 东非Unguja Ukuu、马达加斯加Mahilaka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分别公元7～8世纪、11～13世纪；伴生炭化种子年代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古DNA确认鸡骨身份；同沉积作物种子提供年代，联系到参与印度洋交流的港口聚落。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16 Nenumbo、Tongoleleka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分别2925～2538、2780～2750 cal BP，约公元前976～589年、831～801年</w:t>
            </w:r>
            <w:r>
              <w:rPr>
                <w:rFonts w:ascii="Times New Roman" w:hAnsi="Times New Roman" w:eastAsia="宋体"/>
                <w:b w:val="0"/>
                <w:color w:val="000000"/>
                <w:sz w:val="19"/>
              </w:rPr>
              <w:t xml:space="preserve">；前者为1件鸡骨的储库校正直接年代，后者为6件鸡骨直接年代的加权合并区间</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Nenumbo为</w:t>
            </w: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转引的海洋储库校正日期；Tongoleleka为原研究对6个个体的加权合并区间。支持太平洋西南部较早已有鸡。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[37,56]</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17 瓦努阿图Teouma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公元前1千纪早期；鸡骨食性校正与</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后续定年结合食性偏移及贝叶斯</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模型，支持拉皮塔时期已有鸡；不以遗址占居期给全部鸡骨赋同一日期。</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18 夏威夷Pelekane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约公元1240～1500年；伴生贝壳的海洋储库校正年代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转引的鸡遗存与伴生贝壳测年，为夏威夷较早鸡记录提供时间参照。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19 Rapa Nui（复活节岛）</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古代鸡骨比较标本；本项用于母系复核</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PAQANA011去污染后复测为D单倍群并获独立重复，修正讨论跨太平洋来源时使用的母系参照。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20 智利El Arenal-1</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原报告公元1304～1424年；争议鸡骨的直接校准年代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个体年代、遗址背景与传播来源分别受到检验；</w:t>
            </w:r>
            <w:r>
              <w:rPr>
                <w:rFonts w:ascii="Times New Roman" w:hAnsi="Times New Roman" w:eastAsia="宋体"/>
                <w:b w:val="0"/>
                <w:color w:val="000000"/>
                <w:sz w:val="19"/>
              </w:rPr>
              <w:t xml:space="preserve">此前报为鸡的66件标本经重鉴均为鴂，</w:t>
            </w:r>
            <w:r>
              <w:rPr>
                <w:rFonts w:ascii="Times New Roman" w:hAnsi="Times New Roman" w:eastAsia="宋体"/>
                <w:b w:val="0"/>
                <w:i w:val="0"/>
                <w:color w:val="000000"/>
                <w:sz w:val="19"/>
              </w:rPr>
              <w:t xml:space="preserve">现有证据尚不足以确定前哥伦布时期的波利尼西亚传入。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[59,63,64,65]</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21 海地、佛罗里达</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公元16～17世纪；遗址与历史背景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古线粒体短片段与中世纪伊比利亚鸡共享</w:t>
            </w:r>
            <w:r>
              <w:rPr>
                <w:rFonts w:ascii="Times New Roman" w:hAnsi="Times New Roman" w:eastAsia="宋体"/>
                <w:b w:val="0"/>
                <w:color w:val="000000"/>
                <w:sz w:val="19"/>
              </w:rPr>
              <w:t xml:space="preserve">E1</w:t>
            </w:r>
            <w:r>
              <w:rPr>
                <w:rFonts w:ascii="Times New Roman" w:hAnsi="Times New Roman" w:eastAsia="宋体"/>
                <w:b w:val="0"/>
                <w:i w:val="0"/>
                <w:color w:val="000000"/>
                <w:sz w:val="19"/>
              </w:rPr>
              <w:t xml:space="preserve">单倍型，结合殖民背景支持跨大西洋输入。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[39]</w:t>
            </w:r>
          </w:p>
        </w:tc>
      </w:tr>
    </w:tbl>
    <w:p>
      <w:pPr>
        <w:keepNext w:val="0"/>
        <w:spacing w:before="0" w:after="100" w:line="276" w:lineRule="auto"/>
        <w:ind w:firstLine="0" w:left="0" w:right="0"/>
      </w:pPr>
      <w:r>
        <w:rPr>
          <w:rFonts w:ascii="Times New Roman" w:hAnsi="Times New Roman" w:eastAsia="宋体"/>
          <w:b w:val="0"/>
          <w:i w:val="0"/>
          <w:color w:val="000000"/>
          <w:sz w:val="19"/>
        </w:rPr>
        <w:t>表注：表中直接放射性碳年代均为校准区间，遗址、伴生材料及合并估计的年代另行注明。唐古·键、中亚两地、意大利两地及Kvarnbo按原研究95.4%概率区间报告；Mezber与El Arenal-1沿用原报告区间。</w:t>
      </w:r>
    </w:p>
    <w:p>
      <w:pPr>
        <w:keepNext w:val="0"/>
        <w:spacing w:before="0" w:after="100" w:line="276" w:lineRule="auto"/>
        <w:ind w:firstLine="0" w:left="0" w:right="0"/>
      </w:pPr>
      <w:r>
        <w:t xml:space="preserve">cal BP以公元1950年为基准。Nenumbo沿用全球综合评估转引的储库校正区间（95%概率）；Tongoleleka沿用原研究对6个个体的加权合并区间，不能视为每个个体均获得同一精确日期</w:t>
      </w:r>
      <w:r>
        <w:rPr>
          <w:vertAlign w:val="superscript"/>
        </w:rPr>
        <w:t xml:space="preserve">[37,56]</w:t>
      </w:r>
      <w:r>
        <w:t xml:space="preserve">。</w:t>
      </w:r>
    </w:p>
    <w:p>
      <w:pPr>
        <w:keepNext w:val="0"/>
        <w:spacing w:before="0" w:after="100" w:line="276" w:lineRule="auto"/>
        <w:ind w:firstLine="0" w:left="0" w:right="0"/>
      </w:pPr>
      <w:r>
        <w:rPr>
          <w:rFonts w:ascii="Times New Roman" w:hAnsi="Times New Roman" w:eastAsia="宋体"/>
          <w:b w:val="0"/>
          <w:i w:val="0"/>
          <w:color w:val="000000"/>
          <w:sz w:val="19"/>
        </w:rPr>
        <w:t>地理编号沿用图2。记录年代用于定位当地已知遗存与利用情境，不直接等同于首次传入时间。</w:t>
      </w:r>
    </w:p>
    <w:p>
      <w:pPr>
        <w:pStyle w:val="Heading1"/>
      </w:pPr>
      <w:r>
        <w:t xml:space="preserve">6 家鸡的性状分化与选育</w:t>
      </w:r>
    </w:p>
    <w:p>
      <w:pPr>
        <w:jc w:val="both"/>
      </w:pPr>
      <w:r>
        <w:t xml:space="preserve">家鸡传播到不同气候和海拔的地区，并被用于食用、产蛋、观赏和斗鸡等不同目的</w:t>
      </w:r>
      <w:del w:id="90276" w:author="Kiro" w:date="2026-10-11T00:00:00Z">
        <w:r>
          <w:delText xml:space="preserve">之</w:delText>
        </w:r>
      </w:del>
      <w:r>
        <w:t xml:space="preserve">后，各地鸡群在环境适应和用途性状上逐渐分化</w:t>
      </w:r>
      <w:r>
        <w:t xml:space="preserve">；近代定向选育又进一步放大了生长和繁殖性状的差异</w:t>
      </w:r>
      <w:r>
        <w:t xml:space="preserve">。本节先讨论自然环境和病原压力下的适应（6.1），再讨论人工选择下的生长、繁殖、外形和斗鸡性状（6.2）。</w:t>
      </w:r>
      <w:ins w:id="90275" w:author="Kiro" w:date="2026-10-11T00:00:00Z">
        <w:r>
          <w:t xml:space="preserve">需要说明的是，</w:t>
        </w:r>
      </w:ins>
      <w:r>
        <w:t xml:space="preserve">其中不少遗传定位来自实验互交群体和长期选择系，</w:t>
      </w:r>
      <w:del w:id="90274" w:author="Kiro" w:date="2026-10-11T00:00:00Z">
        <w:r>
          <w:delText xml:space="preserve">它们</w:delText>
        </w:r>
      </w:del>
      <w:r>
        <w:t xml:space="preserve">揭示的是性状的遗传结构，而不是这些性状在各地形成的历史。</w:t>
      </w:r>
    </w:p>
    <w:p>
      <w:pPr>
        <w:pStyle w:val="Heading2"/>
      </w:pPr>
      <w:r>
        <w:t xml:space="preserve">6.1 环境适应与抗病性</w:t>
      </w:r>
    </w:p>
    <w:p>
      <w:pPr>
        <w:jc w:val="both"/>
      </w:pPr>
      <w:r>
        <w:rPr>
          <w:b/>
        </w:rPr>
        <w:t xml:space="preserve">高海拔适应。</w:t>
      </w:r>
      <w:r>
        <w:t xml:space="preserve">高海拔环境中的低氧直接影响鸡胚发育和孵化。在海拔2900 m的孵化试验中，藏鸡和低地品种矮小鸡的孵化率分别为79.72%和31.69%</w:t>
      </w:r>
      <w:del w:id="90289" w:author="Kiro" w:date="2026-10-11T00:00:00Z">
        <w:r>
          <w:delText xml:space="preserve">；</w:delText>
        </w:r>
      </w:del>
      <w:ins w:id="90290" w:author="Kiro" w:date="2026-10-11T00:00:00Z">
        <w:r>
          <w:t xml:space="preserve">，</w:t>
        </w:r>
      </w:ins>
      <w:r>
        <w:t xml:space="preserve">补充氧气后</w:t>
      </w:r>
      <w:del w:id="90288" w:author="Kiro" w:date="2026-10-11T00:00:00Z">
        <w:r>
          <w:delText xml:space="preserve">，</w:delText>
        </w:r>
      </w:del>
      <w:r>
        <w:t xml:space="preserve">矮小鸡的孵化率上升</w:t>
      </w:r>
      <w:r>
        <w:rPr>
          <w:vertAlign w:val="superscript"/>
        </w:rPr>
        <w:t xml:space="preserve">[72]</w:t>
      </w:r>
      <w:r>
        <w:t xml:space="preserve">。藏鸡的供氧适应涉及血红蛋白的氧结合特性和组织释氧能力</w:t>
      </w:r>
      <w:del w:id="90286" w:author="Kiro" w:date="2026-10-11T00:00:00Z">
        <w:r>
          <w:delText xml:space="preserve">。</w:delText>
        </w:r>
      </w:del>
      <w:ins w:id="90287" w:author="Kiro" w:date="2026-10-11T00:00:00Z">
        <w:r>
          <w:t xml:space="preserve">：</w:t>
        </w:r>
      </w:ins>
      <w:r>
        <w:t xml:space="preserve">αD珠蛋白Met32Leu变异与较高的氧亲和力相关</w:t>
      </w:r>
      <w:r>
        <w:rPr>
          <w:vertAlign w:val="superscript"/>
        </w:rPr>
        <w:t xml:space="preserve">[73]</w:t>
      </w:r>
      <w:r>
        <w:t xml:space="preserve">；另一项晚期胚胎研究发现，低氧孵化的藏鸡血红蛋白</w:t>
      </w:r>
      <w:del w:id="90285" w:author="Kiro" w:date="2026-10-11T00:00:00Z">
        <w:r>
          <w:delText xml:space="preserve">具有更强的</w:delText>
        </w:r>
      </w:del>
      <w:r>
        <w:t xml:space="preserve">协同性</w:t>
      </w:r>
      <w:del w:id="90283" w:author="Kiro" w:date="2026-10-11T00:00:00Z">
        <w:r>
          <w:delText xml:space="preserve">和</w:delText>
        </w:r>
      </w:del>
      <w:ins w:id="90284" w:author="Kiro" w:date="2026-10-11T00:00:00Z">
        <w:r>
          <w:t xml:space="preserve">更强、</w:t>
        </w:r>
      </w:ins>
      <w:r>
        <w:t xml:space="preserve">释氧能力</w:t>
      </w:r>
      <w:ins w:id="90282" w:author="Kiro" w:date="2026-10-11T00:00:00Z">
        <w:r>
          <w:t xml:space="preserve">更高</w:t>
        </w:r>
      </w:ins>
      <w:r>
        <w:rPr>
          <w:vertAlign w:val="superscript"/>
        </w:rPr>
        <w:t xml:space="preserve">[74]</w:t>
      </w:r>
      <w:r>
        <w:t xml:space="preserve">。选择扫描和胚胎转录组研究</w:t>
      </w:r>
      <w:del w:id="90281" w:author="Kiro" w:date="2026-10-11T00:00:00Z">
        <w:r>
          <w:delText xml:space="preserve">所</w:delText>
        </w:r>
      </w:del>
      <w:r>
        <w:t xml:space="preserve">涉及的功能主要包括氧运输与缺氧应答（</w:t>
      </w:r>
      <w:r>
        <w:rPr>
          <w:i/>
        </w:rPr>
        <w:t xml:space="preserve">HBAD</w:t>
      </w:r>
      <w:r>
        <w:t xml:space="preserve">、</w:t>
      </w:r>
      <w:r>
        <w:rPr>
          <w:i/>
        </w:rPr>
        <w:t xml:space="preserve">ARNT</w:t>
      </w:r>
      <w:r>
        <w:t xml:space="preserve">）</w:t>
      </w:r>
      <w:r>
        <w:rPr>
          <w:vertAlign w:val="superscript"/>
        </w:rPr>
        <w:t xml:space="preserve">[75,76]</w:t>
      </w:r>
      <w:r>
        <w:t xml:space="preserve">、心肺发育与血管生成（</w:t>
      </w:r>
      <w:r>
        <w:rPr>
          <w:i/>
        </w:rPr>
        <w:t xml:space="preserve">FGFR1</w:t>
      </w:r>
      <w:r>
        <w:t xml:space="preserve">、</w:t>
      </w:r>
      <w:r>
        <w:rPr>
          <w:i/>
        </w:rPr>
        <w:t xml:space="preserve">CTGF</w:t>
      </w:r>
      <w:r>
        <w:t xml:space="preserve">），以及DNA修复</w:t>
      </w:r>
      <w:del w:id="90279" w:author="Kiro" w:date="2026-10-11T00:00:00Z">
        <w:r>
          <w:delText xml:space="preserve">和</w:delText>
        </w:r>
      </w:del>
      <w:ins w:id="90280" w:author="Kiro" w:date="2026-10-11T00:00:00Z">
        <w:r>
          <w:t xml:space="preserve">与</w:t>
        </w:r>
      </w:ins>
      <w:r>
        <w:t xml:space="preserve">辐射应答（</w:t>
      </w:r>
      <w:r>
        <w:rPr>
          <w:i/>
        </w:rPr>
        <w:t xml:space="preserve">VCP</w:t>
      </w:r>
      <w:r>
        <w:t xml:space="preserve">、</w:t>
      </w:r>
      <w:r>
        <w:rPr>
          <w:i/>
        </w:rPr>
        <w:t xml:space="preserve">FANCG</w:t>
      </w:r>
      <w:r>
        <w:t xml:space="preserve">）</w:t>
      </w:r>
      <w:r>
        <w:rPr>
          <w:vertAlign w:val="superscript"/>
        </w:rPr>
        <w:t xml:space="preserve">[77]</w:t>
      </w:r>
      <w:r>
        <w:t xml:space="preserve">；肝脏的表达差异还集中</w:t>
      </w:r>
      <w:del w:id="90277" w:author="Kiro" w:date="2026-10-11T00:00:00Z">
        <w:r>
          <w:delText xml:space="preserve">在</w:delText>
        </w:r>
      </w:del>
      <w:ins w:id="90278" w:author="Kiro" w:date="2026-10-11T00:00:00Z">
        <w:r>
          <w:t xml:space="preserve">于</w:t>
        </w:r>
      </w:ins>
      <w:r>
        <w:t xml:space="preserve">脂肪酸代谢、能量生成和谷胱甘肽抗氧化过程</w:t>
      </w:r>
      <w:r>
        <w:rPr>
          <w:vertAlign w:val="superscript"/>
        </w:rPr>
        <w:t xml:space="preserve">[76]</w:t>
      </w:r>
      <w:r>
        <w:t xml:space="preserve">。</w:t>
      </w:r>
    </w:p>
    <w:p>
      <w:pPr>
        <w:jc w:val="both"/>
      </w:pPr>
      <w:r>
        <w:t xml:space="preserve">青藏高原和埃塞俄比亚高原地方鸡的选择信号</w:t>
      </w:r>
      <w:del w:id="90300" w:author="Kiro" w:date="2026-10-11T00:00:00Z">
        <w:r>
          <w:delText xml:space="preserve">均</w:delText>
        </w:r>
      </w:del>
      <w:ins w:id="90301" w:author="Kiro" w:date="2026-10-11T00:00:00Z">
        <w:r>
          <w:t xml:space="preserve">都</w:t>
        </w:r>
      </w:ins>
      <w:r>
        <w:t xml:space="preserve">涉及钙信号通路。早期藏鸡基因组研究在两个遗传群体中发现了这一信号</w:t>
      </w:r>
      <w:r>
        <w:rPr>
          <w:vertAlign w:val="superscript"/>
        </w:rPr>
        <w:t xml:space="preserve">[78]</w:t>
      </w:r>
      <w:r>
        <w:t xml:space="preserve">；</w:t>
      </w:r>
      <w:ins w:id="90299" w:author="Kiro" w:date="2026-10-11T00:00:00Z">
        <w:r>
          <w:t xml:space="preserve">对</w:t>
        </w:r>
      </w:ins>
      <w:r>
        <w:t xml:space="preserve">埃塞俄比亚26个地方鸡群体</w:t>
      </w:r>
      <w:del w:id="90298" w:author="Kiro" w:date="2026-10-11T00:00:00Z">
        <w:r>
          <w:delText xml:space="preserve">、</w:delText>
        </w:r>
      </w:del>
      <w:r>
        <w:t xml:space="preserve">513只鸡的比较</w:t>
      </w:r>
      <w:ins w:id="90297" w:author="Kiro" w:date="2026-10-11T00:00:00Z">
        <w:r>
          <w:t xml:space="preserve">，</w:t>
        </w:r>
      </w:ins>
      <w:r>
        <w:t xml:space="preserve">也在高海拔群体中检出钙信号通路（</w:t>
      </w:r>
      <w:r>
        <w:rPr>
          <w:i/>
        </w:rPr>
        <w:t xml:space="preserve">ERBB4</w:t>
      </w:r>
      <w:r>
        <w:t xml:space="preserve">、</w:t>
      </w:r>
      <w:r>
        <w:rPr>
          <w:i/>
        </w:rPr>
        <w:t xml:space="preserve">PLCB2</w:t>
      </w:r>
      <w:r>
        <w:t xml:space="preserve">、</w:t>
      </w:r>
      <w:r>
        <w:rPr>
          <w:i/>
        </w:rPr>
        <w:t xml:space="preserve">STIM2</w:t>
      </w:r>
      <w:r>
        <w:t xml:space="preserve">）及缺氧诱导因子（HIF）相关基因的选择信号</w:t>
      </w:r>
      <w:r>
        <w:rPr>
          <w:vertAlign w:val="superscript"/>
        </w:rPr>
        <w:t xml:space="preserve">[79]</w:t>
      </w:r>
      <w:r>
        <w:t xml:space="preserve">。藏鸡内部的适应候选区域还</w:t>
      </w:r>
      <w:del w:id="90295" w:author="Kiro" w:date="2026-10-11T00:00:00Z">
        <w:r>
          <w:delText xml:space="preserve">随</w:delText>
        </w:r>
      </w:del>
      <w:ins w:id="90296" w:author="Kiro" w:date="2026-10-11T00:00:00Z">
        <w:r>
          <w:t xml:space="preserve">因</w:t>
        </w:r>
      </w:ins>
      <w:r>
        <w:t xml:space="preserve">祖源而异</w:t>
      </w:r>
      <w:del w:id="90293" w:author="Kiro" w:date="2026-10-11T00:00:00Z">
        <w:r>
          <w:delText xml:space="preserve">。</w:delText>
        </w:r>
      </w:del>
      <w:ins w:id="90294" w:author="Kiro" w:date="2026-10-11T00:00:00Z">
        <w:r>
          <w:t xml:space="preserve">：</w:t>
        </w:r>
      </w:ins>
      <w:r>
        <w:t xml:space="preserve">对1054个鸡全基因组的分析识别出与中国西北、川滇邻近地区和喜马拉雅山南麓相关的三个祖源</w:t>
      </w:r>
      <w:del w:id="90291" w:author="Kiro" w:date="2026-10-11T00:00:00Z">
        <w:r>
          <w:delText xml:space="preserve">；</w:delText>
        </w:r>
      </w:del>
      <w:ins w:id="90292" w:author="Kiro" w:date="2026-10-11T00:00:00Z">
        <w:r>
          <w:t xml:space="preserve">，</w:t>
        </w:r>
      </w:ins>
      <w:r>
        <w:t xml:space="preserve">按祖源分层的选择扫描显示，三者的候选区域分别涉及血管稳态与凝血（</w:t>
      </w:r>
      <w:r>
        <w:rPr>
          <w:i/>
        </w:rPr>
        <w:t xml:space="preserve">VWF</w:t>
      </w:r>
      <w:r>
        <w:t xml:space="preserve">、</w:t>
      </w:r>
      <w:r>
        <w:rPr>
          <w:i/>
        </w:rPr>
        <w:t xml:space="preserve">TSPAN9</w:t>
      </w:r>
      <w:r>
        <w:t xml:space="preserve">）、钙信号与代谢调节（</w:t>
      </w:r>
      <w:r>
        <w:rPr>
          <w:i/>
        </w:rPr>
        <w:t xml:space="preserve">CACNA2D1</w:t>
      </w:r>
      <w:r>
        <w:t xml:space="preserve">、</w:t>
      </w:r>
      <w:r>
        <w:rPr>
          <w:i/>
        </w:rPr>
        <w:t xml:space="preserve">AMY2A</w:t>
      </w:r>
      <w:r>
        <w:t xml:space="preserve">），以及肺血管重塑（</w:t>
      </w:r>
      <w:r>
        <w:rPr>
          <w:i/>
        </w:rPr>
        <w:t xml:space="preserve">AGTR1</w:t>
      </w:r>
      <w:r>
        <w:t xml:space="preserve">）</w:t>
      </w:r>
      <w:r>
        <w:rPr>
          <w:vertAlign w:val="superscript"/>
        </w:rPr>
        <w:t xml:space="preserve">[80]</w:t>
      </w:r>
      <w:r>
        <w:t xml:space="preserve">。</w:t>
      </w:r>
    </w:p>
    <w:p>
      <w:pPr>
        <w:jc w:val="both"/>
      </w:pPr>
      <w:r>
        <w:rPr>
          <w:b/>
        </w:rPr>
        <w:t xml:space="preserve">温度适应。</w:t>
      </w:r>
      <w:r>
        <w:t xml:space="preserve">高温抑制肉鸡生长和胸肉产量，其影响随日龄和遗传背景而</w:t>
      </w:r>
      <w:del w:id="90307" w:author="Kiro" w:date="2026-10-11T00:00:00Z">
        <w:r>
          <w:delText xml:space="preserve">改</w:delText>
        </w:r>
      </w:del>
      <w:r>
        <w:t xml:space="preserve">变</w:t>
      </w:r>
      <w:r>
        <w:rPr>
          <w:vertAlign w:val="superscript"/>
        </w:rPr>
        <w:t xml:space="preserve">[81]</w:t>
      </w:r>
      <w:r>
        <w:t xml:space="preserve">。耐热性也能响应人工选择：在40.6℃、75%相对湿度下按存活时间进行4代双向选择后，5周龄白来航高、低耐热系的存活时间分别为86 min和58 min</w:t>
      </w:r>
      <w:r>
        <w:rPr>
          <w:vertAlign w:val="superscript"/>
        </w:rPr>
        <w:t xml:space="preserve">[82]</w:t>
      </w:r>
      <w:r>
        <w:t xml:space="preserve">。减少羽毛覆盖有利于散热</w:t>
      </w:r>
      <w:del w:id="90305" w:author="Kiro" w:date="2026-10-11T00:00:00Z">
        <w:r>
          <w:delText xml:space="preserve">。</w:delText>
        </w:r>
      </w:del>
      <w:ins w:id="90306" w:author="Kiro" w:date="2026-10-11T00:00:00Z">
        <w:r>
          <w:t xml:space="preserve">：</w:t>
        </w:r>
      </w:ins>
      <w:r>
        <w:t xml:space="preserve">在35℃试验中，无羽鸡维持了接近25℃时的生长，而裸颈鸡的生长优势较小</w:t>
      </w:r>
      <w:r>
        <w:rPr>
          <w:vertAlign w:val="superscript"/>
        </w:rPr>
        <w:t xml:space="preserve">[83]</w:t>
      </w:r>
      <w:r>
        <w:t xml:space="preserve">。热带与温带鸡的基因组比较</w:t>
      </w:r>
      <w:del w:id="90303" w:author="Kiro" w:date="2026-10-11T00:00:00Z">
        <w:r>
          <w:delText xml:space="preserve">进一步检出</w:delText>
        </w:r>
      </w:del>
      <w:ins w:id="90304" w:author="Kiro" w:date="2026-10-11T00:00:00Z">
        <w:r>
          <w:t xml:space="preserve">还检出与</w:t>
        </w:r>
      </w:ins>
      <w:r>
        <w:t xml:space="preserve">代谢调节（</w:t>
      </w:r>
      <w:r>
        <w:rPr>
          <w:i/>
        </w:rPr>
        <w:t xml:space="preserve">FABP2</w:t>
      </w:r>
      <w:r>
        <w:t xml:space="preserve">、</w:t>
      </w:r>
      <w:r>
        <w:rPr>
          <w:i/>
        </w:rPr>
        <w:t xml:space="preserve">RAMP3</w:t>
      </w:r>
      <w:r>
        <w:t xml:space="preserve">、</w:t>
      </w:r>
      <w:r>
        <w:rPr>
          <w:i/>
        </w:rPr>
        <w:t xml:space="preserve">TSHR</w:t>
      </w:r>
      <w:r>
        <w:t xml:space="preserve">）和血管平滑肌收缩（</w:t>
      </w:r>
      <w:r>
        <w:rPr>
          <w:i/>
        </w:rPr>
        <w:t xml:space="preserve">CAMK2D</w:t>
      </w:r>
      <w:r>
        <w:t xml:space="preserve">）相关</w:t>
      </w:r>
      <w:ins w:id="90302" w:author="Kiro" w:date="2026-10-11T00:00:00Z">
        <w:r>
          <w:t xml:space="preserve">的</w:t>
        </w:r>
      </w:ins>
      <w:r>
        <w:t xml:space="preserve">候选基因</w:t>
      </w:r>
      <w:r>
        <w:rPr>
          <w:vertAlign w:val="superscript"/>
        </w:rPr>
        <w:t xml:space="preserve">[84]</w:t>
      </w:r>
      <w:r>
        <w:t xml:space="preserve">。在淮南鸡分离群体中，</w:t>
      </w:r>
      <w:r>
        <w:rPr>
          <w:i/>
        </w:rPr>
        <w:t xml:space="preserve">TSHR</w:t>
      </w:r>
      <w:r>
        <w:t xml:space="preserve"> 558Arg等位基因纯合子经35±1℃、12 h热应激试验后，血清丙氨酸氨基转移酶、乳酸脱氢酶和肌酸激酶水平低于</w:t>
      </w:r>
      <w:r>
        <w:t xml:space="preserve">558Gly纯合子</w:t>
      </w:r>
      <w:r>
        <w:rPr>
          <w:vertAlign w:val="superscript"/>
        </w:rPr>
        <w:t xml:space="preserve">[84]</w:t>
      </w:r>
      <w:r>
        <w:t xml:space="preserve">。该基因与光周期及繁殖反应的关系见第6.2节。</w:t>
      </w:r>
    </w:p>
    <w:p>
      <w:pPr>
        <w:jc w:val="both"/>
      </w:pPr>
      <w:r>
        <w:t xml:space="preserve">在低温条件下，品种间的产蛋表现</w:t>
      </w:r>
      <w:del w:id="90323" w:author="Kiro" w:date="2026-10-11T00:00:00Z">
        <w:r>
          <w:delText xml:space="preserve">出现</w:delText>
        </w:r>
      </w:del>
      <w:ins w:id="90324" w:author="Kiro" w:date="2026-10-11T00:00:00Z">
        <w:r>
          <w:t xml:space="preserve">发生</w:t>
        </w:r>
      </w:ins>
      <w:r>
        <w:t xml:space="preserve">逆转。在温暖与自然寒冷环境中比较坝上长尾鸡、洛岛红鸡及其正反交后代</w:t>
      </w:r>
      <w:del w:id="90321" w:author="Kiro" w:date="2026-10-11T00:00:00Z">
        <w:r>
          <w:delText xml:space="preserve">发现，</w:delText>
        </w:r>
      </w:del>
      <w:ins w:id="90322" w:author="Kiro" w:date="2026-10-11T00:00:00Z">
        <w:r>
          <w:t xml:space="preserve">，发现</w:t>
        </w:r>
      </w:ins>
      <w:r>
        <w:t xml:space="preserve">洛岛红鸡在温暖环境下产蛋表现最好，在寒冷环境下却低于其余三组</w:t>
      </w:r>
      <w:del w:id="90319" w:author="Kiro" w:date="2026-10-11T00:00:00Z">
        <w:r>
          <w:delText xml:space="preserve">；</w:delText>
        </w:r>
      </w:del>
      <w:ins w:id="90320" w:author="Kiro" w:date="2026-10-11T00:00:00Z">
        <w:r>
          <w:t xml:space="preserve">，</w:t>
        </w:r>
      </w:ins>
      <w:r>
        <w:t xml:space="preserve">两类杂交后代在寒冷环境下的产蛋表现</w:t>
      </w:r>
      <w:del w:id="90317" w:author="Kiro" w:date="2026-10-11T00:00:00Z">
        <w:r>
          <w:delText xml:space="preserve">又</w:delText>
        </w:r>
      </w:del>
      <w:ins w:id="90318" w:author="Kiro" w:date="2026-10-11T00:00:00Z">
        <w:r>
          <w:t xml:space="preserve">则</w:t>
        </w:r>
      </w:ins>
      <w:r>
        <w:t xml:space="preserve">高于坝上长尾鸡</w:t>
      </w:r>
      <w:r>
        <w:rPr>
          <w:vertAlign w:val="superscript"/>
        </w:rPr>
        <w:t xml:space="preserve">[85]</w:t>
      </w:r>
      <w:r>
        <w:t xml:space="preserve">。同一试验体系的甲状腺研究显示，坝上长尾鸡在两种环境下的血清甲状腺激素水平均高于洛岛红鸡；比较寒冷与温暖环境</w:t>
      </w:r>
      <w:del w:id="90316" w:author="Kiro" w:date="2026-10-11T00:00:00Z">
        <w:r>
          <w:delText xml:space="preserve">时</w:delText>
        </w:r>
      </w:del>
      <w:r>
        <w:t xml:space="preserve">，两品种分别检出402个和46个甲状腺差异表达基因</w:t>
      </w:r>
      <w:r>
        <w:rPr>
          <w:vertAlign w:val="superscript"/>
        </w:rPr>
        <w:t xml:space="preserve">[86]</w:t>
      </w:r>
      <w:r>
        <w:t xml:space="preserve">。不同耐寒品种的候选基因涉及不同</w:t>
      </w:r>
      <w:ins w:id="90315" w:author="Kiro" w:date="2026-10-11T00:00:00Z">
        <w:r>
          <w:t xml:space="preserve">的</w:t>
        </w:r>
      </w:ins>
      <w:r>
        <w:t xml:space="preserve">生理环节：加拿大Chantecler鸡中检出的</w:t>
      </w:r>
      <w:r>
        <w:rPr>
          <w:i/>
        </w:rPr>
        <w:t xml:space="preserve">ME3</w:t>
      </w:r>
      <w:r>
        <w:t xml:space="preserve">和</w:t>
      </w:r>
      <w:r>
        <w:rPr>
          <w:i/>
        </w:rPr>
        <w:t xml:space="preserve">ZNF536</w:t>
      </w:r>
      <w:r>
        <w:t xml:space="preserve">分别与脂质代谢</w:t>
      </w:r>
      <w:del w:id="90313" w:author="Kiro" w:date="2026-10-11T00:00:00Z">
        <w:r>
          <w:delText xml:space="preserve">、</w:delText>
        </w:r>
      </w:del>
      <w:ins w:id="90314" w:author="Kiro" w:date="2026-10-11T00:00:00Z">
        <w:r>
          <w:t xml:space="preserve">和</w:t>
        </w:r>
      </w:ins>
      <w:r>
        <w:t xml:space="preserve">神经调节有关</w:t>
      </w:r>
      <w:r>
        <w:rPr>
          <w:vertAlign w:val="superscript"/>
        </w:rPr>
        <w:t xml:space="preserve">[87]</w:t>
      </w:r>
      <w:r>
        <w:t xml:space="preserve">；林甸鸡中</w:t>
      </w:r>
      <w:del w:id="90312" w:author="Kiro" w:date="2026-10-11T00:00:00Z">
        <w:r>
          <w:delText xml:space="preserve">具有较强</w:delText>
        </w:r>
      </w:del>
      <w:r>
        <w:t xml:space="preserve">选择信号</w:t>
      </w:r>
      <w:ins w:id="90311" w:author="Kiro" w:date="2026-10-11T00:00:00Z">
        <w:r>
          <w:t xml:space="preserve">较强</w:t>
        </w:r>
      </w:ins>
      <w:r>
        <w:t xml:space="preserve">的</w:t>
      </w:r>
      <w:r>
        <w:rPr>
          <w:i/>
        </w:rPr>
        <w:t xml:space="preserve">NDUFS4</w:t>
      </w:r>
      <w:r>
        <w:t xml:space="preserve">参与线粒体氧化磷酸化，其多个位点在不同温度地区的鸡群间呈</w:t>
      </w:r>
      <w:ins w:id="90310" w:author="Kiro" w:date="2026-10-11T00:00:00Z">
        <w:r>
          <w:t xml:space="preserve">现</w:t>
        </w:r>
      </w:ins>
      <w:r>
        <w:t xml:space="preserve">频率分化</w:t>
      </w:r>
      <w:del w:id="90308" w:author="Kiro" w:date="2026-10-11T00:00:00Z">
        <w:r>
          <w:delText xml:space="preserve">；</w:delText>
        </w:r>
        <w:r>
          <w:delText xml:space="preserve">这些位点</w:delText>
        </w:r>
      </w:del>
      <w:ins w:id="90309" w:author="Kiro" w:date="2026-10-11T00:00:00Z">
        <w:r>
          <w:t xml:space="preserve">，</w:t>
        </w:r>
      </w:ins>
      <w:r>
        <w:t xml:space="preserve">在波兰、芬兰、以色列和埃及鸡群中也呈现随环境温度变化的相似频率趋势</w:t>
      </w:r>
      <w:r>
        <w:rPr>
          <w:vertAlign w:val="superscript"/>
        </w:rPr>
        <w:t xml:space="preserve">[88]</w:t>
      </w:r>
      <w:r>
        <w:t xml:space="preserve">。</w:t>
      </w:r>
    </w:p>
    <w:p>
      <w:pPr>
        <w:jc w:val="both"/>
      </w:pPr>
      <w:r>
        <w:rPr>
          <w:b/>
        </w:rPr>
        <w:t xml:space="preserve">抗病性。</w:t>
      </w:r>
      <w:r>
        <w:t xml:space="preserve">鸡的抗病性差异表现为感染后</w:t>
      </w:r>
      <w:del w:id="90339" w:author="Kiro" w:date="2026-10-11T00:00:00Z">
        <w:r>
          <w:delText xml:space="preserve">的</w:delText>
        </w:r>
      </w:del>
      <w:r>
        <w:t xml:space="preserve">生长受损、组织病变和病原负荷</w:t>
      </w:r>
      <w:ins w:id="90338" w:author="Kiro" w:date="2026-10-11T00:00:00Z">
        <w:r>
          <w:t xml:space="preserve">的</w:t>
        </w:r>
      </w:ins>
      <w:r>
        <w:t xml:space="preserve">不同。在抗性法尤米鸡与易感白来航鸡的F₂群体中，研究定位到与柔嫩艾美耳球虫感染后增重、血细胞比容和肠道病变等性状相关的数量性状基因座（QTL），其中</w:t>
      </w:r>
      <w:ins w:id="90337" w:author="Kiro" w:date="2026-10-11T00:00:00Z">
        <w:r>
          <w:t xml:space="preserve">与</w:t>
        </w:r>
      </w:ins>
      <w:r>
        <w:t xml:space="preserve">增重相关</w:t>
      </w:r>
      <w:ins w:id="90336" w:author="Kiro" w:date="2026-10-11T00:00:00Z">
        <w:r>
          <w:t xml:space="preserve">的</w:t>
        </w:r>
      </w:ins>
      <w:r>
        <w:t xml:space="preserve">基因座分布于多</w:t>
      </w:r>
      <w:del w:id="90334" w:author="Kiro" w:date="2026-10-11T00:00:00Z">
        <w:r>
          <w:delText xml:space="preserve">个</w:delText>
        </w:r>
      </w:del>
      <w:ins w:id="90335" w:author="Kiro" w:date="2026-10-11T00:00:00Z">
        <w:r>
          <w:t xml:space="preserve">条</w:t>
        </w:r>
      </w:ins>
      <w:r>
        <w:t xml:space="preserve">染色体</w:t>
      </w:r>
      <w:r>
        <w:rPr>
          <w:vertAlign w:val="superscript"/>
        </w:rPr>
        <w:t xml:space="preserve">[89]</w:t>
      </w:r>
      <w:r>
        <w:t xml:space="preserve">。空肠弯曲杆菌肠道定植抗性的14号染色体QTL在回交群体和F₉高级互交群体中得到定位与细化，14号和16号染色体上的两个抗性区域与</w:t>
      </w:r>
      <w:del w:id="90332" w:author="Kiro" w:date="2026-10-11T00:00:00Z">
        <w:r>
          <w:delText xml:space="preserve">既有</w:delText>
        </w:r>
      </w:del>
      <w:ins w:id="90333" w:author="Kiro" w:date="2026-10-11T00:00:00Z">
        <w:r>
          <w:t xml:space="preserve">已知的</w:t>
        </w:r>
      </w:ins>
      <w:r>
        <w:t xml:space="preserve">沙门氏菌抗性QTL重叠</w:t>
      </w:r>
      <w:r>
        <w:rPr>
          <w:vertAlign w:val="superscript"/>
        </w:rPr>
        <w:t xml:space="preserve">[90]</w:t>
      </w:r>
      <w:r>
        <w:t xml:space="preserve">。</w:t>
      </w:r>
      <w:ins w:id="90331" w:author="Kiro" w:date="2026-10-11T00:00:00Z">
        <w:r>
          <w:t xml:space="preserve">针</w:t>
        </w:r>
      </w:ins>
      <w:r>
        <w:t xml:space="preserve">对沙门氏菌相关细胞表型的研究，</w:t>
      </w:r>
      <w:del w:id="90329" w:author="Kiro" w:date="2026-10-11T00:00:00Z">
        <w:r>
          <w:delText xml:space="preserve">将</w:delText>
        </w:r>
      </w:del>
      <w:ins w:id="90330" w:author="Kiro" w:date="2026-10-11T00:00:00Z">
        <w:r>
          <w:t xml:space="preserve">把</w:t>
        </w:r>
      </w:ins>
      <w:r>
        <w:t xml:space="preserve">抗性基因座与异嗜性粒细胞功能联系起来</w:t>
      </w:r>
      <w:del w:id="90327" w:author="Kiro" w:date="2026-10-11T00:00:00Z">
        <w:r>
          <w:delText xml:space="preserve">。</w:delText>
        </w:r>
      </w:del>
      <w:ins w:id="90328" w:author="Kiro" w:date="2026-10-11T00:00:00Z">
        <w:r>
          <w:t xml:space="preserve">：</w:t>
        </w:r>
      </w:ins>
      <w:r>
        <w:t xml:space="preserve">在肉鸡×白来航和肉鸡×法尤米两组F₁₃高级互交群体中，</w:t>
      </w:r>
      <w:r>
        <w:rPr>
          <w:i/>
        </w:rPr>
        <w:t xml:space="preserve">SLC11A1</w:t>
      </w:r>
      <w:r>
        <w:t xml:space="preserve">区域分别与吞噬</w:t>
      </w:r>
      <w:ins w:id="90326" w:author="Kiro" w:date="2026-10-11T00:00:00Z">
        <w:r>
          <w:t xml:space="preserve">作用</w:t>
        </w:r>
      </w:ins>
      <w:r>
        <w:t xml:space="preserve">和胞外诱捕网形成相关；在后一群体中，</w:t>
      </w:r>
      <w:r>
        <w:rPr>
          <w:i/>
        </w:rPr>
        <w:t xml:space="preserve">SAL1</w:t>
      </w:r>
      <w:r>
        <w:t xml:space="preserve">基因座也与胞外诱捕网形成相关，其候选基因</w:t>
      </w:r>
      <w:r>
        <w:rPr>
          <w:i/>
        </w:rPr>
        <w:t xml:space="preserve">SIVA1</w:t>
      </w:r>
      <w:r>
        <w:t xml:space="preserve">涉及细胞死亡调节</w:t>
      </w:r>
      <w:r>
        <w:rPr>
          <w:vertAlign w:val="superscript"/>
        </w:rPr>
        <w:t xml:space="preserve">[91]</w:t>
      </w:r>
      <w:r>
        <w:t xml:space="preserve">。在马立克病抗性</w:t>
      </w:r>
      <w:del w:id="90325" w:author="Kiro" w:date="2026-10-11T00:00:00Z">
        <w:r>
          <w:delText xml:space="preserve">的</w:delText>
        </w:r>
      </w:del>
      <w:r>
        <w:t xml:space="preserve">白来航近交系63、易感系72及其衍生品系中，抗性组的纯合片段含</w:t>
      </w:r>
      <w:r>
        <w:rPr>
          <w:i/>
        </w:rPr>
        <w:t xml:space="preserve">TNFSF13B</w:t>
      </w:r>
      <w:r>
        <w:t xml:space="preserve">等免疫相关基因，群体分化分析则检出与细胞死亡和抗凋亡相关的</w:t>
      </w:r>
      <w:r>
        <w:rPr>
          <w:i/>
        </w:rPr>
        <w:t xml:space="preserve">AKT1</w:t>
      </w:r>
      <w:r>
        <w:t xml:space="preserve">、</w:t>
      </w:r>
      <w:r>
        <w:rPr>
          <w:i/>
        </w:rPr>
        <w:t xml:space="preserve">API5</w:t>
      </w:r>
      <w:r>
        <w:t xml:space="preserve">等基因</w:t>
      </w:r>
      <w:r>
        <w:rPr>
          <w:vertAlign w:val="superscript"/>
        </w:rPr>
        <w:t xml:space="preserve">[92]</w:t>
      </w:r>
      <w:r>
        <w:t xml:space="preserve">。</w:t>
      </w:r>
    </w:p>
    <w:p>
      <w:pPr>
        <w:jc w:val="both"/>
      </w:pPr>
      <w:r>
        <w:t xml:space="preserve">地方鸡的大群体感染试验还揭示了抗病反应的群体差异。加纳1440只鸡和坦桑尼亚1399只鸡的弱毒新城疫病毒感染试验表明，感染后病毒载量和抗体水平的差异具有遗传基础；两地定位的QTL</w:t>
      </w:r>
      <w:del w:id="90349" w:author="Kiro" w:date="2026-10-11T00:00:00Z">
        <w:r>
          <w:delText xml:space="preserve">没有</w:delText>
        </w:r>
      </w:del>
      <w:ins w:id="90350" w:author="Kiro" w:date="2026-10-11T00:00:00Z">
        <w:r>
          <w:t xml:space="preserve">互不</w:t>
        </w:r>
      </w:ins>
      <w:r>
        <w:t xml:space="preserve">重叠，但候选基因均涉及免疫调节，加纳群体包括</w:t>
      </w:r>
      <w:r>
        <w:rPr>
          <w:i/>
        </w:rPr>
        <w:t xml:space="preserve">VAV2</w:t>
      </w:r>
      <w:r>
        <w:t xml:space="preserve">、</w:t>
      </w:r>
      <w:r>
        <w:rPr>
          <w:i/>
        </w:rPr>
        <w:t xml:space="preserve">IL12B</w:t>
      </w:r>
      <w:r>
        <w:t xml:space="preserve">，坦桑尼亚群体包括</w:t>
      </w:r>
      <w:r>
        <w:rPr>
          <w:i/>
        </w:rPr>
        <w:t xml:space="preserve">TIRAP</w:t>
      </w:r>
      <w:r>
        <w:t xml:space="preserve">、</w:t>
      </w:r>
      <w:r>
        <w:rPr>
          <w:i/>
        </w:rPr>
        <w:t xml:space="preserve">ETS1</w:t>
      </w:r>
      <w:r>
        <w:rPr>
          <w:vertAlign w:val="superscript"/>
        </w:rPr>
        <w:t xml:space="preserve">[93,94]</w:t>
      </w:r>
      <w:r>
        <w:t xml:space="preserve">。其中，</w:t>
      </w:r>
      <w:ins w:id="90348" w:author="Kiro" w:date="2026-10-11T00:00:00Z">
        <w:r>
          <w:t xml:space="preserve">与</w:t>
        </w:r>
      </w:ins>
      <w:r>
        <w:t xml:space="preserve">坦桑尼亚鸡感染后第6天病毒载量相关的24号染色体区域，也在热应激条件下的海兰褐蛋鸡中检出</w:t>
      </w:r>
      <w:r>
        <w:rPr>
          <w:vertAlign w:val="superscript"/>
        </w:rPr>
        <w:t xml:space="preserve">[95]</w:t>
      </w:r>
      <w:r>
        <w:t xml:space="preserve">。品系差异还影响病毒传播：在低致病性H7N7禽流感病毒感染试验中，0系鸡经鼻感染后</w:t>
      </w:r>
      <w:del w:id="90346" w:author="Kiro" w:date="2026-10-11T00:00:00Z">
        <w:r>
          <w:delText xml:space="preserve">缺少</w:delText>
        </w:r>
      </w:del>
      <w:ins w:id="90347" w:author="Kiro" w:date="2026-10-11T00:00:00Z">
        <w:r>
          <w:t xml:space="preserve">没有</w:t>
        </w:r>
      </w:ins>
      <w:r>
        <w:t xml:space="preserve">持续的泄殖腔排毒，也未将病毒传给接触鸡，而C-B12系鸡持续排毒并发生传播</w:t>
      </w:r>
      <w:r>
        <w:rPr>
          <w:vertAlign w:val="superscript"/>
        </w:rPr>
        <w:t xml:space="preserve">[96]</w:t>
      </w:r>
      <w:r>
        <w:t xml:space="preserve">。同一品种的抗性优势</w:t>
      </w:r>
      <w:del w:id="90344" w:author="Kiro" w:date="2026-10-11T00:00:00Z">
        <w:r>
          <w:delText xml:space="preserve">又</w:delText>
        </w:r>
      </w:del>
      <w:ins w:id="90345" w:author="Kiro" w:date="2026-10-11T00:00:00Z">
        <w:r>
          <w:t xml:space="preserve">还会</w:t>
        </w:r>
      </w:ins>
      <w:r>
        <w:t xml:space="preserve">随病原而变</w:t>
      </w:r>
      <w:del w:id="90342" w:author="Kiro" w:date="2026-10-11T00:00:00Z">
        <w:r>
          <w:delText xml:space="preserve">。</w:delText>
        </w:r>
      </w:del>
      <w:ins w:id="90343" w:author="Kiro" w:date="2026-10-11T00:00:00Z">
        <w:r>
          <w:t xml:space="preserve">：</w:t>
        </w:r>
      </w:ins>
      <w:r>
        <w:t xml:space="preserve">越南Ri鸡对鸡蛔虫和肠炎沙门氏菌的抗性高于商业Luong Phuong鸡，却对多杀性巴氏杆菌更易感；</w:t>
      </w:r>
      <w:del w:id="90340" w:author="Kiro" w:date="2026-10-11T00:00:00Z">
        <w:r>
          <w:delText xml:space="preserve">这一比较</w:delText>
        </w:r>
      </w:del>
      <w:ins w:id="90341" w:author="Kiro" w:date="2026-10-11T00:00:00Z">
        <w:r>
          <w:t xml:space="preserve">该研究</w:t>
        </w:r>
      </w:ins>
      <w:r>
        <w:t xml:space="preserve">还发现，主要组织相容性复合体（MHC）单倍型分别与鸡蛔虫感染强度和抗沙门氏菌抗体反应相关</w:t>
      </w:r>
      <w:r>
        <w:rPr>
          <w:vertAlign w:val="superscript"/>
        </w:rPr>
        <w:t xml:space="preserve">[97]</w:t>
      </w:r>
      <w:r>
        <w:t xml:space="preserve">。</w:t>
      </w:r>
    </w:p>
    <w:p>
      <w:pPr>
        <w:jc w:val="both"/>
      </w:pPr>
      <w:r>
        <w:t xml:space="preserve">总之，这些适应性差异既见于地方鸡，也见于实验品系</w:t>
      </w:r>
      <w:del w:id="90353" w:author="Kiro" w:date="2026-10-11T00:00:00Z">
        <w:r>
          <w:delText xml:space="preserve">；</w:delText>
        </w:r>
      </w:del>
      <w:ins w:id="90354" w:author="Kiro" w:date="2026-10-11T00:00:00Z">
        <w:r>
          <w:t xml:space="preserve">。</w:t>
        </w:r>
      </w:ins>
      <w:r>
        <w:t xml:space="preserve">除少数位点</w:t>
      </w:r>
      <w:del w:id="90351" w:author="Kiro" w:date="2026-10-11T00:00:00Z">
        <w:r>
          <w:delText xml:space="preserve">有</w:delText>
        </w:r>
      </w:del>
      <w:ins w:id="90352" w:author="Kiro" w:date="2026-10-11T00:00:00Z">
        <w:r>
          <w:t xml:space="preserve">经过</w:t>
        </w:r>
      </w:ins>
      <w:r>
        <w:t xml:space="preserve">功能验证外，多数证据来自选择扫描、关联定位或表达比较，相关变异出现的时间大多尚未确定。</w:t>
      </w:r>
    </w:p>
    <w:p>
      <w:pPr>
        <w:pStyle w:val="Heading2"/>
      </w:pPr>
      <w:r>
        <w:t xml:space="preserve">6.2 人工选择与用途性状分化</w:t>
      </w:r>
    </w:p>
    <w:p>
      <w:pPr>
        <w:jc w:val="both"/>
      </w:pPr>
      <w:r>
        <w:rPr>
          <w:b/>
        </w:rPr>
        <w:t xml:space="preserve">生长。</w:t>
      </w:r>
      <w:r>
        <w:t xml:space="preserve">肉用选择加快了家鸡生长，并改变了肌肉与脂肪的分配。</w:t>
      </w:r>
      <w:ins w:id="90375" w:author="Kiro" w:date="2026-10-11T00:00:00Z">
        <w:r>
          <w:t xml:space="preserve">在相同营养条件下比较</w:t>
        </w:r>
      </w:ins>
      <w:r>
        <w:t xml:space="preserve">1957年、1978年保存品系与2005年商业肉鸡</w:t>
      </w:r>
      <w:del w:id="90374" w:author="Kiro" w:date="2026-10-11T00:00:00Z">
        <w:r>
          <w:delText xml:space="preserve">在相同营养条件下的比较显示</w:delText>
        </w:r>
      </w:del>
      <w:r>
        <w:t xml:space="preserve">，近半个世纪的选育使料重比降低约50%，胸肌产量增加</w:t>
      </w:r>
      <w:r>
        <w:rPr>
          <w:vertAlign w:val="superscript"/>
        </w:rPr>
        <w:t xml:space="preserve">[98]</w:t>
      </w:r>
      <w:r>
        <w:t xml:space="preserve">。这些变化涉及采食与饱腹调控、组织生长和脂肪沉积：高生长单倍型对应较低的</w:t>
      </w:r>
      <w:r>
        <w:rPr>
          <w:i/>
        </w:rPr>
        <w:t xml:space="preserve">CCKAR</w:t>
      </w:r>
      <w:r>
        <w:t xml:space="preserve">表达和减弱的饱腹反馈</w:t>
      </w:r>
      <w:r>
        <w:rPr>
          <w:vertAlign w:val="superscript"/>
        </w:rPr>
        <w:t xml:space="preserve">[99]</w:t>
      </w:r>
      <w:del w:id="90372" w:author="Kiro" w:date="2026-10-11T00:00:00Z">
        <w:r>
          <w:delText xml:space="preserve">，</w:delText>
        </w:r>
      </w:del>
      <w:ins w:id="90373" w:author="Kiro" w:date="2026-10-11T00:00:00Z">
        <w:r>
          <w:t xml:space="preserve">；</w:t>
        </w:r>
      </w:ins>
      <w:r>
        <w:rPr>
          <w:i/>
        </w:rPr>
        <w:t xml:space="preserve">IGF2BP1</w:t>
      </w:r>
      <w:r>
        <w:t xml:space="preserve">上游缺失提高</w:t>
      </w:r>
      <w:ins w:id="90371" w:author="Kiro" w:date="2026-10-11T00:00:00Z">
        <w:r>
          <w:t xml:space="preserve">了</w:t>
        </w:r>
      </w:ins>
      <w:r>
        <w:t xml:space="preserve">调控活性，并与较大体型相关</w:t>
      </w:r>
      <w:r>
        <w:rPr>
          <w:vertAlign w:val="superscript"/>
        </w:rPr>
        <w:t xml:space="preserve">[100]</w:t>
      </w:r>
      <w:del w:id="90369" w:author="Kiro" w:date="2026-10-11T00:00:00Z">
        <w:r>
          <w:delText xml:space="preserve">。</w:delText>
        </w:r>
      </w:del>
      <w:ins w:id="90370" w:author="Kiro" w:date="2026-10-11T00:00:00Z">
        <w:r>
          <w:t xml:space="preserve">；</w:t>
        </w:r>
      </w:ins>
      <w:r>
        <w:t xml:space="preserve">Connecticut伴性矮小鸡</w:t>
      </w:r>
      <w:del w:id="90368" w:author="Kiro" w:date="2026-10-11T00:00:00Z">
        <w:r>
          <w:delText xml:space="preserve">的</w:delText>
        </w:r>
      </w:del>
      <w:r>
        <w:rPr>
          <w:i/>
        </w:rPr>
        <w:t xml:space="preserve">GHR</w:t>
      </w:r>
      <w:r>
        <w:t xml:space="preserve">基因3′端</w:t>
      </w:r>
      <w:ins w:id="90367" w:author="Kiro" w:date="2026-10-11T00:00:00Z">
        <w:r>
          <w:t xml:space="preserve">的</w:t>
        </w:r>
      </w:ins>
      <w:r>
        <w:t xml:space="preserve">1773 bp缺失则与受体缺陷和矮小表型相关</w:t>
      </w:r>
      <w:r>
        <w:rPr>
          <w:vertAlign w:val="superscript"/>
        </w:rPr>
        <w:t xml:space="preserve">[101]</w:t>
      </w:r>
      <w:r>
        <w:t xml:space="preserve">。在腹脂双向选择鸡系中，13 bp插入缺失位点rs734209466的插入等位型通过转录因子IRF4增强远端</w:t>
      </w:r>
      <w:r>
        <w:rPr>
          <w:i/>
        </w:rPr>
        <w:t xml:space="preserve">IGFBP2</w:t>
      </w:r>
      <w:r>
        <w:t xml:space="preserve">和</w:t>
      </w:r>
      <w:r>
        <w:rPr>
          <w:i/>
        </w:rPr>
        <w:t xml:space="preserve">IGFBP5</w:t>
      </w:r>
      <w:r>
        <w:t xml:space="preserve">的表达，</w:t>
      </w:r>
      <w:ins w:id="90366" w:author="Kiro" w:date="2026-10-11T00:00:00Z">
        <w:r>
          <w:t xml:space="preserve">进而</w:t>
        </w:r>
      </w:ins>
      <w:r>
        <w:t xml:space="preserve">影响前脂肪细胞</w:t>
      </w:r>
      <w:ins w:id="90365" w:author="Kiro" w:date="2026-10-11T00:00:00Z">
        <w:r>
          <w:t xml:space="preserve">的</w:t>
        </w:r>
      </w:ins>
      <w:r>
        <w:t xml:space="preserve">增殖与分化</w:t>
      </w:r>
      <w:r>
        <w:rPr>
          <w:vertAlign w:val="superscript"/>
        </w:rPr>
        <w:t xml:space="preserve">[102]</w:t>
      </w:r>
      <w:r>
        <w:t xml:space="preserve">。弗吉尼亚长期选择系的研究显示，</w:t>
      </w:r>
      <w:ins w:id="90364" w:author="Kiro" w:date="2026-10-11T00:00:00Z">
        <w:r>
          <w:t xml:space="preserve">体重选择响应来自</w:t>
        </w:r>
      </w:ins>
      <w:r>
        <w:t xml:space="preserve">多个原有遗传变异</w:t>
      </w:r>
      <w:ins w:id="90363" w:author="Kiro" w:date="2026-10-11T00:00:00Z">
        <w:r>
          <w:t xml:space="preserve">的</w:t>
        </w:r>
      </w:ins>
      <w:r>
        <w:t xml:space="preserve">共同贡献</w:t>
      </w:r>
      <w:del w:id="90362" w:author="Kiro" w:date="2026-10-11T00:00:00Z">
        <w:r>
          <w:delText xml:space="preserve">了体重选择响应</w:delText>
        </w:r>
      </w:del>
      <w:r>
        <w:rPr>
          <w:vertAlign w:val="superscript"/>
        </w:rPr>
        <w:t xml:space="preserve">[103]</w:t>
      </w:r>
      <w:del w:id="90360" w:author="Kiro" w:date="2026-10-11T00:00:00Z">
        <w:r>
          <w:delText xml:space="preserve">。</w:delText>
        </w:r>
      </w:del>
      <w:ins w:id="90361" w:author="Kiro" w:date="2026-10-11T00:00:00Z">
        <w:r>
          <w:t xml:space="preserve">；</w:t>
        </w:r>
      </w:ins>
      <w:r>
        <w:t xml:space="preserve">该系列的互交研究还识别出</w:t>
      </w:r>
      <w:ins w:id="90359" w:author="Kiro" w:date="2026-10-11T00:00:00Z">
        <w:r>
          <w:t xml:space="preserve">由</w:t>
        </w:r>
      </w:ins>
      <w:r>
        <w:t xml:space="preserve">Growth9与另外三个基因座组成的互作网络，其他基因座的促生长效应取决于Growth9的基因型</w:t>
      </w:r>
      <w:r>
        <w:rPr>
          <w:vertAlign w:val="superscript"/>
        </w:rPr>
        <w:t xml:space="preserve">[104]</w:t>
      </w:r>
      <w:r>
        <w:t xml:space="preserve">。</w:t>
      </w:r>
      <w:del w:id="90358" w:author="Kiro" w:date="2026-10-11T00:00:00Z">
        <w:r>
          <w:delText xml:space="preserve">另</w:delText>
        </w:r>
      </w:del>
      <w:r>
        <w:t xml:space="preserve">在优质鸡系HQLA与惠阳胡须鸡建立的F₁₆高级互交群体中，多组织分析识别</w:t>
      </w:r>
      <w:del w:id="90356" w:author="Kiro" w:date="2026-10-11T00:00:00Z">
        <w:r>
          <w:delText xml:space="preserve">了</w:delText>
        </w:r>
      </w:del>
      <w:ins w:id="90357" w:author="Kiro" w:date="2026-10-11T00:00:00Z">
        <w:r>
          <w:t xml:space="preserve">出</w:t>
        </w:r>
      </w:ins>
      <w:r>
        <w:t xml:space="preserve">与生长性状相关的组织特异调控关系</w:t>
      </w:r>
      <w:r>
        <w:rPr>
          <w:vertAlign w:val="superscript"/>
        </w:rPr>
        <w:t xml:space="preserve">[105]</w:t>
      </w:r>
      <w:r>
        <w:t xml:space="preserve">。</w:t>
      </w:r>
      <w:del w:id="90355" w:author="Kiro" w:date="2026-10-11T00:00:00Z">
        <w:r>
          <w:delText xml:space="preserve">在</w:delText>
        </w:r>
      </w:del>
      <w:r>
        <w:t xml:space="preserve">斯洛文尼亚Prelux-bro品系34代双向选择中，模型估计高体重系约在6～8代达到总选择响应的一半，低体重系则需20～28代</w:t>
      </w:r>
      <w:r>
        <w:rPr>
          <w:vertAlign w:val="superscript"/>
        </w:rPr>
        <w:t xml:space="preserve">[106]</w:t>
      </w:r>
      <w:r>
        <w:t xml:space="preserve">；中国肉鸡经13代剩余采食量选择，低剩余采食量系在降低采食量和料重比的同时维持了生长表现</w:t>
      </w:r>
      <w:r>
        <w:rPr>
          <w:vertAlign w:val="superscript"/>
        </w:rPr>
        <w:t xml:space="preserve">[107]</w:t>
      </w:r>
      <w:r>
        <w:t xml:space="preserve">。</w:t>
      </w:r>
    </w:p>
    <w:p>
      <w:pPr>
        <w:jc w:val="both"/>
      </w:pPr>
      <w:r>
        <w:rPr>
          <w:b/>
        </w:rPr>
        <w:t xml:space="preserve">繁殖。</w:t>
      </w:r>
      <w:r>
        <w:t xml:space="preserve">繁殖改良涉及性成熟、产蛋持续性、孵抱行为和受精能力</w:t>
      </w:r>
      <w:del w:id="90392" w:author="Kiro" w:date="2026-10-11T00:00:00Z">
        <w:r>
          <w:delText xml:space="preserve">。</w:delText>
        </w:r>
      </w:del>
      <w:ins w:id="90393" w:author="Kiro" w:date="2026-10-11T00:00:00Z">
        <w:r>
          <w:t xml:space="preserve">，</w:t>
        </w:r>
      </w:ins>
      <w:r>
        <w:t xml:space="preserve">相关遗传差异包括光周期反应（</w:t>
      </w:r>
      <w:r>
        <w:rPr>
          <w:i/>
        </w:rPr>
        <w:t xml:space="preserve">TSHR</w:t>
      </w:r>
      <w:r>
        <w:t xml:space="preserve">）</w:t>
      </w:r>
      <w:r>
        <w:rPr>
          <w:vertAlign w:val="superscript"/>
        </w:rPr>
        <w:t xml:space="preserve">[108]</w:t>
      </w:r>
      <w:r>
        <w:t xml:space="preserve">、孵抱行为相关基因座</w:t>
      </w:r>
      <w:r>
        <w:rPr>
          <w:vertAlign w:val="superscript"/>
        </w:rPr>
        <w:t xml:space="preserve">[109]</w:t>
      </w:r>
      <w:r>
        <w:t xml:space="preserve">，以及骨代谢与繁殖性状共享的遗传区域（</w:t>
      </w:r>
      <w:r>
        <w:rPr>
          <w:i/>
        </w:rPr>
        <w:t xml:space="preserve">HAO1</w:t>
      </w:r>
      <w:r>
        <w:t xml:space="preserve">、</w:t>
      </w:r>
      <w:r>
        <w:rPr>
          <w:i/>
        </w:rPr>
        <w:t xml:space="preserve">BMP2</w:t>
      </w:r>
      <w:r>
        <w:t xml:space="preserve">附近）</w:t>
      </w:r>
      <w:r>
        <w:rPr>
          <w:vertAlign w:val="superscript"/>
        </w:rPr>
        <w:t xml:space="preserve">[110]</w:t>
      </w:r>
      <w:r>
        <w:t xml:space="preserve">。在红原鸡与白来航互交群体中，携带</w:t>
      </w:r>
      <w:r>
        <w:rPr>
          <w:i/>
        </w:rPr>
        <w:t xml:space="preserve">TSHR</w:t>
      </w:r>
      <w:r>
        <w:t xml:space="preserve"> 558Arg等位基因的纯合雄鸡对日长缩短的睾丸反应较弱；在白来航与丝羽鸡互交群体中，</w:t>
      </w:r>
      <w:ins w:id="90391" w:author="Kiro" w:date="2026-10-11T00:00:00Z">
        <w:r>
          <w:t xml:space="preserve">来自</w:t>
        </w:r>
      </w:ins>
      <w:r>
        <w:t xml:space="preserve">不孵抱亲本</w:t>
      </w:r>
      <w:del w:id="90390" w:author="Kiro" w:date="2026-10-11T00:00:00Z">
        <w:r>
          <w:delText xml:space="preserve">来源</w:delText>
        </w:r>
      </w:del>
      <w:r>
        <w:t xml:space="preserve">的等位基因在不同基因座</w:t>
      </w:r>
      <w:ins w:id="90389" w:author="Kiro" w:date="2026-10-11T00:00:00Z">
        <w:r>
          <w:t xml:space="preserve">上</w:t>
        </w:r>
      </w:ins>
      <w:r>
        <w:t xml:space="preserve">分别促进或抑制孵抱</w:t>
      </w:r>
      <w:r>
        <w:rPr>
          <w:vertAlign w:val="superscript"/>
        </w:rPr>
        <w:t xml:space="preserve">[108,109]</w:t>
      </w:r>
      <w:r>
        <w:t xml:space="preserve">。</w:t>
      </w:r>
      <w:r>
        <w:t xml:space="preserve">古DNA还显示，驯化相关等位基因的频率在家鸡传播后仍在变化：</w:t>
      </w:r>
      <w:ins w:id="90388" w:author="Kiro" w:date="2026-10-11T00:00:00Z">
        <w:r>
          <w:t xml:space="preserve">在</w:t>
        </w:r>
      </w:ins>
      <w:r>
        <w:t xml:space="preserve">波罗的海地区古鸡中，奥兰群岛鸡群的</w:t>
      </w:r>
      <w:r>
        <w:rPr>
          <w:i/>
        </w:rPr>
        <w:t xml:space="preserve">TSHR</w:t>
      </w:r>
      <w:r>
        <w:t xml:space="preserve">和</w:t>
      </w:r>
      <w:r>
        <w:rPr>
          <w:i/>
        </w:rPr>
        <w:t xml:space="preserve">BCO2</w:t>
      </w:r>
      <w:r>
        <w:t xml:space="preserve">等位基因频率不同于其他地区</w:t>
      </w:r>
      <w:del w:id="90386" w:author="Kiro" w:date="2026-10-11T00:00:00Z">
        <w:r>
          <w:delText xml:space="preserve">，</w:delText>
        </w:r>
      </w:del>
      <w:ins w:id="90387" w:author="Kiro" w:date="2026-10-11T00:00:00Z">
        <w:r>
          <w:t xml:space="preserve">；</w:t>
        </w:r>
      </w:ins>
      <w:r>
        <w:t xml:space="preserve">现代芬兰和爱沙尼亚地方鸡的</w:t>
      </w:r>
      <w:r>
        <w:rPr>
          <w:i/>
        </w:rPr>
        <w:t xml:space="preserve">TSHR</w:t>
      </w:r>
      <w:r>
        <w:t xml:space="preserve">野生型等位基因频率也高于现代参照群体</w:t>
      </w:r>
      <w:r>
        <w:rPr>
          <w:vertAlign w:val="superscript"/>
        </w:rPr>
        <w:t xml:space="preserve">[71]</w:t>
      </w:r>
      <w:r>
        <w:t xml:space="preserve">。</w:t>
      </w:r>
      <w:r>
        <w:t xml:space="preserve">产蛋调控随阶段</w:t>
      </w:r>
      <w:del w:id="90384" w:author="Kiro" w:date="2026-10-11T00:00:00Z">
        <w:r>
          <w:delText xml:space="preserve">变化</w:delText>
        </w:r>
      </w:del>
      <w:ins w:id="90385" w:author="Kiro" w:date="2026-10-11T00:00:00Z">
        <w:r>
          <w:t xml:space="preserve">而变</w:t>
        </w:r>
      </w:ins>
      <w:r>
        <w:t xml:space="preserve">：对1004只鸡全基因组及至700日龄产蛋记录的联合分析，检出了分期产蛋的加性和显性效应</w:t>
      </w:r>
      <w:r>
        <w:rPr>
          <w:vertAlign w:val="superscript"/>
        </w:rPr>
        <w:t xml:space="preserve">[111]</w:t>
      </w:r>
      <w:del w:id="90382" w:author="Kiro" w:date="2026-10-11T00:00:00Z">
        <w:r>
          <w:delText xml:space="preserve">。</w:delText>
        </w:r>
      </w:del>
      <w:ins w:id="90383" w:author="Kiro" w:date="2026-10-11T00:00:00Z">
        <w:r>
          <w:t xml:space="preserve">；</w:t>
        </w:r>
      </w:ins>
      <w:r>
        <w:t xml:space="preserve">另一项研究</w:t>
      </w:r>
      <w:del w:id="90380" w:author="Kiro" w:date="2026-10-11T00:00:00Z">
        <w:r>
          <w:delText xml:space="preserve">对</w:delText>
        </w:r>
      </w:del>
      <w:ins w:id="90381" w:author="Kiro" w:date="2026-10-11T00:00:00Z">
        <w:r>
          <w:t xml:space="preserve">分析了</w:t>
        </w:r>
      </w:ins>
      <w:r>
        <w:t xml:space="preserve">商业白洛克母鸡在20、30和58周龄</w:t>
      </w:r>
      <w:del w:id="90379" w:author="Kiro" w:date="2026-10-11T00:00:00Z">
        <w:r>
          <w:delText xml:space="preserve">采集</w:delText>
        </w:r>
      </w:del>
      <w:r>
        <w:t xml:space="preserve">的下丘脑、垂体、卵巢及肝脏样本</w:t>
      </w:r>
      <w:del w:id="90378" w:author="Kiro" w:date="2026-10-11T00:00:00Z">
        <w:r>
          <w:delText xml:space="preserve">进行分析</w:delText>
        </w:r>
      </w:del>
      <w:r>
        <w:t xml:space="preserve">，显示调控效应具有组织和阶段特异性</w:t>
      </w:r>
      <w:r>
        <w:rPr>
          <w:vertAlign w:val="superscript"/>
        </w:rPr>
        <w:t xml:space="preserve">[112]</w:t>
      </w:r>
      <w:r>
        <w:t xml:space="preserve">。</w:t>
      </w:r>
      <w:ins w:id="90377" w:author="Kiro" w:date="2026-10-11T00:00:00Z">
        <w:r>
          <w:t xml:space="preserve">在</w:t>
        </w:r>
      </w:ins>
      <w:r>
        <w:t xml:space="preserve">地方鸡长期选择资料中，开产日龄与产蛋量的遗传相关因品系和代次而异</w:t>
      </w:r>
      <w:r>
        <w:rPr>
          <w:vertAlign w:val="superscript"/>
        </w:rPr>
        <w:t xml:space="preserve">[113]</w:t>
      </w:r>
      <w:r>
        <w:t xml:space="preserve">；</w:t>
      </w:r>
      <w:ins w:id="90376" w:author="Kiro" w:date="2026-10-11T00:00:00Z">
        <w:r>
          <w:t xml:space="preserve">在</w:t>
        </w:r>
      </w:ins>
      <w:r>
        <w:t xml:space="preserve">弗吉尼亚鸡54代8周龄体重双向选择中，低体重选择系的性成熟延迟更明显</w:t>
      </w:r>
      <w:r>
        <w:rPr>
          <w:vertAlign w:val="superscript"/>
        </w:rPr>
        <w:t xml:space="preserve">[114]</w:t>
      </w:r>
      <w:r>
        <w:t xml:space="preserve">。雄鸡的精子运动能力具有遗传基础，并影响雌体储精后的受精效率</w:t>
      </w:r>
      <w:r>
        <w:rPr>
          <w:vertAlign w:val="superscript"/>
        </w:rPr>
        <w:t xml:space="preserve">[115]</w:t>
      </w:r>
      <w:r>
        <w:t xml:space="preserve">。</w:t>
      </w:r>
    </w:p>
    <w:p>
      <w:pPr>
        <w:jc w:val="both"/>
      </w:pPr>
      <w:r>
        <w:rPr>
          <w:b/>
        </w:rPr>
        <w:t xml:space="preserve">外形与观赏性状。</w:t>
      </w:r>
      <w:r>
        <w:t xml:space="preserve">家鸡在羽色、羽型、皮肤色素及头部和四肢外形上形成了丰富的品种差异</w:t>
      </w:r>
      <w:del w:id="90406" w:author="Kiro" w:date="2026-10-11T00:00:00Z">
        <w:r>
          <w:delText xml:space="preserve">。这些</w:delText>
        </w:r>
      </w:del>
      <w:ins w:id="90407" w:author="Kiro" w:date="2026-10-11T00:00:00Z">
        <w:r>
          <w:t xml:space="preserve">，相关</w:t>
        </w:r>
      </w:ins>
      <w:r>
        <w:t xml:space="preserve">性状涉及羽色和羽内图案（</w:t>
      </w:r>
      <w:r>
        <w:rPr>
          <w:i/>
        </w:rPr>
        <w:t xml:space="preserve">MC1R</w:t>
      </w:r>
      <w:r>
        <w:t xml:space="preserve">、</w:t>
      </w:r>
      <w:r>
        <w:rPr>
          <w:i/>
        </w:rPr>
        <w:t xml:space="preserve">GJA5</w:t>
      </w:r>
      <w:r>
        <w:t xml:space="preserve">）</w:t>
      </w:r>
      <w:r>
        <w:rPr>
          <w:vertAlign w:val="superscript"/>
        </w:rPr>
        <w:t xml:space="preserve">[116,117]</w:t>
      </w:r>
      <w:del w:id="90404" w:author="Kiro" w:date="2026-10-11T00:00:00Z">
        <w:r>
          <w:delText xml:space="preserve">，</w:delText>
        </w:r>
      </w:del>
      <w:ins w:id="90405" w:author="Kiro" w:date="2026-10-11T00:00:00Z">
        <w:r>
          <w:t xml:space="preserve">、</w:t>
        </w:r>
      </w:ins>
      <w:r>
        <w:t xml:space="preserve">真皮与结缔组织黑色素沉着（</w:t>
      </w:r>
      <w:r>
        <w:rPr>
          <w:i/>
        </w:rPr>
        <w:t xml:space="preserve">EDN3</w:t>
      </w:r>
      <w:r>
        <w:t xml:space="preserve">）</w:t>
      </w:r>
      <w:r>
        <w:rPr>
          <w:vertAlign w:val="superscript"/>
        </w:rPr>
        <w:t xml:space="preserve">[118]</w:t>
      </w:r>
      <w:del w:id="90402" w:author="Kiro" w:date="2026-10-11T00:00:00Z">
        <w:r>
          <w:delText xml:space="preserve">，</w:delText>
        </w:r>
      </w:del>
      <w:ins w:id="90403" w:author="Kiro" w:date="2026-10-11T00:00:00Z">
        <w:r>
          <w:t xml:space="preserve">、</w:t>
        </w:r>
      </w:ins>
      <w:r>
        <w:t xml:space="preserve">羽毛结构（</w:t>
      </w:r>
      <w:r>
        <w:rPr>
          <w:i/>
        </w:rPr>
        <w:t xml:space="preserve">PDSS2</w:t>
      </w:r>
      <w:r>
        <w:t xml:space="preserve">及角蛋白相关基因）</w:t>
      </w:r>
      <w:r>
        <w:rPr>
          <w:vertAlign w:val="superscript"/>
        </w:rPr>
        <w:t xml:space="preserve">[119,120,121]</w:t>
      </w:r>
      <w:del w:id="90400" w:author="Kiro" w:date="2026-10-11T00:00:00Z">
        <w:r>
          <w:delText xml:space="preserve">，</w:delText>
        </w:r>
      </w:del>
      <w:ins w:id="90401" w:author="Kiro" w:date="2026-10-11T00:00:00Z">
        <w:r>
          <w:t xml:space="preserve">、</w:t>
        </w:r>
      </w:ins>
      <w:r>
        <w:t xml:space="preserve">局部羽毛分布（</w:t>
      </w:r>
      <w:r>
        <w:rPr>
          <w:i/>
        </w:rPr>
        <w:t xml:space="preserve">HOXC10</w:t>
      </w:r>
      <w:r>
        <w:t xml:space="preserve">、</w:t>
      </w:r>
      <w:r>
        <w:rPr>
          <w:i/>
        </w:rPr>
        <w:t xml:space="preserve">TBX5</w:t>
      </w:r>
      <w:r>
        <w:t xml:space="preserve">、</w:t>
      </w:r>
      <w:r>
        <w:rPr>
          <w:i/>
        </w:rPr>
        <w:t xml:space="preserve">PITX1</w:t>
      </w:r>
      <w:r>
        <w:t xml:space="preserve">）</w:t>
      </w:r>
      <w:r>
        <w:rPr>
          <w:vertAlign w:val="superscript"/>
        </w:rPr>
        <w:t xml:space="preserve">[122,123]</w:t>
      </w:r>
      <w:del w:id="90399" w:author="Kiro" w:date="2026-10-11T00:00:00Z">
        <w:r>
          <w:delText xml:space="preserve">，</w:delText>
        </w:r>
      </w:del>
      <w:r>
        <w:t xml:space="preserve">以及鸡冠发育（</w:t>
      </w:r>
      <w:r>
        <w:rPr>
          <w:i/>
        </w:rPr>
        <w:t xml:space="preserve">SOX5</w:t>
      </w:r>
      <w:r>
        <w:t xml:space="preserve">、</w:t>
      </w:r>
      <w:r>
        <w:rPr>
          <w:i/>
        </w:rPr>
        <w:t xml:space="preserve">MNR2</w:t>
      </w:r>
      <w:r>
        <w:t xml:space="preserve">）</w:t>
      </w:r>
      <w:r>
        <w:rPr>
          <w:vertAlign w:val="superscript"/>
        </w:rPr>
        <w:t xml:space="preserve">[124,125]</w:t>
      </w:r>
      <w:r>
        <w:t xml:space="preserve">。不同氨基酸替换的组合</w:t>
      </w:r>
      <w:del w:id="90397" w:author="Kiro" w:date="2026-10-11T00:00:00Z">
        <w:r>
          <w:delText xml:space="preserve">对</w:delText>
        </w:r>
      </w:del>
      <w:ins w:id="90398" w:author="Kiro" w:date="2026-10-11T00:00:00Z">
        <w:r>
          <w:t xml:space="preserve">可增强或抑制</w:t>
        </w:r>
      </w:ins>
      <w:r>
        <w:rPr>
          <w:i/>
        </w:rPr>
        <w:t xml:space="preserve">MC1R</w:t>
      </w:r>
      <w:r>
        <w:t xml:space="preserve">信号</w:t>
      </w:r>
      <w:del w:id="90396" w:author="Kiro" w:date="2026-10-11T00:00:00Z">
        <w:r>
          <w:delText xml:space="preserve">产生增强或抑制作用</w:delText>
        </w:r>
      </w:del>
      <w:r>
        <w:t xml:space="preserve">，</w:t>
      </w:r>
      <w:r>
        <w:rPr>
          <w:i/>
        </w:rPr>
        <w:t xml:space="preserve">PDSS2</w:t>
      </w:r>
      <w:r>
        <w:t xml:space="preserve">调控变异降低其表达，</w:t>
      </w:r>
      <w:r>
        <w:rPr>
          <w:i/>
        </w:rPr>
        <w:t xml:space="preserve">HOXC10</w:t>
      </w:r>
      <w:r>
        <w:t xml:space="preserve">内含子的197 bp重复</w:t>
      </w:r>
      <w:ins w:id="90395" w:author="Kiro" w:date="2026-10-11T00:00:00Z">
        <w:r>
          <w:t xml:space="preserve">则</w:t>
        </w:r>
      </w:ins>
      <w:r>
        <w:t xml:space="preserve">与头部</w:t>
      </w:r>
      <w:r>
        <w:rPr>
          <w:i/>
        </w:rPr>
        <w:t xml:space="preserve">HOXC</w:t>
      </w:r>
      <w:r>
        <w:t xml:space="preserve">基因簇</w:t>
      </w:r>
      <w:ins w:id="90394" w:author="Kiro" w:date="2026-10-11T00:00:00Z">
        <w:r>
          <w:t xml:space="preserve">的</w:t>
        </w:r>
      </w:ins>
      <w:r>
        <w:t xml:space="preserve">异位表达及羽冠形成相关</w:t>
      </w:r>
      <w:r>
        <w:rPr>
          <w:vertAlign w:val="superscript"/>
        </w:rPr>
        <w:t xml:space="preserve">[116,119,122]</w:t>
      </w:r>
      <w:r>
        <w:t xml:space="preserve">。卷羽的遗传基础存在品种差异：早期研究鉴定了</w:t>
      </w:r>
      <w:r>
        <w:rPr>
          <w:i/>
        </w:rPr>
        <w:t xml:space="preserve">KRT6A</w:t>
      </w:r>
      <w:r>
        <w:t xml:space="preserve">（原文称</w:t>
      </w:r>
      <w:r>
        <w:rPr>
          <w:i/>
        </w:rPr>
        <w:t xml:space="preserve">KRT75</w:t>
      </w:r>
      <w:r>
        <w:t xml:space="preserve">）变异，麒麟鸡卷羽则与</w:t>
      </w:r>
      <w:r>
        <w:rPr>
          <w:i/>
        </w:rPr>
        <w:t xml:space="preserve">KRT75L4</w:t>
      </w:r>
      <w:r>
        <w:t xml:space="preserve">的15 bp缺失相关</w:t>
      </w:r>
      <w:r>
        <w:rPr>
          <w:vertAlign w:val="superscript"/>
        </w:rPr>
        <w:t xml:space="preserve">[120,121]</w:t>
      </w:r>
      <w:r>
        <w:t xml:space="preserve">。44个群体的517只纤维黑色素沉着鸡共享</w:t>
      </w:r>
      <w:r>
        <w:rPr>
          <w:i/>
        </w:rPr>
        <w:t xml:space="preserve">EDN3</w:t>
      </w:r>
      <w:r>
        <w:t xml:space="preserve">区域的复杂重排</w:t>
      </w:r>
      <w:r>
        <w:rPr>
          <w:vertAlign w:val="superscript"/>
        </w:rPr>
        <w:t xml:space="preserve">[118,126]</w:t>
      </w:r>
      <w:r>
        <w:t xml:space="preserve">。玫瑰冠R1等位型的结构重排改变鸡冠形态，并与R1纯合雄鸡精子运动能力下降相关</w:t>
      </w:r>
      <w:r>
        <w:rPr>
          <w:vertAlign w:val="superscript"/>
        </w:rPr>
        <w:t xml:space="preserve">[125]</w:t>
      </w:r>
      <w:r>
        <w:t xml:space="preserve">。</w:t>
      </w:r>
    </w:p>
    <w:p>
      <w:pPr>
        <w:jc w:val="both"/>
      </w:pPr>
      <w:r>
        <w:rPr>
          <w:b/>
        </w:rPr>
        <w:t xml:space="preserve">斗鸡。</w:t>
      </w:r>
      <w:r>
        <w:t xml:space="preserve">斗鸡选育涉及体格与同类争斗行为。体型校正后的比较显示，日本军鸡和泰国斗鸡的臀部肌肉较发达，</w:t>
      </w:r>
      <w:ins w:id="90419" w:author="Kiro" w:date="2026-10-11T00:00:00Z">
        <w:r>
          <w:t xml:space="preserve">这</w:t>
        </w:r>
      </w:ins>
      <w:r>
        <w:t xml:space="preserve">与其直立体态有关</w:t>
      </w:r>
      <w:r>
        <w:rPr>
          <w:vertAlign w:val="superscript"/>
        </w:rPr>
        <w:t xml:space="preserve">[127]</w:t>
      </w:r>
      <w:r>
        <w:t xml:space="preserve">。全球斗鸡与非斗鸡的比较在</w:t>
      </w:r>
      <w:r>
        <w:rPr>
          <w:i/>
        </w:rPr>
        <w:t xml:space="preserve">ISPD</w:t>
      </w:r>
      <w:r>
        <w:t xml:space="preserve">区域检出选择信号，相关内含子变异在两类鸡群中的频率不同</w:t>
      </w:r>
      <w:r>
        <w:rPr>
          <w:vertAlign w:val="superscript"/>
        </w:rPr>
        <w:t xml:space="preserve">[128]</w:t>
      </w:r>
      <w:r>
        <w:t xml:space="preserve">；鸡群关联</w:t>
      </w:r>
      <w:ins w:id="90418" w:author="Kiro" w:date="2026-10-11T00:00:00Z">
        <w:r>
          <w:t xml:space="preserve">分析</w:t>
        </w:r>
      </w:ins>
      <w:r>
        <w:t xml:space="preserve">与成肌细胞实验</w:t>
      </w:r>
      <w:del w:id="90416" w:author="Kiro" w:date="2026-10-11T00:00:00Z">
        <w:r>
          <w:delText xml:space="preserve">将</w:delText>
        </w:r>
      </w:del>
      <w:ins w:id="90417" w:author="Kiro" w:date="2026-10-11T00:00:00Z">
        <w:r>
          <w:t xml:space="preserve">则把</w:t>
        </w:r>
      </w:ins>
      <w:r>
        <w:t xml:space="preserve">该基因</w:t>
      </w:r>
      <w:ins w:id="90415" w:author="Kiro" w:date="2026-10-11T00:00:00Z">
        <w:r>
          <w:t xml:space="preserve">的</w:t>
        </w:r>
      </w:ins>
      <w:r>
        <w:t xml:space="preserve">另一编码变异与肌纤维肥大及稳定性联系起来</w:t>
      </w:r>
      <w:r>
        <w:rPr>
          <w:vertAlign w:val="superscript"/>
        </w:rPr>
        <w:t xml:space="preserve">[129]</w:t>
      </w:r>
      <w:r>
        <w:t xml:space="preserve">。争斗方式涉及神经发育和运动调控：大军鸡的进攻型与防御型亚群开始争斗所需的时间相近，却分别表现出较多</w:t>
      </w:r>
      <w:ins w:id="90414" w:author="Kiro" w:date="2026-10-11T00:00:00Z">
        <w:r>
          <w:t xml:space="preserve">的</w:t>
        </w:r>
      </w:ins>
      <w:r>
        <w:t xml:space="preserve">踢击或缠颈行为</w:t>
      </w:r>
      <w:del w:id="90412" w:author="Kiro" w:date="2026-10-11T00:00:00Z">
        <w:r>
          <w:delText xml:space="preserve">。</w:delText>
        </w:r>
      </w:del>
      <w:ins w:id="90413" w:author="Kiro" w:date="2026-10-11T00:00:00Z">
        <w:r>
          <w:t xml:space="preserve">；</w:t>
        </w:r>
      </w:ins>
      <w:r>
        <w:t xml:space="preserve">群体基因组筛查检出</w:t>
      </w:r>
      <w:r>
        <w:rPr>
          <w:i/>
        </w:rPr>
        <w:t xml:space="preserve">FOXP1</w:t>
      </w:r>
      <w:r>
        <w:t xml:space="preserve">等神经发育候选基因，</w:t>
      </w:r>
      <w:r>
        <w:rPr>
          <w:i/>
        </w:rPr>
        <w:t xml:space="preserve">PPP1R1B</w:t>
      </w:r>
      <w:r>
        <w:t xml:space="preserve">差异表达和行为药理实验支持多巴胺调节的运动通路参与</w:t>
      </w:r>
      <w:ins w:id="90411" w:author="Kiro" w:date="2026-10-11T00:00:00Z">
        <w:r>
          <w:t xml:space="preserve">了</w:t>
        </w:r>
      </w:ins>
      <w:r>
        <w:t xml:space="preserve">争斗策略</w:t>
      </w:r>
      <w:ins w:id="90410" w:author="Kiro" w:date="2026-10-11T00:00:00Z">
        <w:r>
          <w:t xml:space="preserve">的</w:t>
        </w:r>
      </w:ins>
      <w:r>
        <w:t xml:space="preserve">差异</w:t>
      </w:r>
      <w:r>
        <w:rPr>
          <w:vertAlign w:val="superscript"/>
        </w:rPr>
        <w:t xml:space="preserve">[130]</w:t>
      </w:r>
      <w:r>
        <w:t xml:space="preserve">。不同地区</w:t>
      </w:r>
      <w:del w:id="90408" w:author="Kiro" w:date="2026-10-11T00:00:00Z">
        <w:r>
          <w:delText xml:space="preserve">斗鸡</w:delText>
        </w:r>
      </w:del>
      <w:ins w:id="90409" w:author="Kiro" w:date="2026-10-11T00:00:00Z">
        <w:r>
          <w:t xml:space="preserve">的斗鸡之间</w:t>
        </w:r>
      </w:ins>
      <w:r>
        <w:t xml:space="preserve">存在遗传分化，其基因组还保留了与其他家鸡及野生原鸡交流的信号</w:t>
      </w:r>
      <w:r>
        <w:rPr>
          <w:vertAlign w:val="superscript"/>
        </w:rPr>
        <w:t xml:space="preserve">[25]</w:t>
      </w:r>
      <w:r>
        <w:t xml:space="preserve">。</w:t>
      </w:r>
    </w:p>
    <w:p>
      <w:pPr>
        <w:jc w:val="both"/>
      </w:pPr>
      <w:r>
        <w:t xml:space="preserve">总之，近代定向选择显著改变了生长和繁殖性状</w:t>
      </w:r>
      <w:del w:id="90420" w:author="Kiro" w:date="2026-10-11T00:00:00Z">
        <w:r>
          <w:delText xml:space="preserve">；</w:delText>
        </w:r>
      </w:del>
      <w:ins w:id="90421" w:author="Kiro" w:date="2026-10-11T00:00:00Z">
        <w:r>
          <w:t xml:space="preserve">。</w:t>
        </w:r>
      </w:ins>
      <w:r>
        <w:t xml:space="preserve">选择响应既来自多个原有遗传变异的共同作用，也涉及调控变异和结构变异，如</w:t>
      </w:r>
      <w:r>
        <w:rPr>
          <w:i/>
        </w:rPr>
        <w:t xml:space="preserve">IGF2BP1</w:t>
      </w:r>
      <w:r>
        <w:t xml:space="preserve">上游缺失、rs734209466和玫瑰冠R1重排</w:t>
      </w:r>
      <w:r>
        <w:rPr>
          <w:vertAlign w:val="superscript"/>
        </w:rPr>
        <w:t xml:space="preserve">[100,102,103,125]</w:t>
      </w:r>
      <w:r>
        <w:t xml:space="preserve">。</w:t>
      </w:r>
    </w:p>
    <w:p>
      <w:pPr>
        <w:pStyle w:val="Heading1"/>
      </w:pPr>
      <w:r>
        <w:t xml:space="preserve">7 驯化后的基因交流</w:t>
      </w:r>
    </w:p>
    <w:p>
      <w:pPr>
        <w:jc w:val="both"/>
      </w:pPr>
      <w:r>
        <w:t xml:space="preserve">驯化以后，家鸡、原鸡和商业种源之间的基因交流仍在持续。本节依次讨论家鸡与原鸡（7.1）、商业种源与地方群体（7.2），以及逸生群体（7.3）之间的交流</w:t>
      </w:r>
      <w:r>
        <w:t xml:space="preserve">，最后讨论这些交流对驯化与适应研究的影响（7.4）</w:t>
      </w:r>
      <w:r>
        <w:t xml:space="preserve">。</w:t>
      </w:r>
    </w:p>
    <w:p>
      <w:pPr>
        <w:pStyle w:val="Heading2"/>
      </w:pPr>
      <w:r>
        <w:t xml:space="preserve">7.1 家鸡与原鸡的基因交流</w:t>
      </w:r>
    </w:p>
    <w:p>
      <w:pPr>
        <w:jc w:val="both"/>
      </w:pPr>
      <w:r>
        <w:t xml:space="preserve">其他原鸡物种对家鸡的局部遗传贡献及</w:t>
      </w:r>
      <w:del w:id="90429" w:author="Kiro" w:date="2026-10-11T00:00:00Z">
        <w:r>
          <w:delText xml:space="preserve">相关</w:delText>
        </w:r>
      </w:del>
      <w:ins w:id="90430" w:author="Kiro" w:date="2026-10-11T00:00:00Z">
        <w:r>
          <w:t xml:space="preserve">其</w:t>
        </w:r>
      </w:ins>
      <w:r>
        <w:t xml:space="preserve">功能证据已在第3.3节讨论。家鸡传播到</w:t>
      </w:r>
      <w:del w:id="90427" w:author="Kiro" w:date="2026-10-11T00:00:00Z">
        <w:r>
          <w:delText xml:space="preserve">不同地区</w:delText>
        </w:r>
      </w:del>
      <w:ins w:id="90428" w:author="Kiro" w:date="2026-10-11T00:00:00Z">
        <w:r>
          <w:t xml:space="preserve">各地</w:t>
        </w:r>
      </w:ins>
      <w:r>
        <w:t xml:space="preserve">后，还与当地红原鸡发生了基因交流</w:t>
      </w:r>
      <w:del w:id="90425" w:author="Kiro" w:date="2026-10-11T00:00:00Z">
        <w:r>
          <w:delText xml:space="preserve">。</w:delText>
        </w:r>
      </w:del>
      <w:ins w:id="90426" w:author="Kiro" w:date="2026-10-11T00:00:00Z">
        <w:r>
          <w:t xml:space="preserve">：</w:t>
        </w:r>
      </w:ins>
      <w:r>
        <w:t xml:space="preserve">越南地方鸡的微卫星研究和涵盖863个基因组的跨地区分析，</w:t>
      </w:r>
      <w:del w:id="90423" w:author="Kiro" w:date="2026-10-11T00:00:00Z">
        <w:r>
          <w:delText xml:space="preserve">均</w:delText>
        </w:r>
      </w:del>
      <w:ins w:id="90424" w:author="Kiro" w:date="2026-10-11T00:00:00Z">
        <w:r>
          <w:t xml:space="preserve">都</w:t>
        </w:r>
      </w:ins>
      <w:r>
        <w:t xml:space="preserve">支持当地红原鸡在驯化后向家鸡输入</w:t>
      </w:r>
      <w:ins w:id="90422" w:author="Kiro" w:date="2026-10-11T00:00:00Z">
        <w:r>
          <w:t xml:space="preserve">了</w:t>
        </w:r>
      </w:ins>
      <w:r>
        <w:t xml:space="preserve">遗传成分</w:t>
      </w:r>
      <w:r>
        <w:rPr>
          <w:vertAlign w:val="superscript"/>
        </w:rPr>
        <w:t xml:space="preserve">[18,131]</w:t>
      </w:r>
      <w:r>
        <w:t xml:space="preserve">。</w:t>
      </w:r>
      <w:r>
        <w:t>红原鸡、地方与传统家鸡及商业鸡之间的主要遗传联系见图3。</w:t>
      </w:r>
    </w:p>
    <w:p>
      <w:pPr>
        <w:jc w:val="both"/>
      </w:pPr>
      <w:r>
        <w:t xml:space="preserve">家鸡向原鸡的反向输入也改变了野生群体的遗传组成。印度的核标记研究和新加坡的基因组分析</w:t>
      </w:r>
      <w:del w:id="90435" w:author="Kiro" w:date="2026-10-11T00:00:00Z">
        <w:r>
          <w:delText xml:space="preserve">均检出</w:delText>
        </w:r>
      </w:del>
      <w:ins w:id="90436" w:author="Kiro" w:date="2026-10-11T00:00:00Z">
        <w:r>
          <w:t xml:space="preserve">都检出了</w:t>
        </w:r>
      </w:ins>
      <w:r>
        <w:t xml:space="preserve">家鸡向红原鸡的渗入，</w:t>
      </w:r>
      <w:ins w:id="90434" w:author="Kiro" w:date="2026-10-11T00:00:00Z">
        <w:r>
          <w:t xml:space="preserve">且</w:t>
        </w:r>
      </w:ins>
      <w:r>
        <w:t xml:space="preserve">个体间的渗入程度不同</w:t>
      </w:r>
      <w:r>
        <w:rPr>
          <w:vertAlign w:val="superscript"/>
        </w:rPr>
        <w:t xml:space="preserve">[20,132]</w:t>
      </w:r>
      <w:r>
        <w:t xml:space="preserve">。以历史标本为参照，</w:t>
      </w:r>
      <w:ins w:id="90433" w:author="Kiro" w:date="2026-10-11T00:00:00Z">
        <w:r>
          <w:t xml:space="preserve">对</w:t>
        </w:r>
      </w:ins>
      <w:r>
        <w:t xml:space="preserve">51只家鸡与63只</w:t>
      </w:r>
      <w:r>
        <w:t xml:space="preserve">红</w:t>
      </w:r>
      <w:r>
        <w:t xml:space="preserve">原鸡的基因组比较显示，近百年来家鸡输入增加</w:t>
      </w:r>
      <w:del w:id="90431" w:author="Kiro" w:date="2026-10-11T00:00:00Z">
        <w:r>
          <w:delText xml:space="preserve">；其中</w:delText>
        </w:r>
      </w:del>
      <w:ins w:id="90432" w:author="Kiro" w:date="2026-10-11T00:00:00Z">
        <w:r>
          <w:t xml:space="preserve">，</w:t>
        </w:r>
      </w:ins>
      <w:r>
        <w:t xml:space="preserve">多数</w:t>
      </w:r>
      <w:r>
        <w:t xml:space="preserve">现代红原鸡的全局家鸡祖源估计约占20%～50%</w:t>
      </w:r>
      <w:r>
        <w:rPr>
          <w:vertAlign w:val="superscript"/>
        </w:rPr>
        <w:t xml:space="preserve">[19]</w:t>
      </w:r>
      <w:r>
        <w:t xml:space="preserve">。30个核内含子的分析还支持家鸡向绿原鸡的输入</w:t>
      </w:r>
      <w:r>
        <w:rPr>
          <w:vertAlign w:val="superscript"/>
        </w:rPr>
        <w:t xml:space="preserve">[15]</w:t>
      </w:r>
      <w:r>
        <w:t xml:space="preserve">。</w:t>
      </w:r>
    </w:p>
    <w:p>
      <w:pPr>
        <w:jc w:val="both"/>
      </w:pPr>
      <w:r>
        <w:t xml:space="preserve">识别原鸡中的家鸡成分，还受到三方面因素</w:t>
      </w:r>
      <w:del w:id="90437" w:author="Kiro" w:date="2026-10-11T00:00:00Z">
        <w:r>
          <w:delText xml:space="preserve">干扰。</w:delText>
        </w:r>
      </w:del>
      <w:ins w:id="90438" w:author="Kiro" w:date="2026-10-11T00:00:00Z">
        <w:r>
          <w:t xml:space="preserve">的干扰：</w:t>
        </w:r>
      </w:ins>
      <w:r>
        <w:t xml:space="preserve">原鸡属系统基因组研究检出部分谱系之间较古老的种间渗入</w:t>
      </w:r>
      <w:r>
        <w:rPr>
          <w:vertAlign w:val="superscript"/>
        </w:rPr>
        <w:t xml:space="preserve">[133]</w:t>
      </w:r>
      <w:r>
        <w:t xml:space="preserve">；所研究的圈养灰原鸡常染色体基因组中约10%来自</w:t>
      </w:r>
      <w:r>
        <w:rPr>
          <w:i/>
        </w:rPr>
        <w:t xml:space="preserve">G. gallus</w:t>
      </w:r>
      <w:r>
        <w:t xml:space="preserve">，而同一研究中的两只野生灰原鸡未检出相应信号</w:t>
      </w:r>
      <w:r>
        <w:rPr>
          <w:vertAlign w:val="superscript"/>
        </w:rPr>
        <w:t xml:space="preserve">[134]</w:t>
      </w:r>
      <w:r>
        <w:t xml:space="preserve">；杂交回交实验还发现，保留家鸡来源遗传成分的后代仍可呈现典型的原鸡外观</w:t>
      </w:r>
      <w:r>
        <w:rPr>
          <w:vertAlign w:val="superscript"/>
        </w:rPr>
        <w:t xml:space="preserve">[135]</w:t>
      </w:r>
      <w:r>
        <w:t xml:space="preserve">。</w:t>
      </w:r>
    </w:p>
    <w:p>
      <w:pPr>
        <w:jc w:val="both"/>
      </w:pPr>
      <w:r>
        <w:t xml:space="preserve">现代原鸡研究中的家鸡参照已包括具体</w:t>
      </w:r>
      <w:ins w:id="90453" w:author="Kiro" w:date="2026-10-11T00:00:00Z">
        <w:r>
          <w:t xml:space="preserve">的</w:t>
        </w:r>
      </w:ins>
      <w:r>
        <w:t xml:space="preserve">商业品系。新加坡研究采用了Bovan褐壳和白壳蛋鸡</w:t>
      </w:r>
      <w:del w:id="90451" w:author="Kiro" w:date="2026-10-11T00:00:00Z">
        <w:r>
          <w:delText xml:space="preserve">，</w:delText>
        </w:r>
      </w:del>
      <w:ins w:id="90452" w:author="Kiro" w:date="2026-10-11T00:00:00Z">
        <w:r>
          <w:t xml:space="preserve">；</w:t>
        </w:r>
      </w:ins>
      <w:r>
        <w:t xml:space="preserve">历史标本研究</w:t>
      </w:r>
      <w:del w:id="90449" w:author="Kiro" w:date="2026-10-11T00:00:00Z">
        <w:r>
          <w:delText xml:space="preserve">仅使用</w:delText>
        </w:r>
      </w:del>
      <w:ins w:id="90450" w:author="Kiro" w:date="2026-10-11T00:00:00Z">
        <w:r>
          <w:t xml:space="preserve">在仅以</w:t>
        </w:r>
      </w:ins>
      <w:r>
        <w:t xml:space="preserve">商业鸡作为家鸡参照时，仍检出</w:t>
      </w:r>
      <w:ins w:id="90448" w:author="Kiro" w:date="2026-10-11T00:00:00Z">
        <w:r>
          <w:t xml:space="preserve">了</w:t>
        </w:r>
      </w:ins>
      <w:r>
        <w:t xml:space="preserve">家鸡输入</w:t>
      </w:r>
      <w:ins w:id="90447" w:author="Kiro" w:date="2026-10-11T00:00:00Z">
        <w:r>
          <w:t xml:space="preserve">的</w:t>
        </w:r>
      </w:ins>
      <w:r>
        <w:t xml:space="preserve">趋势</w:t>
      </w:r>
      <w:r>
        <w:rPr>
          <w:vertAlign w:val="superscript"/>
        </w:rPr>
        <w:t xml:space="preserve">[19,132]</w:t>
      </w:r>
      <w:r>
        <w:t xml:space="preserve">。菲律宾原鸡与商业鸡共享线粒体单倍型，显示</w:t>
      </w:r>
      <w:del w:id="90445" w:author="Kiro" w:date="2026-10-11T00:00:00Z">
        <w:r>
          <w:delText xml:space="preserve">了两者的</w:delText>
        </w:r>
      </w:del>
      <w:ins w:id="90446" w:author="Kiro" w:date="2026-10-11T00:00:00Z">
        <w:r>
          <w:t xml:space="preserve">两者存在</w:t>
        </w:r>
      </w:ins>
      <w:r>
        <w:t xml:space="preserve">母系联系</w:t>
      </w:r>
      <w:r>
        <w:rPr>
          <w:vertAlign w:val="superscript"/>
        </w:rPr>
        <w:t xml:space="preserve">[136]</w:t>
      </w:r>
      <w:r>
        <w:t xml:space="preserve">。贵州鸡群的迁移模型检出由其他鸡群指向红原鸡参照群体的迁移边，日本圈养红原鸡的分析则检出由圈养红原鸡指向白来航的迁移边</w:t>
      </w:r>
      <w:r>
        <w:rPr>
          <w:vertAlign w:val="superscript"/>
        </w:rPr>
        <w:t xml:space="preserve">[137,138]</w:t>
      </w:r>
      <w:r>
        <w:t xml:space="preserve">。</w:t>
      </w:r>
      <w:ins w:id="90444" w:author="Kiro" w:date="2026-10-11T00:00:00Z">
        <w:r>
          <w:t xml:space="preserve">不过，</w:t>
        </w:r>
      </w:ins>
      <w:r>
        <w:t xml:space="preserve">这些研究尚未确定</w:t>
      </w:r>
      <w:del w:id="90442" w:author="Kiro" w:date="2026-10-11T00:00:00Z">
        <w:r>
          <w:delText xml:space="preserve">输入原生</w:delText>
        </w:r>
      </w:del>
      <w:ins w:id="90443" w:author="Kiro" w:date="2026-10-11T00:00:00Z">
        <w:r>
          <w:t xml:space="preserve">向</w:t>
        </w:r>
      </w:ins>
      <w:r>
        <w:t xml:space="preserve">野生原鸡</w:t>
      </w:r>
      <w:ins w:id="90441" w:author="Kiro" w:date="2026-10-11T00:00:00Z">
        <w:r>
          <w:t xml:space="preserve">输入基因</w:t>
        </w:r>
      </w:ins>
      <w:r>
        <w:t xml:space="preserve">的具体商业供体</w:t>
      </w:r>
      <w:del w:id="90439" w:author="Kiro" w:date="2026-10-11T00:00:00Z">
        <w:r>
          <w:delText xml:space="preserve">与</w:delText>
        </w:r>
      </w:del>
      <w:ins w:id="90440" w:author="Kiro" w:date="2026-10-11T00:00:00Z">
        <w:r>
          <w:t xml:space="preserve">及其</w:t>
        </w:r>
      </w:ins>
      <w:r>
        <w:t xml:space="preserve">传播路径。</w:t>
      </w:r>
    </w:p>
    <w:p>
      <w:pPr>
        <w:pStyle w:val="Heading2"/>
      </w:pPr>
      <w:r>
        <w:t xml:space="preserve">7.2 商业种源与地方群体的交流</w:t>
      </w:r>
    </w:p>
    <w:p>
      <w:pPr>
        <w:jc w:val="both"/>
      </w:pPr>
      <w:r>
        <w:t xml:space="preserve">地方和传统品种参与了商业鸡的育成，商业种源又</w:t>
      </w:r>
      <w:ins w:id="90464" w:author="Kiro" w:date="2026-10-11T00:00:00Z">
        <w:r>
          <w:t xml:space="preserve">反过来</w:t>
        </w:r>
      </w:ins>
      <w:r>
        <w:t xml:space="preserve">向地方群体输入遗传成分。线粒体研究显示，东亚鸡曾多次参与荷兰传统品种及西方商业鸡的母系构成；涵盖</w:t>
      </w:r>
      <w:ins w:id="90463" w:author="Kiro" w:date="2026-10-11T00:00:00Z">
        <w:r>
          <w:t xml:space="preserve">43个群体</w:t>
        </w:r>
      </w:ins>
      <w:r>
        <w:t xml:space="preserve">636个基因组</w:t>
      </w:r>
      <w:del w:id="90462" w:author="Kiro" w:date="2026-10-11T00:00:00Z">
        <w:r>
          <w:delText xml:space="preserve">、43个群体</w:delText>
        </w:r>
      </w:del>
      <w:r>
        <w:t xml:space="preserve">的分析进一步表明，亚洲重型品种是现代肉鸡的重要祖源</w:t>
      </w:r>
      <w:r>
        <w:rPr>
          <w:vertAlign w:val="superscript"/>
        </w:rPr>
        <w:t xml:space="preserve">[139,140]</w:t>
      </w:r>
      <w:r>
        <w:t xml:space="preserve">。迁移模型支持中国斗鸡向商业洛岛红鸡、沙栏鸡向商业麻黄鸡，以及商业小白鸡向阳山鸡和惠阳胡须鸡的基因交流</w:t>
      </w:r>
      <w:r>
        <w:rPr>
          <w:vertAlign w:val="superscript"/>
        </w:rPr>
        <w:t xml:space="preserve">[141,142]</w:t>
      </w:r>
      <w:r>
        <w:t xml:space="preserve">。</w:t>
      </w:r>
      <w:ins w:id="90461" w:author="Kiro" w:date="2026-10-11T00:00:00Z">
        <w:r>
          <w:t xml:space="preserve">对</w:t>
        </w:r>
      </w:ins>
      <w:r>
        <w:t xml:space="preserve">华南12个地方品种</w:t>
      </w:r>
      <w:r>
        <w:t xml:space="preserve">和2个商业品种共</w:t>
      </w:r>
      <w:r>
        <w:t xml:space="preserve">587只鸡的微卫星分析</w:t>
      </w:r>
      <w:ins w:id="90460" w:author="Kiro" w:date="2026-10-11T00:00:00Z">
        <w:r>
          <w:t xml:space="preserve">，</w:t>
        </w:r>
      </w:ins>
      <w:r>
        <w:t xml:space="preserve">较早检出了商业鸡向地方鸡的潜在渗入</w:t>
      </w:r>
      <w:r>
        <w:rPr>
          <w:vertAlign w:val="superscript"/>
        </w:rPr>
        <w:t xml:space="preserve">[143]</w:t>
      </w:r>
      <w:del w:id="90458" w:author="Kiro" w:date="2026-10-11T00:00:00Z">
        <w:r>
          <w:delText xml:space="preserve">。</w:delText>
        </w:r>
      </w:del>
      <w:ins w:id="90459" w:author="Kiro" w:date="2026-10-11T00:00:00Z">
        <w:r>
          <w:t xml:space="preserve">；</w:t>
        </w:r>
      </w:ins>
      <w:r>
        <w:t xml:space="preserve">随后，</w:t>
      </w:r>
      <w:ins w:id="90457" w:author="Kiro" w:date="2026-10-11T00:00:00Z">
        <w:r>
          <w:t xml:space="preserve">一项</w:t>
        </w:r>
      </w:ins>
      <w:r>
        <w:t xml:space="preserve">针对1187只鸡的基因组芯片分析以白洛克肉鸡为参照，在8个中国地方品种中识别出商业相关的候选渗入区段</w:t>
      </w:r>
      <w:r>
        <w:rPr>
          <w:vertAlign w:val="superscript"/>
        </w:rPr>
        <w:t xml:space="preserve">[21]</w:t>
      </w:r>
      <w:r>
        <w:t xml:space="preserve">。</w:t>
      </w:r>
      <w:del w:id="90456" w:author="Kiro" w:date="2026-10-11T00:00:00Z">
        <w:r>
          <w:delText xml:space="preserve">商业成分的输入也见于</w:delText>
        </w:r>
      </w:del>
      <w:r>
        <w:t xml:space="preserve">其他地方群体</w:t>
      </w:r>
      <w:ins w:id="90455" w:author="Kiro" w:date="2026-10-11T00:00:00Z">
        <w:r>
          <w:t xml:space="preserve">中也有商业成分输入</w:t>
        </w:r>
      </w:ins>
      <w:r>
        <w:t xml:space="preserve">：部分藏鸡带有白来航相关成分</w:t>
      </w:r>
      <w:r>
        <w:rPr>
          <w:vertAlign w:val="superscript"/>
        </w:rPr>
        <w:t xml:space="preserve">[144]</w:t>
      </w:r>
      <w:r>
        <w:t xml:space="preserve">，贵州部分地方品种显示</w:t>
      </w:r>
      <w:ins w:id="90454" w:author="Kiro" w:date="2026-10-11T00:00:00Z">
        <w:r>
          <w:t xml:space="preserve">出</w:t>
        </w:r>
      </w:ins>
      <w:r>
        <w:t xml:space="preserve">上海新杨蛋鸡相关输入</w:t>
      </w:r>
      <w:r>
        <w:rPr>
          <w:vertAlign w:val="superscript"/>
        </w:rPr>
        <w:t xml:space="preserve">[137]</w:t>
      </w:r>
      <w:r>
        <w:t xml:space="preserve">，江西部分品种则检出欧洲商业鸡的混合信号</w:t>
      </w:r>
      <w:r>
        <w:rPr>
          <w:vertAlign w:val="superscript"/>
        </w:rPr>
        <w:t xml:space="preserve">[</w:t>
      </w:r>
      <w:r>
        <w:rPr>
          <w:vertAlign w:val="superscript"/>
        </w:rPr>
        <w:t xml:space="preserve">145]</w:t>
      </w:r>
      <w:r>
        <w:t xml:space="preserve">。</w:t>
      </w:r>
    </w:p>
    <w:p>
      <w:pPr>
        <w:jc w:val="both"/>
      </w:pPr>
      <w:r>
        <w:t xml:space="preserve">商业输入还表现出区段和地域差异。白羽文昌鸡的局部单倍型和结构变异支持白羽蛋鸡成分的输入，拜城油鸡也检出白来航相关</w:t>
      </w:r>
      <w:ins w:id="90470" w:author="Kiro" w:date="2026-10-11T00:00:00Z">
        <w:r>
          <w:t xml:space="preserve">的</w:t>
        </w:r>
      </w:ins>
      <w:r>
        <w:t xml:space="preserve">候选渗入区段</w:t>
      </w:r>
      <w:r>
        <w:rPr>
          <w:vertAlign w:val="superscript"/>
        </w:rPr>
        <w:t xml:space="preserve">[146,147]</w:t>
      </w:r>
      <w:r>
        <w:t xml:space="preserve">。摩洛哥</w:t>
      </w:r>
      <w:r>
        <w:t xml:space="preserve">和喀麦隆的部分地方群体存在商业相关基因流，但影响</w:t>
      </w:r>
      <w:del w:id="90469" w:author="Kiro" w:date="2026-10-11T00:00:00Z">
        <w:r>
          <w:delText xml:space="preserve">较</w:delText>
        </w:r>
      </w:del>
      <w:r>
        <w:t xml:space="preserve">有限，</w:t>
      </w:r>
      <w:ins w:id="90468" w:author="Kiro" w:date="2026-10-11T00:00:00Z">
        <w:r>
          <w:t xml:space="preserve">而</w:t>
        </w:r>
      </w:ins>
      <w:r>
        <w:t xml:space="preserve">贝宁、加纳和科特迪瓦</w:t>
      </w:r>
      <w:ins w:id="90467" w:author="Kiro" w:date="2026-10-11T00:00:00Z">
        <w:r>
          <w:t xml:space="preserve">的</w:t>
        </w:r>
      </w:ins>
      <w:r>
        <w:t xml:space="preserve">受检群体中</w:t>
      </w:r>
      <w:del w:id="90466" w:author="Kiro" w:date="2026-10-11T00:00:00Z">
        <w:r>
          <w:delText xml:space="preserve">则</w:delText>
        </w:r>
      </w:del>
      <w:r>
        <w:t xml:space="preserve">未检出</w:t>
      </w:r>
      <w:r>
        <w:rPr>
          <w:vertAlign w:val="superscript"/>
        </w:rPr>
        <w:t xml:space="preserve">[148]</w:t>
      </w:r>
      <w:r>
        <w:t xml:space="preserve">；阿尔及利亚西部地方鸡在遗传上与部分商业品系最为接近</w:t>
      </w:r>
      <w:r>
        <w:rPr>
          <w:vertAlign w:val="superscript"/>
        </w:rPr>
        <w:t xml:space="preserve">[</w:t>
      </w:r>
      <w:r>
        <w:rPr>
          <w:vertAlign w:val="superscript"/>
        </w:rPr>
        <w:t xml:space="preserve">149]</w:t>
      </w:r>
      <w:r>
        <w:t xml:space="preserve">。</w:t>
      </w:r>
      <w:ins w:id="90465" w:author="Kiro" w:date="2026-10-11T00:00:00Z">
        <w:r>
          <w:t xml:space="preserve">在</w:t>
        </w:r>
      </w:ins>
      <w:r>
        <w:t xml:space="preserve">东非657只村落鸡中，仅10只对商业鸡簇的归属系数高于0.2，商业输入不足以解释该区域主要的遗传结构</w:t>
      </w:r>
      <w:r>
        <w:rPr>
          <w:vertAlign w:val="superscript"/>
        </w:rPr>
        <w:t xml:space="preserve">[150]</w:t>
      </w:r>
      <w:r>
        <w:t xml:space="preserve">。卢旺达部分地方鸡表现出与</w:t>
      </w:r>
      <w:r>
        <w:t xml:space="preserve">商业品系</w:t>
      </w:r>
      <w:r>
        <w:t xml:space="preserve">SASSO的混合特征，南美多个地方群体则带有现代蛋鸡相关祖源</w:t>
      </w:r>
      <w:r>
        <w:rPr>
          <w:vertAlign w:val="superscript"/>
        </w:rPr>
        <w:t xml:space="preserve">[151,152]</w:t>
      </w:r>
      <w:r>
        <w:t xml:space="preserve">。商业选育留下的变异可能随渗入进入地方群体，干扰耐寒等适应信号的识别</w:t>
      </w:r>
      <w:r>
        <w:rPr>
          <w:vertAlign w:val="superscript"/>
        </w:rPr>
        <w:t xml:space="preserve">[153]</w:t>
      </w:r>
      <w:r>
        <w:t xml:space="preserve">。</w:t>
      </w:r>
    </w:p>
    <w:p>
      <w:pPr>
        <w:keepNext/>
        <w:spacing w:before="120" w:after="60"/>
        <w:ind w:firstLine="0"/>
        <w:jc w:val="center"/>
      </w:pPr>
      <w:r>
        <w:drawing>
          <wp:inline xmlns:a="http://schemas.openxmlformats.org/drawingml/2006/main" xmlns:pic="http://schemas.openxmlformats.org/drawingml/2006/picture">
            <wp:extent cx="5760000" cy="5760000"/>
            <wp:docPr id="3" name="Picture 3" descr="图3 红原鸡、地方与传统家鸡和商业鸡之间的基因交流示意"/>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760000" cy="576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 xml:space="preserve">图3 红原鸡、地方与传统家鸡和商业鸡之间的基因交流示意</w:t>
      </w:r>
    </w:p>
    <w:p>
      <w:pPr>
        <w:keepNext w:val="0"/>
        <w:spacing w:before="0" w:after="100" w:line="276" w:lineRule="auto"/>
        <w:ind w:firstLine="0" w:left="0" w:right="0"/>
      </w:pPr>
      <w:r>
        <w:t xml:space="preserve">红色、棕色和蓝色箭头分别表示红原鸡、地方与传统家鸡</w:t>
      </w:r>
      <w:del w:id="90481" w:author="Kiro" w:date="2026-10-11T00:00:00Z">
        <w:r>
          <w:delText xml:space="preserve">、</w:delText>
        </w:r>
      </w:del>
      <w:ins w:id="90482" w:author="Kiro" w:date="2026-10-11T00:00:00Z">
        <w:r>
          <w:t xml:space="preserve">和</w:t>
        </w:r>
      </w:ins>
      <w:r>
        <w:t xml:space="preserve">商业鸡的遗传成分输出，箭头由输出群体指向接受群体。实线概括</w:t>
      </w:r>
      <w:r>
        <w:t xml:space="preserve">多项群体遗传与历史证据支持的祖源联系和后续渗入</w:t>
      </w:r>
      <w:r>
        <w:rPr>
          <w:vertAlign w:val="superscript"/>
        </w:rPr>
        <w:t xml:space="preserve">[18,19,20,21,131,132,139,140,141,142]</w:t>
      </w:r>
      <w:del w:id="90479" w:author="Kiro" w:date="2026-10-11T00:00:00Z">
        <w:r>
          <w:delText xml:space="preserve">；</w:delText>
        </w:r>
      </w:del>
      <w:ins w:id="90480" w:author="Kiro" w:date="2026-10-11T00:00:00Z">
        <w:r>
          <w:t xml:space="preserve">。</w:t>
        </w:r>
      </w:ins>
      <w:r>
        <w:t xml:space="preserve">虚线表示尚缺直接证据的联系：商业鸡的红原鸡祖源主要经由家鸡继承，红原鸡是否被直接用于商业品系育成，目前</w:t>
      </w:r>
      <w:del w:id="90477" w:author="Kiro" w:date="2026-10-11T00:00:00Z">
        <w:r>
          <w:delText xml:space="preserve">只</w:delText>
        </w:r>
      </w:del>
      <w:ins w:id="90478" w:author="Kiro" w:date="2026-10-11T00:00:00Z">
        <w:r>
          <w:t xml:space="preserve">仅</w:t>
        </w:r>
      </w:ins>
      <w:r>
        <w:t xml:space="preserve">有圈养红原鸡研究的迁移模型提示</w:t>
      </w:r>
      <w:r>
        <w:rPr>
          <w:vertAlign w:val="superscript"/>
        </w:rPr>
        <w:t xml:space="preserve">[138]</w:t>
      </w:r>
      <w:r>
        <w:t xml:space="preserve">；</w:t>
      </w:r>
      <w:ins w:id="90476" w:author="Kiro" w:date="2026-10-11T00:00:00Z">
        <w:r>
          <w:t xml:space="preserve">至于</w:t>
        </w:r>
      </w:ins>
      <w:r>
        <w:t xml:space="preserve">商业鸡向野生红原鸡的直接渗入，现有研究以商业鸡为参照检出了家鸡输入，但尚未确定具体供体</w:t>
      </w:r>
      <w:r>
        <w:rPr>
          <w:vertAlign w:val="superscript"/>
        </w:rPr>
        <w:t xml:space="preserve">[19,132,137</w:t>
      </w:r>
      <w:r>
        <w:rPr>
          <w:vertAlign w:val="superscript"/>
        </w:rPr>
        <w:t xml:space="preserve">]</w:t>
      </w:r>
      <w:r>
        <w:t xml:space="preserve">。图中有关直接渗入和育种利用的标注</w:t>
      </w:r>
      <w:ins w:id="90475" w:author="Kiro" w:date="2026-10-11T00:00:00Z">
        <w:r>
          <w:t xml:space="preserve">均</w:t>
        </w:r>
      </w:ins>
      <w:r>
        <w:t xml:space="preserve">为可能性表述</w:t>
      </w:r>
      <w:del w:id="90473" w:author="Kiro" w:date="2026-10-11T00:00:00Z">
        <w:r>
          <w:delText xml:space="preserve">；</w:delText>
        </w:r>
      </w:del>
      <w:ins w:id="90474" w:author="Kiro" w:date="2026-10-11T00:00:00Z">
        <w:r>
          <w:t xml:space="preserve">，</w:t>
        </w:r>
      </w:ins>
      <w:r>
        <w:t xml:space="preserve">“传播”和“逸生”标注表示潜在的接触情境。商业鸡属于家鸡，图中按用途单列；鸡的图标只表示群体类别，箭头宽度不</w:t>
      </w:r>
      <w:del w:id="90471" w:author="Kiro" w:date="2026-10-11T00:00:00Z">
        <w:r>
          <w:delText xml:space="preserve">表示</w:delText>
        </w:r>
      </w:del>
      <w:ins w:id="90472" w:author="Kiro" w:date="2026-10-11T00:00:00Z">
        <w:r>
          <w:t xml:space="preserve">代表</w:t>
        </w:r>
      </w:ins>
      <w:r>
        <w:t xml:space="preserve">交流量。</w:t>
      </w:r>
    </w:p>
    <w:p>
      <w:pPr>
        <w:pStyle w:val="Heading2"/>
      </w:pPr>
      <w:r>
        <w:t xml:space="preserve">7.3 逸生群体的混合与选择</w:t>
      </w:r>
    </w:p>
    <w:p>
      <w:pPr>
        <w:jc w:val="both"/>
      </w:pPr>
      <w:r>
        <w:t xml:space="preserve">考艾岛逸生鸡的线粒体、核基因组单核苷酸多态性（SNP）及表型资料共同支持早期波利尼西亚引入谱系与近代家鸡的混合；单倍型分析显示，其家鸡来源的遗传成分与白来航蛋鸡的联系比</w:t>
      </w:r>
      <w:ins w:id="90490" w:author="Kiro" w:date="2026-10-11T00:00:00Z">
        <w:r>
          <w:t xml:space="preserve">与</w:t>
        </w:r>
      </w:ins>
      <w:r>
        <w:t xml:space="preserve">所比较的肉鸡更密切</w:t>
      </w:r>
      <w:r>
        <w:rPr>
          <w:vertAlign w:val="superscript"/>
        </w:rPr>
        <w:t xml:space="preserve">[154,155]</w:t>
      </w:r>
      <w:r>
        <w:t xml:space="preserve">。考艾岛逸生鸡的候选选择区段大多不同于已报道的驯化选择区段</w:t>
      </w:r>
      <w:del w:id="90488" w:author="Kiro" w:date="2026-10-11T00:00:00Z">
        <w:r>
          <w:delText xml:space="preserve">。</w:delText>
        </w:r>
      </w:del>
      <w:ins w:id="90489" w:author="Kiro" w:date="2026-10-11T00:00:00Z">
        <w:r>
          <w:t xml:space="preserve">；</w:t>
        </w:r>
      </w:ins>
      <w:r>
        <w:t xml:space="preserve">在红原鸡与白来航F₈互交群体中，这些区段内或邻近的部分基因的表达水平与鸡冠大小、产蛋性状及孵抱相关指标存在关联</w:t>
      </w:r>
      <w:r>
        <w:rPr>
          <w:vertAlign w:val="superscript"/>
        </w:rPr>
        <w:t xml:space="preserve">[156]</w:t>
      </w:r>
      <w:r>
        <w:t xml:space="preserve">。考艾岛与百慕大两个独立</w:t>
      </w:r>
      <w:del w:id="90486" w:author="Kiro" w:date="2026-10-11T00:00:00Z">
        <w:r>
          <w:delText xml:space="preserve">建立</w:delText>
        </w:r>
      </w:del>
      <w:ins w:id="90487" w:author="Kiro" w:date="2026-10-11T00:00:00Z">
        <w:r>
          <w:t xml:space="preserve">形成</w:t>
        </w:r>
      </w:ins>
      <w:r>
        <w:t xml:space="preserve">的逸生群体共享三个经多种方法支持的候选选择区段，提示两</w:t>
      </w:r>
      <w:del w:id="90484" w:author="Kiro" w:date="2026-10-11T00:00:00Z">
        <w:r>
          <w:delText xml:space="preserve">个群体</w:delText>
        </w:r>
      </w:del>
      <w:ins w:id="90485" w:author="Kiro" w:date="2026-10-11T00:00:00Z">
        <w:r>
          <w:t xml:space="preserve">地</w:t>
        </w:r>
      </w:ins>
      <w:r>
        <w:t xml:space="preserve">的逸生适应</w:t>
      </w:r>
      <w:del w:id="90483" w:author="Kiro" w:date="2026-10-11T00:00:00Z">
        <w:r>
          <w:delText xml:space="preserve">具</w:delText>
        </w:r>
      </w:del>
      <w:r>
        <w:t xml:space="preserve">有部分共同的遗传基础</w:t>
      </w:r>
      <w:r>
        <w:rPr>
          <w:vertAlign w:val="superscript"/>
        </w:rPr>
        <w:t xml:space="preserve">[157]</w:t>
      </w:r>
      <w:r>
        <w:t xml:space="preserve">。</w:t>
      </w:r>
    </w:p>
    <w:p>
      <w:pPr>
        <w:pStyle w:val="Heading2"/>
      </w:pPr>
      <w:r>
        <w:t xml:space="preserve">7.4 基因交流对驯化与适应研究的影响</w:t>
      </w:r>
    </w:p>
    <w:p>
      <w:pPr>
        <w:jc w:val="both"/>
      </w:pPr>
      <w:r>
        <w:t xml:space="preserve">上述</w:t>
      </w:r>
      <w:r>
        <w:t xml:space="preserve">交流带来两方面影响。其一，现代红原鸡已不宜直接作为野生参照：以历史标本为参照检出的部分驯化候选基因，在多数现代红原鸡中已带有家鸡来源的拷贝，若改</w:t>
      </w:r>
      <w:del w:id="90493" w:author="Kiro" w:date="2026-10-11T00:00:00Z">
        <w:r>
          <w:delText xml:space="preserve">用</w:delText>
        </w:r>
      </w:del>
      <w:ins w:id="90494" w:author="Kiro" w:date="2026-10-11T00:00:00Z">
        <w:r>
          <w:t xml:space="preserve">以</w:t>
        </w:r>
      </w:ins>
      <w:r>
        <w:t xml:space="preserve">现代个体作参照，这些基因将无法</w:t>
      </w:r>
      <w:del w:id="90492" w:author="Kiro" w:date="2026-10-11T00:00:00Z">
        <w:r>
          <w:delText xml:space="preserve">被</w:delText>
        </w:r>
      </w:del>
      <w:r>
        <w:t xml:space="preserve">检出</w:t>
      </w:r>
      <w:r>
        <w:rPr>
          <w:vertAlign w:val="superscript"/>
        </w:rPr>
        <w:t xml:space="preserve">[19]</w:t>
      </w:r>
      <w:r>
        <w:t xml:space="preserve">。其二，商业渗入改变了地方鸡的遗传组成，并可能干扰适应信号的识别</w:t>
      </w:r>
      <w:r>
        <w:rPr>
          <w:vertAlign w:val="superscript"/>
        </w:rPr>
        <w:t xml:space="preserve">[21,153]</w:t>
      </w:r>
      <w:r>
        <w:t xml:space="preserve">。因此，利用红原鸡和地方鸡研究驯化与适应时，需要先评估近期混合</w:t>
      </w:r>
      <w:ins w:id="90491" w:author="Kiro" w:date="2026-10-11T00:00:00Z">
        <w:r>
          <w:t xml:space="preserve">的影响</w:t>
        </w:r>
      </w:ins>
      <w:r>
        <w:t xml:space="preserve">。</w:t>
      </w:r>
    </w:p>
    <w:p>
      <w:pPr>
        <w:pStyle w:val="Heading1"/>
        <w:keepNext/>
      </w:pPr>
      <w:r>
        <w:t>参考文献</w:t>
      </w:r>
    </w:p>
    <w:p>
      <w:pPr>
        <w:keepLines/>
        <w:spacing w:line="269" w:lineRule="auto" w:after="100"/>
        <w:ind w:hanging="340" w:left="340"/>
      </w:pPr>
      <w:r>
        <w:rPr>
          <w:rFonts w:ascii="Times New Roman" w:hAnsi="Times New Roman" w:eastAsia="宋体"/>
          <w:color w:val="000000"/>
          <w:sz w:val="20"/>
        </w:rPr>
        <w:t>[1] Darwin, C. The Variation of Animals and Plants under Domestication; John Murray: London, 1868.</w:t>
      </w:r>
    </w:p>
    <w:p>
      <w:pPr>
        <w:keepLines/>
        <w:spacing w:line="269" w:lineRule="auto" w:after="100"/>
        <w:ind w:hanging="340" w:left="340"/>
      </w:pPr>
      <w:r>
        <w:rPr>
          <w:rFonts w:ascii="Times New Roman" w:hAnsi="Times New Roman" w:eastAsia="宋体"/>
          <w:color w:val="000000"/>
          <w:sz w:val="20"/>
        </w:rPr>
        <w:t>[2] Hutt, F.B. Genetics of the Fowl; McGraw-Hill: New York, 1949.</w:t>
      </w:r>
    </w:p>
    <w:p>
      <w:pPr>
        <w:keepLines/>
        <w:spacing w:line="269" w:lineRule="auto" w:after="100"/>
        <w:ind w:hanging="340" w:left="340"/>
      </w:pPr>
      <w:r>
        <w:rPr>
          <w:rFonts w:ascii="Times New Roman" w:hAnsi="Times New Roman" w:eastAsia="宋体"/>
          <w:color w:val="000000"/>
          <w:sz w:val="20"/>
        </w:rPr>
        <w:t>[3] Fumihito, A.; Miyake, T.; Sumi, S.; Takada, M.; Ohno, S.; Kondo, N. One subspecies of the red junglefowl (</w:t>
      </w:r>
      <w:r>
        <w:rPr>
          <w:rFonts w:ascii="Times New Roman" w:hAnsi="Times New Roman" w:eastAsia="宋体"/>
          <w:i/>
          <w:color w:val="000000"/>
          <w:sz w:val="20"/>
        </w:rPr>
        <w:t>Gallus gallus gallus</w:t>
      </w:r>
      <w:r>
        <w:rPr>
          <w:rFonts w:ascii="Times New Roman" w:hAnsi="Times New Roman" w:eastAsia="宋体"/>
          <w:color w:val="000000"/>
          <w:sz w:val="20"/>
        </w:rPr>
        <w:t>) suffices as the matriarchic ancestor of all domestic breeds. Proceedings of the National Academy of Sciences of the United States of America 1994, 91, 12505–12509. DOI: 10.1073/pnas.91.26.12505.</w:t>
      </w:r>
    </w:p>
    <w:p>
      <w:pPr>
        <w:keepLines/>
        <w:spacing w:line="269" w:lineRule="auto" w:after="100"/>
        <w:ind w:hanging="340" w:left="340"/>
      </w:pPr>
      <w:r>
        <w:rPr>
          <w:rFonts w:ascii="Times New Roman" w:hAnsi="Times New Roman" w:eastAsia="宋体"/>
          <w:color w:val="000000"/>
          <w:sz w:val="20"/>
        </w:rPr>
        <w:t>[4] Fumihito, A.; Miyake, T.; Takada, M.; Shingu, R.; Endo, T.; Gojobori, T.; Kondo, N.; Ohno, S. Monophyletic origin and unique dispersal patterns of domestic fowls. Proceedings of the National Academy of Sciences of the United States of America 1996, 93, 6792–6795. DOI: 10.1073/pnas.93.13.6792.</w:t>
      </w:r>
    </w:p>
    <w:p>
      <w:pPr>
        <w:keepLines/>
        <w:spacing w:line="269" w:lineRule="auto" w:after="100"/>
        <w:ind w:hanging="340" w:left="340"/>
      </w:pPr>
      <w:r>
        <w:rPr>
          <w:rFonts w:ascii="Times New Roman" w:hAnsi="Times New Roman" w:eastAsia="宋体"/>
          <w:color w:val="000000"/>
          <w:sz w:val="20"/>
        </w:rPr>
        <w:t>[5] Liu, Y.P.; Wu, G.S.; Yao, Y.G.; Miao, Y.W.; Luikart, G.; Baig, M.; Beja-Pereira, A.; Ding, Z.L.; Palanichamy, M.G.; Zhang, Y.P. Multiple maternal origins of chickens: Out of the Asian jungles. Molecular Phylogenetics and Evolution 2006, 38, 12–19. DOI: 10.1016/j.ympev.2005.09.014.</w:t>
      </w:r>
    </w:p>
    <w:p>
      <w:pPr>
        <w:keepLines/>
        <w:spacing w:line="269" w:lineRule="auto" w:after="100"/>
        <w:ind w:hanging="340" w:left="340"/>
      </w:pPr>
      <w:r>
        <w:rPr>
          <w:rFonts w:ascii="Times New Roman" w:hAnsi="Times New Roman" w:eastAsia="宋体"/>
          <w:color w:val="000000"/>
          <w:sz w:val="20"/>
        </w:rPr>
        <w:t>[6] Miao, Y.W.; Peng, M.S.; Wu, G.S.; Ouyang, Y.N.; Yang, Z.Y.; Yu, N.; Liang, J.P.; Pianchou, G.; Beja-Pereira, A.; Mitra, B.; et al. Chicken domestication: an updated perspective based on mitochondrial genomes. Heredity 2013, 110, 277–282. DOI: 10.1038/hdy.2012.83.</w:t>
      </w:r>
    </w:p>
    <w:p>
      <w:pPr>
        <w:keepLines/>
        <w:spacing w:line="269" w:lineRule="auto" w:after="100"/>
        <w:ind w:hanging="340" w:left="340"/>
      </w:pPr>
      <w:r>
        <w:rPr>
          <w:rFonts w:ascii="Times New Roman" w:hAnsi="Times New Roman" w:eastAsia="宋体"/>
          <w:color w:val="000000"/>
          <w:sz w:val="20"/>
        </w:rPr>
        <w:t>[7] Kanginakudru, S.; Metta, M.; Jakati, R.D.; Nagaraju, J. Genetic evidence from Indian red jungle fowl corroborates multiple domestication of modern day chicken. BMC Evolutionary Biology 2008, 8, 174. DOI: 10.1186/1471-2148-8-174.</w:t>
      </w:r>
    </w:p>
    <w:p>
      <w:pPr>
        <w:keepLines/>
        <w:spacing w:line="269" w:lineRule="auto" w:after="100"/>
        <w:ind w:hanging="340" w:left="340"/>
      </w:pPr>
      <w:r>
        <w:rPr>
          <w:rFonts w:ascii="Times New Roman" w:hAnsi="Times New Roman" w:eastAsia="宋体"/>
          <w:color w:val="000000"/>
          <w:sz w:val="20"/>
        </w:rPr>
        <w:t>[8] Kanakachari, M.; Chatterjee, R.N.; Reddy, M.R.; Dange, M.; Bhattacharya, T.K. Indian Red Jungle fowl reveals a genetic relationship with South East Asian Red Jungle fowl and Indian native chicken breeds as evidenced through whole mitochondrial genome sequences. Frontiers in Genetics 2023, 14, 1083976. DOI: 10.3389/fgene.2023.1083976.</w:t>
      </w:r>
    </w:p>
    <w:p>
      <w:pPr>
        <w:keepLines/>
        <w:spacing w:line="269" w:lineRule="auto" w:after="100"/>
        <w:ind w:hanging="340" w:left="340"/>
      </w:pPr>
      <w:r>
        <w:rPr>
          <w:rFonts w:ascii="Times New Roman" w:hAnsi="Times New Roman" w:eastAsia="宋体"/>
          <w:color w:val="000000"/>
          <w:sz w:val="20"/>
        </w:rPr>
        <w:t>[9] Huang, X.H.; Wu, Y.J.; Miao, Y.W.; Peng, M.S.; Chen, X.; He, D.L.; Suwannapoom, C.; Du, B.W.; Li, X.Y.; Weng, Z.X.; et al. Was chicken domesticated in northern China? New evidence from mitochondrial genomes. Science Bulletin 2018, 63, 743–746. DOI: 10.1016/j.scib.2017.12.004.</w:t>
      </w:r>
    </w:p>
    <w:p>
      <w:pPr>
        <w:keepLines/>
        <w:spacing w:line="269" w:lineRule="auto" w:after="100"/>
        <w:ind w:hanging="340" w:left="340"/>
      </w:pPr>
      <w:r>
        <w:rPr>
          <w:rFonts w:ascii="Times New Roman" w:hAnsi="Times New Roman" w:eastAsia="宋体"/>
          <w:color w:val="000000"/>
          <w:sz w:val="20"/>
        </w:rPr>
        <w:t>[10] Yonezawa, T.; Nishibori, M.; Yamamoto, Y.; Sasaki, T.; Kudo, K.; Ogawa, H.; Endo, H.; Akishinonomiya, F. Complete Mitochondrial Genome Analysis Clarifies the Enigmatic Origin of Haplogroup D in Japanese Native Chickens. The Journal of Poultry Science 2022, 59, 316–322. DOI: 10.2141/jpsa.0220027.</w:t>
      </w:r>
    </w:p>
    <w:p>
      <w:pPr>
        <w:keepLines/>
        <w:spacing w:line="269" w:lineRule="auto" w:after="100"/>
        <w:ind w:hanging="340" w:left="340"/>
      </w:pPr>
      <w:r>
        <w:rPr>
          <w:rFonts w:ascii="Times New Roman" w:hAnsi="Times New Roman" w:eastAsia="宋体"/>
          <w:color w:val="000000"/>
          <w:sz w:val="20"/>
        </w:rPr>
        <w:t>[11] Ballard, J.W.O.; Whitlock, M.C. The incomplete natural history of mitochondria. Molecular Ecology 2004, 13, 729–744. DOI: 10.1046/j.1365-294x.2003.02063.x.</w:t>
      </w:r>
    </w:p>
    <w:p>
      <w:pPr>
        <w:keepLines/>
        <w:spacing w:line="269" w:lineRule="auto" w:after="100"/>
        <w:ind w:hanging="340" w:left="340"/>
      </w:pPr>
      <w:r>
        <w:rPr>
          <w:rFonts w:ascii="Times New Roman" w:hAnsi="Times New Roman" w:eastAsia="宋体"/>
          <w:color w:val="000000"/>
          <w:sz w:val="20"/>
        </w:rPr>
        <w:t>[12] Toews, D.P.L.; Brelsford, A. The biogeography of mitochondrial and nuclear discordance in animals. Molecular Ecology 2012, 21, 3907–3930. DOI: 10.1111/j.1365-294x.2012.05664.x.</w:t>
      </w:r>
    </w:p>
    <w:p>
      <w:pPr>
        <w:keepLines/>
        <w:spacing w:line="269" w:lineRule="auto" w:after="100"/>
        <w:ind w:hanging="340" w:left="340"/>
      </w:pPr>
      <w:r>
        <w:rPr>
          <w:rFonts w:ascii="Times New Roman" w:hAnsi="Times New Roman" w:eastAsia="宋体"/>
          <w:color w:val="000000"/>
          <w:sz w:val="20"/>
        </w:rPr>
        <w:t xml:space="preserve">[13] Bao, W.; Chen, G.; Li, B.; Wu, X.; Shu, J.; Wu, S.; Xu, Q.; Weigend, S. Analysis of genetic diversity and phylogenetic relationships among red jungle fowls and Chinese domestic fowls. Science in China Series C: Life Sciences 2008, 51, 560–568. DOI: 10.1007/s11427-008-0076-y.</w:t>
      </w:r>
    </w:p>
    <w:p>
      <w:pPr>
        <w:keepLines/>
        <w:spacing w:line="269" w:lineRule="auto" w:after="100"/>
        <w:ind w:hanging="340" w:left="340"/>
      </w:pPr>
      <w:r>
        <w:rPr>
          <w:rFonts w:ascii="Times New Roman" w:hAnsi="Times New Roman" w:eastAsia="宋体"/>
          <w:color w:val="000000"/>
          <w:sz w:val="20"/>
        </w:rPr>
        <w:t xml:space="preserve">[14] Hata, A.; Nunome, M.; Suwanasopee, T.; Duengkae, P.; Chaiwatana, S.; Chamchumroon, W.; Suzuki, T.; Koonawootrittriron, S.; Matsuda, Y.; Srikulnath, K. Origin and evolutionary history of domestic chickens inferred from a large population study of Thai red junglefowl and indigenous chickens. Scientific Reports 2021, 11, 2035. DOI: 10.1038/s41598-021-81589-7.</w:t>
      </w:r>
    </w:p>
    <w:p>
      <w:pPr>
        <w:keepLines/>
        <w:spacing w:line="269" w:lineRule="auto" w:after="100"/>
        <w:ind w:hanging="340" w:left="340"/>
      </w:pPr>
      <w:r>
        <w:rPr>
          <w:rFonts w:ascii="Times New Roman" w:hAnsi="Times New Roman" w:eastAsia="宋体"/>
          <w:color w:val="000000"/>
          <w:sz w:val="20"/>
        </w:rPr>
        <w:t xml:space="preserve">[15] Sawai, H.; Kim, H.L.; Kuno, K.; Suzuki, S.; Gotoh, H.; Takada, M.; Takahata, N.; Satta, Y.; Akishinonomiya, F. The Origin and Genetic Variation of Domestic Chickens with Special Reference to Junglefowls </w:t>
      </w:r>
      <w:r>
        <w:rPr>
          <w:rFonts w:ascii="Times New Roman" w:hAnsi="Times New Roman" w:eastAsia="宋体"/>
          <w:color w:val="000000"/>
          <w:sz w:val="20"/>
          <w:i w:val="1"/>
        </w:rPr>
        <w:t xml:space="preserve">Gallus g. gallus</w:t>
      </w:r>
      <w:r>
        <w:rPr>
          <w:rFonts w:ascii="Times New Roman" w:hAnsi="Times New Roman" w:eastAsia="宋体"/>
          <w:color w:val="000000"/>
          <w:sz w:val="20"/>
        </w:rPr>
        <w:t xml:space="preserve"> and </w:t>
      </w:r>
      <w:r>
        <w:rPr>
          <w:rFonts w:ascii="Times New Roman" w:hAnsi="Times New Roman" w:eastAsia="宋体"/>
          <w:color w:val="000000"/>
          <w:sz w:val="20"/>
          <w:i w:val="1"/>
        </w:rPr>
        <w:t xml:space="preserve">G. varius</w:t>
      </w:r>
      <w:r>
        <w:rPr>
          <w:rFonts w:ascii="Times New Roman" w:hAnsi="Times New Roman" w:eastAsia="宋体"/>
          <w:color w:val="000000"/>
          <w:sz w:val="20"/>
        </w:rPr>
        <w:t xml:space="preserve">. PLOS ONE 2010, 5, e10639. DOI: 10.1371/journal.pone.0010639.</w:t>
      </w:r>
    </w:p>
    <w:p>
      <w:pPr>
        <w:keepLines/>
        <w:spacing w:line="269" w:lineRule="auto" w:after="100"/>
        <w:ind w:hanging="340" w:left="340"/>
      </w:pPr>
      <w:r>
        <w:rPr>
          <w:rFonts w:ascii="Times New Roman" w:hAnsi="Times New Roman" w:eastAsia="宋体"/>
          <w:color w:val="000000"/>
          <w:sz w:val="20"/>
        </w:rPr>
        <w:t xml:space="preserve">[16] Lawal, R.A.; Martin, S.H.; Vanmechelen, K.; Vereijken, A.; Silva, P.; Al-Atiyat, R.M.; Aljumaah, R.S.; Mwacharo, J.M.; Wu, D.D.; Zhang, Y.P.; et al. The wild species genome ancestry of domestic chickens. BMC Biology 2020, 18, 13. DOI: 10.1186/s12915-020-0738-1.</w:t>
      </w:r>
    </w:p>
    <w:p>
      <w:pPr>
        <w:keepLines/>
        <w:spacing w:line="269" w:lineRule="auto" w:after="100"/>
        <w:ind w:hanging="340" w:left="340"/>
      </w:pPr>
      <w:r>
        <w:rPr>
          <w:rFonts w:ascii="Times New Roman" w:hAnsi="Times New Roman" w:eastAsia="宋体"/>
          <w:color w:val="000000"/>
          <w:sz w:val="20"/>
        </w:rPr>
        <w:t xml:space="preserve">[17] Pickrell, J.K.; Pritchard, J.K. Inference of population splits and mixtures from genome-wide allele frequency data. PLoS Genetics 2012, 8, e1002967. DOI: 10.1371/journal.pgen.1002967.</w:t>
      </w:r>
    </w:p>
    <w:p>
      <w:pPr>
        <w:keepLines/>
        <w:spacing w:line="269" w:lineRule="auto" w:after="100"/>
        <w:ind w:hanging="340" w:left="340"/>
      </w:pPr>
      <w:r>
        <w:rPr>
          <w:rFonts w:ascii="Times New Roman" w:hAnsi="Times New Roman" w:eastAsia="宋体"/>
          <w:color w:val="000000"/>
          <w:sz w:val="20"/>
        </w:rPr>
        <w:t xml:space="preserve">[18] Wang, M.S.; Thakur, M.; Peng, M.S.; Jiang, Y.; Frantz, L.A.F.; Li, M.; Zhang, J.J.; Wang, S.; Peters, J.; Otecko, N.O.; et al. 863 genomes reveal the origin and domestication of chicken. Cell Research 2020, 30, 693–701. DOI: 10.1038/s41422-020-0349-y.</w:t>
      </w:r>
    </w:p>
    <w:p>
      <w:pPr>
        <w:keepLines/>
        <w:spacing w:line="269" w:lineRule="auto" w:after="100"/>
        <w:ind w:hanging="340" w:left="340"/>
      </w:pPr>
      <w:r>
        <w:rPr>
          <w:rFonts w:ascii="Times New Roman" w:hAnsi="Times New Roman" w:eastAsia="宋体"/>
          <w:color w:val="000000"/>
          <w:sz w:val="20"/>
        </w:rPr>
        <w:t xml:space="preserve">[19] Wu, M.Y.; Forcina, G.; Low, G.W.; Sadanandan, K.R.; Gwee, C.Y.; van Grouw, H.; Wu, S.; Edwards, S.V.; Baldwin, M.W.; Rheindt, F.E. Historic samples reveal loss of wild genotype through domestic chicken introgression during the Anthropocene. PLOS Genetics 2023, 19, e1010551. DOI: 10.1371/journal.pgen.1010551.</w:t>
      </w:r>
    </w:p>
    <w:p>
      <w:pPr>
        <w:keepLines/>
        <w:spacing w:line="269" w:lineRule="auto" w:after="100"/>
        <w:ind w:hanging="340" w:left="340"/>
      </w:pPr>
      <w:r>
        <w:rPr>
          <w:rFonts w:ascii="Times New Roman" w:hAnsi="Times New Roman" w:eastAsia="宋体"/>
          <w:color w:val="000000"/>
          <w:sz w:val="20"/>
        </w:rPr>
        <w:t xml:space="preserve">[20] Thakur, M.; Fernandes, M.; Sathyakumar, S.; Singh, S.K.; Vijh, R.K.; Han, J.; Wu, D.D.; Zhang, Y.P. Understanding the cryptic introgression and mixed ancestry of Red Junglefowl in India. PLOS ONE 2018, 13, e0204351. DOI: 10.1371/journal.pone.0204351.</w:t>
      </w:r>
    </w:p>
    <w:p>
      <w:pPr>
        <w:keepLines/>
        <w:spacing w:line="269" w:lineRule="auto" w:after="100"/>
        <w:ind w:hanging="340" w:left="340"/>
      </w:pPr>
      <w:r>
        <w:rPr>
          <w:rFonts w:ascii="Times New Roman" w:hAnsi="Times New Roman" w:eastAsia="宋体"/>
          <w:color w:val="000000"/>
          <w:sz w:val="20"/>
        </w:rPr>
        <w:t xml:space="preserve">[21] Zhang, C.; Lin, D.; Wang, Y.; Peng, D.; Li, H.; Fei, J.; Chen, K.; Yang, N.; Hu, X.; Zhao, Y.; et al. Widespread introgression in Chinese indigenous chicken breeds from commercial broiler. Evolutionary Applications 2019, 12, 610–621. DOI: 10.1111/eva.12742.</w:t>
      </w:r>
    </w:p>
    <w:p>
      <w:pPr>
        <w:keepLines/>
        <w:spacing w:line="269" w:lineRule="auto" w:after="100"/>
        <w:ind w:hanging="340" w:left="340"/>
      </w:pPr>
      <w:r>
        <w:rPr>
          <w:rFonts w:ascii="Times New Roman" w:hAnsi="Times New Roman" w:eastAsia="宋体"/>
          <w:color w:val="000000"/>
          <w:sz w:val="20"/>
        </w:rPr>
        <w:t xml:space="preserve">[22] Eriksson, J.; Larson, G.; Gunnarsson, U.; Bed'hom, B.; Tixier-Boichard, M.; Strömstedt, L.; Wright, D.; Jungerius, A.; Vereijken, A.; Randi, E.; et al. Identification of the Yellow Skin Gene Reveals a Hybrid Origin of the Domestic Chicken. PLOS Genetics 2008, 4, e1000010. DOI: 10.1371/journal.pgen.1000010.</w:t>
      </w:r>
    </w:p>
    <w:p>
      <w:pPr>
        <w:keepLines/>
        <w:spacing w:line="269" w:lineRule="auto" w:after="100"/>
        <w:ind w:hanging="340" w:left="340"/>
      </w:pPr>
      <w:r>
        <w:rPr>
          <w:rFonts w:ascii="Times New Roman" w:hAnsi="Times New Roman" w:eastAsia="宋体"/>
          <w:color w:val="000000"/>
          <w:sz w:val="20"/>
        </w:rPr>
        <w:t xml:space="preserve">[23] Fallahshahroudi, A.; Sorato, E.; Altimiras, J.; Jensen, P. The Domestic BCO2 Allele Buffers Low-Carotenoid Diets in Chickens: Possible Fitness Increase Through Species Hybridization. Genetics 2019, 212, 1445–1452. DOI: 10.1534/genetics.119.302258.</w:t>
      </w:r>
    </w:p>
    <w:p>
      <w:pPr>
        <w:keepLines/>
        <w:spacing w:line="269" w:lineRule="auto" w:after="100"/>
        <w:ind w:hanging="340" w:left="340"/>
      </w:pPr>
      <w:r>
        <w:rPr>
          <w:rFonts w:ascii="Times New Roman" w:hAnsi="Times New Roman" w:eastAsia="宋体"/>
          <w:color w:val="000000"/>
          <w:sz w:val="20"/>
        </w:rPr>
        <w:t xml:space="preserve">[24] Zhao, X.; Wen, J.; Zhang, X.; Zhang, J.; Zhu, T.; Wang, H.; Yang, W.; Cao, G.; Xiong, W.; Liu, Y.; et al. Significant genomic introgression from grey junglefowl (</w:t>
      </w:r>
      <w:r>
        <w:rPr>
          <w:rFonts w:ascii="Times New Roman" w:hAnsi="Times New Roman" w:eastAsia="宋体"/>
          <w:color w:val="000000"/>
          <w:sz w:val="20"/>
          <w:i w:val="1"/>
        </w:rPr>
        <w:t xml:space="preserve">Gallus sonneratii</w:t>
      </w:r>
      <w:r>
        <w:rPr>
          <w:rFonts w:ascii="Times New Roman" w:hAnsi="Times New Roman" w:eastAsia="宋体"/>
          <w:color w:val="000000"/>
          <w:sz w:val="20"/>
        </w:rPr>
        <w:t xml:space="preserve">) to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Journal of Animal Science and Biotechnology 2024, 15, 45. DOI: 10.1186/s40104-024-01006-7.</w:t>
      </w:r>
    </w:p>
    <w:p>
      <w:pPr>
        <w:keepLines/>
        <w:spacing w:line="269" w:lineRule="auto" w:after="100"/>
        <w:ind w:hanging="340" w:left="340"/>
      </w:pPr>
      <w:r>
        <w:rPr>
          <w:rFonts w:ascii="Times New Roman" w:hAnsi="Times New Roman" w:eastAsia="宋体"/>
          <w:color w:val="000000"/>
          <w:sz w:val="20"/>
        </w:rPr>
        <w:t xml:space="preserve">[25] Xu, N.; Zhang, L.; Chen, F.; Feng, Z.; Zheng, J.; Li, D.; Zhao, Y.; Kang, X. Population structure, selection signal and introgression of gamecocks revealed by whole genome sequencing. Journal of Animal Science and Biotechnology 2025, 16, 22. DOI: 10.1186/s40104-025-01154-4.</w:t>
      </w:r>
    </w:p>
    <w:p>
      <w:pPr>
        <w:keepLines/>
        <w:spacing w:line="269" w:lineRule="auto" w:after="100"/>
        <w:ind w:hanging="340" w:left="340"/>
      </w:pPr>
      <w:r>
        <w:rPr>
          <w:rFonts w:ascii="Times New Roman" w:hAnsi="Times New Roman" w:eastAsia="宋体"/>
          <w:color w:val="000000"/>
          <w:sz w:val="20"/>
        </w:rPr>
        <w:t xml:space="preserve">[26] Silva, P.; Guan, X.; Ho-Shing, O.; Jones, J.; Xu, J.; Hui, D.; Notter, D.; Smith, E. Mitochondrial DNA-based analysis of genetic variation and relatedness among Sri Lankan indigenous chickens and the Ceylon junglefowl (</w:t>
      </w:r>
      <w:r>
        <w:rPr>
          <w:rFonts w:ascii="Times New Roman" w:hAnsi="Times New Roman" w:eastAsia="宋体"/>
          <w:color w:val="000000"/>
          <w:sz w:val="20"/>
          <w:i w:val="1"/>
        </w:rPr>
        <w:t xml:space="preserve">Gallus lafayetti</w:t>
      </w:r>
      <w:r>
        <w:rPr>
          <w:rFonts w:ascii="Times New Roman" w:hAnsi="Times New Roman" w:eastAsia="宋体"/>
          <w:color w:val="000000"/>
          <w:sz w:val="20"/>
        </w:rPr>
        <w:t xml:space="preserve">). Animal Genetics 2009, 40, 1–9. DOI: 10.1111/j.1365-2052.2008.01783.x.</w:t>
      </w:r>
    </w:p>
    <w:p>
      <w:pPr>
        <w:keepLines/>
        <w:spacing w:line="269" w:lineRule="auto" w:after="100"/>
        <w:ind w:hanging="340" w:left="340"/>
      </w:pPr>
      <w:r>
        <w:rPr>
          <w:rFonts w:ascii="Times New Roman" w:hAnsi="Times New Roman" w:eastAsia="宋体"/>
          <w:color w:val="000000"/>
          <w:sz w:val="20"/>
        </w:rPr>
        <w:t xml:space="preserve">[27] Ulfah, M.; Kawahara-Miki, R.; Farajalllah, A.; Muladno, M.; Dorshorst, B.; Martin, A.; Kono, T. Genetic features of red and green junglefowls and relationship with Indonesian native chickens Sumatera and Kedu Hitam. BMC Genomics 2016, 17, 320. DOI: 10.1186/s12864-016-2652-z.</w:t>
      </w:r>
    </w:p>
    <w:p>
      <w:pPr>
        <w:keepLines/>
        <w:spacing w:line="269" w:lineRule="auto" w:after="100"/>
        <w:ind w:hanging="340" w:left="340"/>
      </w:pPr>
      <w:r>
        <w:rPr>
          <w:rFonts w:ascii="Times New Roman" w:hAnsi="Times New Roman" w:eastAsia="宋体"/>
          <w:color w:val="000000"/>
          <w:sz w:val="20"/>
        </w:rPr>
        <w:t xml:space="preserve">[28] Xiang, H.; Gao, J.; Yu, B.; Zhou, H.; Cai, D.; Zhang, Y.; Chen, X.; Wang, X.; Hofreiter, M.; Zhao, X. Early Holocene chicken domestication in northern China. Proceedings of the National Academy of Sciences of the United States of America 2014, 111, 17564–17569. DOI: 10.1073/pnas.1411882111.</w:t>
      </w:r>
    </w:p>
    <w:p>
      <w:pPr>
        <w:keepLines/>
        <w:spacing w:line="269" w:lineRule="auto" w:after="100"/>
        <w:ind w:hanging="340" w:left="340"/>
      </w:pPr>
      <w:r>
        <w:rPr>
          <w:rFonts w:ascii="Times New Roman" w:hAnsi="Times New Roman" w:eastAsia="宋体"/>
          <w:color w:val="000000"/>
          <w:sz w:val="20"/>
        </w:rPr>
        <w:t xml:space="preserve">[29] Peng, M.-S.; Shi, N.-N.; Yao, Y.-G.; Zhang, Y.-P. Caveats about interpretation of ancient chicken mtDNAs from northern China. Proceedings of the National Academy of Sciences of the United States of America 2015, 112, E1970–E1971. DOI: 10.1073/pnas.1501151112.</w:t>
      </w:r>
    </w:p>
    <w:p>
      <w:pPr>
        <w:keepLines/>
        <w:spacing w:line="269" w:lineRule="auto" w:after="100"/>
        <w:ind w:hanging="340" w:left="340"/>
      </w:pPr>
      <w:r>
        <w:rPr>
          <w:rFonts w:ascii="Times New Roman" w:hAnsi="Times New Roman" w:eastAsia="宋体"/>
          <w:color w:val="000000"/>
          <w:sz w:val="20"/>
        </w:rPr>
        <w:t xml:space="preserve">[30] Xiang, H.; Hofreiter, M.; Zhao, X. Reply to Peng et al.: Archaeological contexts should not be ignored for early chicken domestication. Proceedings of the National Academy of Sciences of the United States of America 2015, 112, E1972–E1973. DOI: 10.1073/pnas.1502207112.</w:t>
      </w:r>
    </w:p>
    <w:p>
      <w:pPr>
        <w:keepLines/>
        <w:spacing w:line="269" w:lineRule="auto" w:after="100"/>
        <w:ind w:hanging="340" w:left="340"/>
      </w:pPr>
      <w:r>
        <w:rPr>
          <w:rFonts w:ascii="Times New Roman" w:hAnsi="Times New Roman" w:eastAsia="宋体"/>
          <w:color w:val="000000"/>
          <w:sz w:val="20"/>
        </w:rPr>
        <w:t xml:space="preserve">[31] Peters, J.; Lebrasseur, O.; Best, J.; Miller, H.; Fothergill, T.; Dobney, K.; Thomas, R.M.; Maltby, M.; Sykes, N.; Hanotte, O.; et al. Questioning new answers regarding Holocene chicken domestication in China. Proceedings of the National Academy of Sciences of the United States of America 2015, 112, E2415. DOI: 10.1073/pnas.1503579112.</w:t>
      </w:r>
    </w:p>
    <w:p>
      <w:pPr>
        <w:keepLines/>
        <w:spacing w:line="269" w:lineRule="auto" w:after="100"/>
        <w:ind w:hanging="340" w:left="340"/>
      </w:pPr>
      <w:r>
        <w:rPr>
          <w:rFonts w:ascii="Times New Roman" w:hAnsi="Times New Roman" w:eastAsia="宋体"/>
          <w:color w:val="000000"/>
          <w:sz w:val="20"/>
        </w:rPr>
        <w:t xml:space="preserve">[32] Xiang, H.; Gao, J.; Yu, B.; Hofreiter, M.; Zhao, X. Reply to Peters et al.: Further discussions confirm early Holocene chicken domestication in northern China. Proceedings of the National Academy of Sciences of the United States of America 2015, 112, E2416. DOI: 10.1073/pnas.1503956112.</w:t>
      </w:r>
    </w:p>
    <w:p>
      <w:pPr>
        <w:keepLines/>
        <w:spacing w:line="269" w:lineRule="auto" w:after="100"/>
        <w:ind w:hanging="340" w:left="340"/>
      </w:pPr>
      <w:r>
        <w:rPr>
          <w:rFonts w:ascii="Times New Roman" w:hAnsi="Times New Roman" w:eastAsia="宋体"/>
          <w:color w:val="000000"/>
          <w:sz w:val="20"/>
        </w:rPr>
        <w:t xml:space="preserve">[33] Peters, J.; Lebrasseur, O.; Deng, H.; Larson, G. Holocene cultural history of Red jungle fowl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and its domestic descendant in East Asia. Quaternary Science Reviews 2016, 142, 102–119. DOI: 10.1016/j.quascirev.2016.04.004.</w:t>
      </w:r>
    </w:p>
    <w:p>
      <w:pPr>
        <w:keepLines/>
        <w:spacing w:line="269" w:lineRule="auto" w:after="100"/>
        <w:ind w:hanging="340" w:left="340"/>
      </w:pPr>
      <w:r>
        <w:rPr>
          <w:rFonts w:ascii="Times New Roman" w:hAnsi="Times New Roman" w:eastAsia="宋体"/>
          <w:color w:val="000000"/>
          <w:sz w:val="20"/>
        </w:rPr>
        <w:t xml:space="preserve">[34] Eda, M.; Lu, P.; Kikuchi, H.; Li, Z.; Li, F.; Yuan, J. Reevaluation of early Holocene chicken domestication in northern China. Journal of Archaeological Science 2016, 67, 25–31. DOI: 10.1016/j.jas.2016.01.012.</w:t>
      </w:r>
    </w:p>
    <w:p>
      <w:pPr>
        <w:keepLines/>
        <w:spacing w:line="269" w:lineRule="auto" w:after="100"/>
        <w:ind w:hanging="340" w:left="340"/>
      </w:pPr>
      <w:r>
        <w:rPr>
          <w:rFonts w:ascii="Times New Roman" w:hAnsi="Times New Roman" w:eastAsia="宋体"/>
          <w:color w:val="000000"/>
          <w:sz w:val="20"/>
        </w:rPr>
        <w:t xml:space="preserve">[35] Barton, L.; Bingham, B.; Sankaranarayanan, K.; Monroe, C.; Thomas, A.; Kemp, B.M. The earliest farmers of northwest China exploited grain-fed pheasants not chickens. Scientific Reports 2020, 10, 2556. DOI: 10.1038/s41598-020-59316-5.</w:t>
      </w:r>
    </w:p>
    <w:p>
      <w:pPr>
        <w:keepLines/>
        <w:spacing w:line="269" w:lineRule="auto" w:after="100"/>
        <w:ind w:hanging="340" w:left="340"/>
      </w:pPr>
      <w:r>
        <w:rPr>
          <w:rFonts w:ascii="Times New Roman" w:hAnsi="Times New Roman" w:eastAsia="宋体"/>
          <w:color w:val="000000"/>
          <w:sz w:val="20"/>
        </w:rPr>
        <w:t xml:space="preserve">[36] Barton, L.; Newsome, S.D.; Chen, F.-H.; Wang, H.; Guilderson, T.P.; Bettinger, R.L. Agricultural origins and the isotopic identity of domestication in northern China. Proceedings of the National Academy of Sciences of the United States of America 2009, 106, 5523–5528. DOI: 10.1073/pnas.0809960106.</w:t>
      </w:r>
    </w:p>
    <w:p>
      <w:pPr>
        <w:keepLines/>
        <w:spacing w:line="269" w:lineRule="auto" w:after="100"/>
        <w:ind w:hanging="340" w:left="340"/>
      </w:pPr>
      <w:r>
        <w:rPr>
          <w:rFonts w:ascii="Times New Roman" w:hAnsi="Times New Roman" w:eastAsia="宋体"/>
          <w:color w:val="000000"/>
          <w:sz w:val="20"/>
        </w:rPr>
        <w:t xml:space="preserve">[37] Peters, J.; Lebrasseur, O.; Irving-Pease, E.K.; Paxinos, P.D.; Best, J.; Smallman, R.; Callou, C.; Gardeisen, A.; Trixl, S.; Frantz, L.; et al. The biocultural origins and dispersal of domestic chickens. Proceedings of the National Academy of Sciences of the United States of America 2022, 119, e2121978119. DOI: 10.1073/pnas.2121978119.</w:t>
      </w:r>
    </w:p>
    <w:p>
      <w:pPr>
        <w:keepLines/>
        <w:spacing w:line="269" w:lineRule="auto" w:after="100"/>
        <w:ind w:hanging="340" w:left="340"/>
      </w:pPr>
      <w:r>
        <w:rPr>
          <w:rFonts w:ascii="Times New Roman" w:hAnsi="Times New Roman" w:eastAsia="宋体"/>
          <w:color w:val="000000"/>
          <w:sz w:val="20"/>
        </w:rPr>
        <w:t xml:space="preserve">[38] Eda, M.; Shoocongdej, R.; Auetrakulvit, P.; Kachajiwa, J. The history of chicken and other bird exploitation in Thailand: Preliminary analysis of bird remains from four archaeological sites. International Journal of Osteoarchaeology 2019, 29, 231–237. DOI: 10.1002/oa.2731.</w:t>
      </w:r>
    </w:p>
    <w:p>
      <w:pPr>
        <w:keepLines/>
        <w:spacing w:line="269" w:lineRule="auto" w:after="100"/>
        <w:ind w:hanging="340" w:left="340"/>
      </w:pPr>
      <w:r>
        <w:rPr>
          <w:rFonts w:ascii="Times New Roman" w:hAnsi="Times New Roman" w:eastAsia="宋体"/>
          <w:color w:val="000000"/>
          <w:sz w:val="20"/>
        </w:rPr>
        <w:t xml:space="preserve">[39] Storey, A.A.; Athens, J.S.; Bryant, D.; Carson, M.; Emery, K.; deFrance, S.; Higham, C.; Huynen, L.; Intoh, M.; Jones, S.; et al. Investigating the Global Dispersal of Chickens in Prehistory Using Ancient Mitochondrial DNA Signatures. PLOS ONE 2012, 7, e39171. DOI: 10.1371/journal.pone.0039171.</w:t>
      </w:r>
    </w:p>
    <w:p>
      <w:pPr>
        <w:keepLines/>
        <w:spacing w:line="269" w:lineRule="auto" w:after="100"/>
        <w:ind w:hanging="340" w:left="340"/>
      </w:pPr>
      <w:r>
        <w:rPr>
          <w:rFonts w:ascii="Times New Roman" w:hAnsi="Times New Roman" w:eastAsia="宋体"/>
          <w:color w:val="000000"/>
          <w:sz w:val="20"/>
        </w:rPr>
        <w:t xml:space="preserve">[40] Higham, C.; Higham, T. A new chronological framework for prehistoric Southeast Asia, based on a Bayesian model from Ban Non Wat. Antiquity 2009, 83, 125–144. DOI: 10.1017/S0003598X00098136.</w:t>
      </w:r>
    </w:p>
    <w:p>
      <w:pPr>
        <w:keepLines/>
        <w:spacing w:line="269" w:lineRule="auto" w:after="100"/>
        <w:ind w:hanging="340" w:left="340"/>
      </w:pPr>
      <w:r>
        <w:rPr>
          <w:rFonts w:ascii="Times New Roman" w:hAnsi="Times New Roman" w:eastAsia="宋体"/>
          <w:color w:val="000000"/>
          <w:sz w:val="20"/>
        </w:rPr>
        <w:t xml:space="preserve">[41] Peng, M.S.; Han, J.L.; Zhang, Y.P. Missing puzzle piece for the origins of domestic chickens. Proceedings of the National Academy of Sciences of the United States of America 2022, 119, e2210996119. DOI: 10.1073/pnas.2210996119.</w:t>
      </w:r>
    </w:p>
    <w:p>
      <w:pPr>
        <w:keepLines/>
        <w:spacing w:line="269" w:lineRule="auto" w:after="100"/>
        <w:ind w:hanging="340" w:left="340"/>
      </w:pPr>
      <w:r>
        <w:rPr>
          <w:rFonts w:ascii="Times New Roman" w:hAnsi="Times New Roman" w:eastAsia="宋体"/>
          <w:color w:val="000000"/>
          <w:sz w:val="20"/>
        </w:rPr>
        <w:t xml:space="preserve">[42] Peters, J.; Fuller, D.Q.; Irving-Pease, E.K.; Lebrasseur, O.; Best, J.; Smallman, R.; Larson, G. Reply to Peng et al.: Chicken tessellation requires more pieces. Proceedings of the National Academy of Sciences of the United States of America 2022, 119, e2213678119. DOI: 10.1073/pnas.2213678119.</w:t>
      </w:r>
    </w:p>
    <w:p>
      <w:pPr>
        <w:keepLines/>
        <w:spacing w:line="269" w:lineRule="auto" w:after="100"/>
        <w:ind w:hanging="340" w:left="340"/>
      </w:pPr>
      <w:r>
        <w:rPr>
          <w:rFonts w:ascii="Times New Roman" w:hAnsi="Times New Roman" w:eastAsia="宋体"/>
          <w:color w:val="000000"/>
          <w:sz w:val="20"/>
        </w:rPr>
        <w:t xml:space="preserve">[43] Larson, G.; Fuller, D.Q. The Evolution of Animal Domestication. Annual Review of Ecology, Evolution, and Systematics 2014, 45, 115–136. DOI: 10.1146/annurev-ecolsys-110512-135813.</w:t>
      </w:r>
    </w:p>
    <w:p>
      <w:pPr>
        <w:keepLines/>
        <w:spacing w:line="269" w:lineRule="auto" w:after="100"/>
        <w:ind w:hanging="340" w:left="340"/>
      </w:pPr>
      <w:r>
        <w:rPr>
          <w:rFonts w:ascii="Times New Roman" w:hAnsi="Times New Roman" w:eastAsia="宋体"/>
          <w:color w:val="000000"/>
          <w:sz w:val="20"/>
        </w:rPr>
        <w:t xml:space="preserve">[44] Collias, N.E.; Saichuae, P. Ecology of the Red Jungle Fowl in Thailand and Malaya with Reference to the Origin of Domestication. Natural History Bulletin of the Siam Society 1967, 22, 189–209.</w:t>
      </w:r>
    </w:p>
    <w:p>
      <w:pPr>
        <w:keepLines/>
        <w:spacing w:line="269" w:lineRule="auto" w:after="100"/>
        <w:ind w:hanging="340" w:left="340"/>
      </w:pPr>
      <w:r>
        <w:rPr>
          <w:rFonts w:ascii="Times New Roman" w:hAnsi="Times New Roman" w:eastAsia="宋体"/>
          <w:color w:val="000000"/>
          <w:sz w:val="20"/>
        </w:rPr>
        <w:t xml:space="preserve">[45] 余辰星；杨岗；李东；周放。桂西南喀斯特山地雉类的生态分布和空间生态位分析。动物学研究 2011, 32, 549–555. DOI: 10.3724/SP.J.1141.2011.05549.</w:t>
      </w:r>
    </w:p>
    <w:p>
      <w:pPr>
        <w:keepLines/>
        <w:spacing w:line="269" w:lineRule="auto" w:after="100"/>
        <w:ind w:hanging="340" w:left="340"/>
      </w:pPr>
      <w:r>
        <w:rPr>
          <w:rFonts w:ascii="Times New Roman" w:hAnsi="Times New Roman" w:eastAsia="宋体"/>
          <w:color w:val="000000"/>
          <w:sz w:val="20"/>
        </w:rPr>
        <w:t xml:space="preserve">[46] Dal Martello, R.; Min, R.; Stevens, C.; Higham, C.; Higham, T.; Qin, L.; Fuller, D.Q. Early agriculture at the crossroads of China and Southeast Asia: Archaeobotanical evidence and radiocarbon dates from Baiyangcun, Yunnan. Journal of Archaeological Science: Reports 2018, 20, 711–721. DOI: 10.1016/j.jasrep.2018.06.005.</w:t>
      </w:r>
    </w:p>
    <w:p>
      <w:pPr>
        <w:keepLines/>
        <w:spacing w:line="269" w:lineRule="auto" w:after="100"/>
        <w:ind w:hanging="340" w:left="340"/>
      </w:pPr>
      <w:r>
        <w:rPr>
          <w:rFonts w:ascii="Times New Roman" w:hAnsi="Times New Roman" w:eastAsia="宋体"/>
          <w:color w:val="000000"/>
          <w:sz w:val="20"/>
        </w:rPr>
        <w:t xml:space="preserve">[47] Jin, H.; Liu, X.; Min, R.; Li, X.; Wu, X. Early Subsistence Practices at Prehistoric Dadunzi in Yuanmou, Yunnan: New Evidence for the Origins of Early Agriculture in Southwest China. In The Crescent-Shaped Cultural-Communication Belt: Tong Enzheng’s Model in Retrospect; Hein, A., Ed.; BAR International Series 2679; Archaeopress: Oxford, 2014; pp. 133–140.</w:t>
      </w:r>
    </w:p>
    <w:p>
      <w:pPr>
        <w:keepLines/>
        <w:spacing w:line="269" w:lineRule="auto" w:after="100"/>
        <w:ind w:hanging="340" w:left="340"/>
      </w:pPr>
      <w:r>
        <w:rPr>
          <w:rFonts w:ascii="Times New Roman" w:hAnsi="Times New Roman" w:eastAsia="宋体"/>
          <w:color w:val="000000"/>
          <w:sz w:val="20"/>
        </w:rPr>
        <w:t xml:space="preserve">[48] Best, J.; Doherty, S.; Armit, I.; Boev, Z.; Büster, L.; Cunliffe, B.; Foster, A.; Frimet, B.; Hamilton-Dyer, S.; Higham, T.; et al. Redefining the timing and circumstances of the chicken's introduction to Europe and north-west Africa. Antiquity 2022, 96, 868–882. DOI: 10.15184/aqy.2021.90.</w:t>
      </w:r>
    </w:p>
    <w:p>
      <w:pPr>
        <w:keepLines/>
        <w:spacing w:line="269" w:lineRule="auto" w:after="100"/>
        <w:ind w:hanging="340" w:left="340"/>
      </w:pPr>
      <w:r>
        <w:rPr>
          <w:rFonts w:ascii="Times New Roman" w:hAnsi="Times New Roman" w:eastAsia="宋体"/>
          <w:color w:val="000000"/>
          <w:sz w:val="20"/>
        </w:rPr>
        <w:t xml:space="preserve">[49] Woldekiros, H.S.; D'Andrea, A.C. Early Evidence for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in the Horn of Africa. International Journal of Osteoarchaeology 2017, 27, 329–341. DOI: 10.1002/oa.2540.</w:t>
      </w:r>
    </w:p>
    <w:p>
      <w:pPr>
        <w:keepLines/>
        <w:spacing w:line="269" w:lineRule="auto" w:after="100"/>
        <w:ind w:hanging="340" w:left="340"/>
      </w:pPr>
      <w:r>
        <w:rPr>
          <w:rFonts w:ascii="Times New Roman" w:hAnsi="Times New Roman" w:eastAsia="宋体"/>
          <w:color w:val="000000"/>
          <w:sz w:val="20"/>
        </w:rPr>
        <w:t xml:space="preserve">[50] von den Driesch, A. Tierreste aus Buto im Nildelta. Archaeofauna 1997, 6, 23–39. DOI: 10.15366/archaeofauna1997.6.003.</w:t>
      </w:r>
    </w:p>
    <w:p>
      <w:pPr>
        <w:keepLines/>
        <w:spacing w:line="269" w:lineRule="auto" w:after="100"/>
        <w:ind w:hanging="340" w:left="340"/>
      </w:pPr>
      <w:r>
        <w:rPr>
          <w:rFonts w:ascii="Times New Roman" w:hAnsi="Times New Roman" w:eastAsia="宋体"/>
          <w:color w:val="000000"/>
          <w:sz w:val="20"/>
        </w:rPr>
        <w:t xml:space="preserve">[51] Boessneck, J. Vogelknochenfunde aus dem alten Ägypten. Annalen des Naturhistorischen Museums in Wien, Serie B 1986, 88/89, 323–344.</w:t>
      </w:r>
    </w:p>
    <w:p>
      <w:pPr>
        <w:keepLines/>
        <w:spacing w:line="269" w:lineRule="auto" w:after="100"/>
        <w:ind w:hanging="340" w:left="340"/>
      </w:pPr>
      <w:r>
        <w:rPr>
          <w:rFonts w:ascii="Times New Roman" w:hAnsi="Times New Roman" w:eastAsia="宋体"/>
          <w:color w:val="000000"/>
          <w:sz w:val="20"/>
        </w:rPr>
        <w:t xml:space="preserve">[52] MacDonald, K.C. The domestic chicken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in sub-Saharan Africa: A background to its introduction and its osteological differentiation from indigenous fowls (Numidinae and Francolinus sp.). Journal of Archaeological Science 1992, 19, 303–318. DOI: 10.1016/0305-4403(92)90019-Y.</w:t>
      </w:r>
    </w:p>
    <w:p>
      <w:pPr>
        <w:keepLines/>
        <w:spacing w:line="269" w:lineRule="auto" w:after="100"/>
        <w:ind w:hanging="340" w:left="340"/>
      </w:pPr>
      <w:r>
        <w:rPr>
          <w:rFonts w:ascii="Times New Roman" w:hAnsi="Times New Roman" w:eastAsia="宋体"/>
          <w:color w:val="000000"/>
          <w:sz w:val="20"/>
        </w:rPr>
        <w:t xml:space="preserve">[53] Prendergast, M.E.; Buckley, M.; Crowther, A.; Frantz, L.; Eager, H.; Lebrasseur, O.; Hutterer, R.; Hulme-Beaman, A.; Van Neer, W.; Douka, K.; et al. Reconstructing Asian faunal introductions to eastern Africa from multi-proxy biomolecular and archaeological datasets. PLOS ONE 2017, 12, e0182565. DOI: 10.1371/journal.pone.0182565.</w:t>
      </w:r>
    </w:p>
    <w:p>
      <w:pPr>
        <w:keepLines/>
        <w:spacing w:line="269" w:lineRule="auto" w:after="100"/>
        <w:ind w:hanging="340" w:left="340"/>
      </w:pPr>
      <w:r>
        <w:rPr>
          <w:rFonts w:ascii="Times New Roman" w:hAnsi="Times New Roman" w:eastAsia="宋体"/>
          <w:color w:val="000000"/>
          <w:sz w:val="20"/>
        </w:rPr>
        <w:t xml:space="preserve">[54] Eda, M.; Izumi, H.; Yoneda, M.; Fujita, S. The earliest evidence of domestic chickens in the Japanese Archipelago. Frontiers in Earth Science 2023, 11, 1104535. DOI: 10.3389/feart.2023.1104535.</w:t>
      </w:r>
    </w:p>
    <w:p>
      <w:pPr>
        <w:keepLines/>
        <w:spacing w:line="269" w:lineRule="auto" w:after="100"/>
        <w:ind w:hanging="340" w:left="340"/>
      </w:pPr>
      <w:r>
        <w:rPr>
          <w:rFonts w:ascii="Times New Roman" w:hAnsi="Times New Roman" w:eastAsia="宋体"/>
          <w:color w:val="000000"/>
          <w:sz w:val="20"/>
        </w:rPr>
        <w:t xml:space="preserve">[55] Matsuda, Y.; Matsumoto, Y.; Higashiura, Y.; Bendesky, A.; Tsudzuki, M.; Shimmura, T. Population genomics elucidates the trajectory of chicken domestication from Asia to Japan. Poultry Science 2025, 104, 105060. DOI: 10.1016/j.psj.2025.105060.</w:t>
      </w:r>
    </w:p>
    <w:p>
      <w:pPr>
        <w:keepLines/>
        <w:spacing w:line="269" w:lineRule="auto" w:after="100"/>
        <w:ind w:hanging="340" w:left="340"/>
      </w:pPr>
      <w:r>
        <w:rPr>
          <w:rFonts w:ascii="Times New Roman" w:hAnsi="Times New Roman" w:eastAsia="宋体"/>
          <w:color w:val="000000"/>
          <w:sz w:val="20"/>
        </w:rPr>
        <w:t xml:space="preserve">[56] Steadman, D.W.; Pregill, G.K.; Burley, D.V. Rapid prehistoric extinction of iguanas and birds in Polynesia. Proceedings of the National Academy of Sciences of the United States of America 2002, 99, 3673–3677. DOI: 10.1073/pnas.072079299.</w:t>
      </w:r>
    </w:p>
    <w:p>
      <w:pPr>
        <w:keepLines/>
        <w:spacing w:line="269" w:lineRule="auto" w:after="100"/>
        <w:ind w:hanging="340" w:left="340"/>
      </w:pPr>
      <w:r>
        <w:rPr>
          <w:rFonts w:ascii="Times New Roman" w:hAnsi="Times New Roman" w:eastAsia="宋体"/>
          <w:color w:val="000000"/>
          <w:sz w:val="20"/>
        </w:rPr>
        <w:t xml:space="preserve">[57] Storey, A.A.; Spriggs, M.; Bedford, S.; Hawkins, S.C.; Robins, J.H.; Huynen, L.; Matisoo-Smith, E. Mitochondrial DNA from 3000-year old chickens at the Teouma site, Vanuatu. Journal of Archaeological Science 2010, 37, 2459–2468. DOI: 10.1016/j.jas.2010.05.006.</w:t>
      </w:r>
    </w:p>
    <w:p>
      <w:pPr>
        <w:keepLines/>
        <w:spacing w:line="269" w:lineRule="auto" w:after="100"/>
        <w:ind w:hanging="340" w:left="340"/>
      </w:pPr>
      <w:r>
        <w:rPr>
          <w:rFonts w:ascii="Times New Roman" w:hAnsi="Times New Roman" w:eastAsia="宋体"/>
          <w:color w:val="000000"/>
          <w:sz w:val="20"/>
        </w:rPr>
        <w:t xml:space="preserve">[58] Petchey, F.; Spriggs, M.; Bedford, S.; Valentin, F. The chronology of occupation at Teouma, Vanuatu: Use of a modified chronometric hygiene protocol and Bayesian modeling to evaluate midden remains. Journal of Archaeological Science: Reports 2015, 4, 95–105. DOI: 10.1016/j.jasrep.2015.08.024.</w:t>
      </w:r>
    </w:p>
    <w:p>
      <w:pPr>
        <w:keepLines/>
        <w:spacing w:line="269" w:lineRule="auto" w:after="100"/>
        <w:ind w:hanging="340" w:left="340"/>
      </w:pPr>
      <w:r>
        <w:rPr>
          <w:rFonts w:ascii="Times New Roman" w:hAnsi="Times New Roman" w:eastAsia="宋体"/>
          <w:color w:val="000000"/>
          <w:sz w:val="20"/>
        </w:rPr>
        <w:t xml:space="preserve">[59] Thomson, V.A.; Lebrasseur, O.; Austin, J.J.; Hunt, T.L.; Burney, D.A.; Denham, T.; Rawlence, N.J.; Wood, J.R.; Gongora, J.; Girdland Flink, L.; et al. Using ancient DNA to study the origins and dispersal of ancestral Polynesian chickens across the Pacific. Proceedings of the National Academy of Sciences of the United States of America 2014, 111, 4826–4831. DOI: 10.1073/pnas.1320412111.</w:t>
      </w:r>
    </w:p>
    <w:p>
      <w:pPr>
        <w:keepLines/>
        <w:spacing w:line="269" w:lineRule="auto" w:after="100"/>
        <w:ind w:hanging="340" w:left="340"/>
      </w:pPr>
      <w:r>
        <w:rPr>
          <w:rFonts w:ascii="Times New Roman" w:hAnsi="Times New Roman" w:eastAsia="宋体"/>
          <w:color w:val="000000"/>
          <w:sz w:val="20"/>
        </w:rPr>
        <w:t xml:space="preserve">[60] Siracusano, G.; Manuelli, F.; Masseti, M. When did roosters start singing at Arslantepe? A preliminary assessment of the presence and spread of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(Linnaeus, 1758) in Iron Age Eastern Anatolia. Anthropozoologica 2021, 56, 241–251. DOI: 10.5252/anthropozoologica2021v56a16.</w:t>
      </w:r>
    </w:p>
    <w:p>
      <w:pPr>
        <w:keepLines/>
        <w:spacing w:line="269" w:lineRule="auto" w:after="100"/>
        <w:ind w:hanging="340" w:left="340"/>
      </w:pPr>
      <w:r>
        <w:rPr>
          <w:rFonts w:ascii="Times New Roman" w:hAnsi="Times New Roman" w:eastAsia="宋体"/>
          <w:color w:val="000000"/>
          <w:sz w:val="20"/>
        </w:rPr>
        <w:t xml:space="preserve">[61] Perry-Gal, L.; Erlich, A.; Gilboa, A.; Bar-Oz, G. Earliest economic exploitation of chicken outside East Asia: Evidence from the Hellenistic Southern Levant. Proceedings of the National Academy of Sciences of the United States of America 2015, 112, 9849–9854. DOI: 10.1073/pnas.1504236112.</w:t>
      </w:r>
    </w:p>
    <w:p>
      <w:pPr>
        <w:keepLines/>
        <w:spacing w:line="269" w:lineRule="auto" w:after="100"/>
        <w:ind w:hanging="340" w:left="340"/>
      </w:pPr>
      <w:r>
        <w:rPr>
          <w:rFonts w:ascii="Times New Roman" w:hAnsi="Times New Roman" w:eastAsia="宋体"/>
          <w:color w:val="000000"/>
          <w:sz w:val="20"/>
        </w:rPr>
        <w:t xml:space="preserve">[62] Peters, C.; Richter, K.K.; Wilkin, S.; Stark, S.; Mir-Makhamad, B.; Fernandes, R.; Maksudov, F.; Mirzaakhmedov, S.; Rahmonov, H.; Schirmer, S.; et al. Archaeological and molecular evidence for ancient chickens in Central Asia. Nature Communications 2024, 15, 2697. DOI: 10.1038/s41467-024-46093-2.</w:t>
      </w:r>
    </w:p>
    <w:p>
      <w:pPr>
        <w:keepLines/>
        <w:spacing w:line="269" w:lineRule="auto" w:after="100"/>
        <w:ind w:hanging="340" w:left="340"/>
      </w:pPr>
      <w:r>
        <w:rPr>
          <w:rFonts w:ascii="Times New Roman" w:hAnsi="Times New Roman" w:eastAsia="宋体"/>
          <w:color w:val="000000"/>
          <w:sz w:val="20"/>
        </w:rPr>
        <w:t xml:space="preserve">[63] Storey, A.A.; Ramírez, J.M.; Quiroz, D.; Burley, D.V.; Addison, D.J.; Walter, R.; Anderson, A.J.; Hunt, T.L.; Athens, J.S.; Huynen, L.; et al. Radiocarbon and DNA evidence for a pre-Columbian introduction of Polynesian chickens to Chile. Proceedings of the National Academy of Sciences of the United States of America 2007, 104, 10335–10339. DOI: 10.1073/pnas.0703993104.</w:t>
      </w:r>
    </w:p>
    <w:p>
      <w:pPr>
        <w:keepLines/>
        <w:spacing w:line="269" w:lineRule="auto" w:after="100"/>
        <w:ind w:hanging="340" w:left="340"/>
      </w:pPr>
      <w:r>
        <w:rPr>
          <w:rFonts w:ascii="Times New Roman" w:hAnsi="Times New Roman" w:eastAsia="宋体"/>
          <w:color w:val="000000"/>
          <w:sz w:val="20"/>
        </w:rPr>
        <w:t xml:space="preserve">[64] Gongora, J.; Rawlence, N.J.; Mobegi, V.A.; Jianlin, H.; Alcalde, J.A.; Matus, J.T.; Hanotte, O.; Moran, C.; Austin, J.J.; Ulm, S.; et al. Indo-European and Asian origins for Chilean and Pacific chickens revealed by mtDNA. Proceedings of the National Academy of Sciences of the United States of America 2008, 105, 10308–10313. DOI: 10.1073/pnas.0801991105.</w:t>
      </w:r>
    </w:p>
    <w:p>
      <w:pPr>
        <w:keepLines/>
        <w:spacing w:line="269" w:lineRule="auto" w:after="100"/>
        <w:ind w:hanging="340" w:left="340"/>
      </w:pPr>
      <w:r>
        <w:rPr>
          <w:rFonts w:ascii="Times New Roman" w:hAnsi="Times New Roman" w:eastAsia="宋体"/>
          <w:color w:val="000000"/>
          <w:sz w:val="20"/>
        </w:rPr>
        <w:t xml:space="preserve">[65] Buhring, K.; McAlister, A.; Kneebone, B.; Calás, E.; Gajardo, J.; Roa, C.; Delgado, A.; Olguin, L.; Fernandez, M.; Moreira, R.; et al. Revisiting the evidence of the Arenal 1 site: Chronologies and human interactions in central southern Chile. The Journal of Island and Coastal Archaeology 2025, 20, 399–422. DOI: 10.1080/15564894.2023.2268551.</w:t>
      </w:r>
    </w:p>
    <w:p>
      <w:pPr>
        <w:keepLines/>
        <w:spacing w:line="269" w:lineRule="auto" w:after="100"/>
        <w:ind w:hanging="340" w:left="340"/>
      </w:pPr>
      <w:r>
        <w:rPr>
          <w:rFonts w:ascii="Times New Roman" w:hAnsi="Times New Roman" w:eastAsia="宋体"/>
          <w:color w:val="000000"/>
          <w:sz w:val="20"/>
        </w:rPr>
        <w:t xml:space="preserve">[66] Herrera, M.B.; Thomson, V.A.; Wadley, J.J.; Piper, P.J.; Sulandari, S.; Dharmayanthi, A.B.; Kraitsek, S.; Gongora, J.; Austin, J.J. East African origins for Madagascan chickens as indicated by mitochondrial DNA. Royal Society Open Science 2017, 4, 160787. DOI: 10.1098/rsos.160787.</w:t>
      </w:r>
    </w:p>
    <w:p>
      <w:pPr>
        <w:keepLines/>
        <w:spacing w:line="269" w:lineRule="auto" w:after="100"/>
        <w:ind w:hanging="340" w:left="340"/>
      </w:pPr>
      <w:r>
        <w:rPr>
          <w:rFonts w:ascii="Times New Roman" w:hAnsi="Times New Roman" w:eastAsia="宋体"/>
          <w:color w:val="000000"/>
          <w:sz w:val="20"/>
        </w:rPr>
        <w:t xml:space="preserve">[67] Yonezawa, T.; Mannen, H.; Honma, K.; Matsunaga, M.; Rakotondraparany, F.; Ratsoavina, F.M.; Wu, J.; Nishibori, M.; Yamamoto, Y. Origin and spatial population structure of Malagasy native chickens based on mitochondrial DNA. Scientific Reports 2024, 14, 569. DOI: 10.1038/s41598-023-50708-x.</w:t>
      </w:r>
    </w:p>
    <w:p>
      <w:pPr>
        <w:keepLines/>
        <w:spacing w:line="269" w:lineRule="auto" w:after="100"/>
        <w:ind w:hanging="340" w:left="340"/>
      </w:pPr>
      <w:r>
        <w:rPr>
          <w:rFonts w:ascii="Times New Roman" w:hAnsi="Times New Roman" w:eastAsia="宋体"/>
          <w:b w:val="0"/>
          <w:i w:val="0"/>
          <w:color w:val="000000"/>
          <w:sz w:val="20"/>
        </w:rPr>
        <w:t>[68] Eda, M.; Izumi, H.; Matsumi, Y. Exploring the Possibility of Successive Breeding of Chickens in the Yayoi Culture, Japan. International Journal of Osteoarchaeology 2025, 35, 392–400. DOI: 10.1002/oa.70027.</w:t>
      </w:r>
    </w:p>
    <w:p>
      <w:pPr>
        <w:keepLines/>
        <w:spacing w:line="269" w:lineRule="auto" w:after="100"/>
        <w:ind w:hanging="340" w:left="340"/>
      </w:pPr>
      <w:r>
        <w:rPr>
          <w:rFonts w:ascii="Times New Roman" w:hAnsi="Times New Roman" w:eastAsia="宋体"/>
          <w:b w:val="0"/>
          <w:i w:val="0"/>
          <w:color w:val="000000"/>
          <w:sz w:val="20"/>
        </w:rPr>
        <w:t>[69] Allen, M.G. Animalscapes and Empire: New Perspectives on the Iron Age/Romano-British Transition. PhD thesis, University of Nottingham, Nottingham, UK, 2011.</w:t>
      </w:r>
    </w:p>
    <w:p>
      <w:pPr>
        <w:keepLines/>
        <w:spacing w:line="269" w:lineRule="auto" w:after="100"/>
        <w:ind w:hanging="340" w:left="340"/>
      </w:pPr>
      <w:r>
        <w:rPr>
          <w:rFonts w:ascii="Times New Roman" w:hAnsi="Times New Roman" w:eastAsia="宋体"/>
          <w:b w:val="0"/>
          <w:i w:val="0"/>
          <w:color w:val="000000"/>
          <w:sz w:val="20"/>
        </w:rPr>
        <w:t>[70] Maltby, M.; Allen, M.; Best, J.; Fothergill, B.T.; Demarchi, B. Counting Roman chickens: Multidisciplinary approaches to human-chicken interactions in Roman Britain. Journal of Archaeological Science: Reports 2018, 19, 1003–1015. DOI: 10.1016/j.jasrep.2017.09.013.</w:t>
      </w:r>
    </w:p>
    <w:p>
      <w:pPr>
        <w:keepLines/>
        <w:spacing w:line="269" w:lineRule="auto" w:after="100"/>
        <w:ind w:hanging="340" w:left="340"/>
      </w:pPr>
      <w:r>
        <w:rPr>
          <w:rFonts w:ascii="Times New Roman" w:hAnsi="Times New Roman" w:eastAsia="宋体"/>
          <w:b w:val="0"/>
          <w:i w:val="0"/>
          <w:color w:val="000000"/>
          <w:sz w:val="20"/>
        </w:rPr>
        <w:t>[71] Olli, S.; Gustavsson, R.; Kivikero, H.; Lõugas, L.; Mannermaa, K.; Piličiauskienė, G.; Rannamäe, E.; Searle, J.B.; Kvist, L.; Honka, J. Ancient DNA unravels the history of chickens in the Baltic Sea region and the continuity of landrace lineages. Heredity 2026, 135, 397–408. DOI: 10.1038/s41437-026-00842-9.</w:t>
      </w:r>
    </w:p>
    <w:p>
      <w:pPr>
        <w:keepLines/>
        <w:spacing w:line="269" w:lineRule="auto" w:after="100"/>
        <w:ind w:hanging="340" w:left="340"/>
      </w:pPr>
      <w:r>
        <w:rPr>
          <w:rFonts w:ascii="Times New Roman" w:hAnsi="Times New Roman" w:eastAsia="宋体"/>
          <w:b w:val="0"/>
          <w:i w:val="0"/>
          <w:color w:val="000000"/>
          <w:sz w:val="20"/>
        </w:rPr>
        <w:t xml:space="preserve">[72] Zhang, H.; Zhang, H.; Wang, X.T.; Chamba, Y.; Ling, Y.; Wu, C.X. Influences of hypoxia on hatching performance in chickens with different genetic adaptation to high altitude. Poultry Science 2008, 87, 2112–2116. DOI: 10.3382/ps.2008-00122.</w:t>
      </w:r>
    </w:p>
    <w:p>
      <w:pPr>
        <w:keepLines/>
        <w:spacing w:line="269" w:lineRule="auto" w:after="100"/>
        <w:ind w:hanging="340" w:left="340"/>
      </w:pPr>
      <w:r>
        <w:rPr>
          <w:rFonts w:ascii="Times New Roman" w:hAnsi="Times New Roman" w:eastAsia="宋体"/>
          <w:b w:val="0"/>
          <w:i w:val="0"/>
          <w:color w:val="000000"/>
          <w:sz w:val="20"/>
        </w:rPr>
        <w:t xml:space="preserve">[73] Gou, X.; Li, N.; Lian, L.; Yan, D.; Zhang, H.; Wei, Z.; Wu, C. Hypoxic adaptations of hemoglobin in Tibetan chick embryo: high oxygen-affinity mutation and selective expression. Comparative Biochemistry and Physiology Part B: Biochemistry and Molecular Biology 2007, 147, 147–155. DOI: 10.1016/j.cbpb.2006.11.031.</w:t>
      </w:r>
    </w:p>
    <w:p>
      <w:pPr>
        <w:keepLines/>
        <w:spacing w:line="269" w:lineRule="auto" w:after="100"/>
        <w:ind w:hanging="340" w:left="340"/>
      </w:pPr>
      <w:r>
        <w:rPr>
          <w:rFonts w:ascii="Times New Roman" w:hAnsi="Times New Roman" w:eastAsia="宋体"/>
          <w:b w:val="0"/>
          <w:i w:val="0"/>
          <w:color w:val="000000"/>
          <w:sz w:val="20"/>
        </w:rPr>
        <w:t xml:space="preserve">[74] Liu, C.; Zhang, L.F.; Song, M.L.; Bao, H.G.; Zhao, C.J.; Li, N. Highly efficient dissociation of oxygen from hemoglobin in Tibetan chicken embryos compared with lowland chicken embryos incubated in hypoxia. Poultry Science 2009, 88, 2689–2694. DOI: 10.3382/ps.2009-00311.</w:t>
      </w:r>
    </w:p>
    <w:p>
      <w:pPr>
        <w:keepLines/>
        <w:spacing w:line="269" w:lineRule="auto" w:after="100"/>
        <w:ind w:hanging="340" w:left="340"/>
      </w:pPr>
      <w:r>
        <w:rPr>
          <w:rFonts w:ascii="Times New Roman" w:hAnsi="Times New Roman" w:eastAsia="宋体"/>
          <w:b w:val="0"/>
          <w:i w:val="0"/>
          <w:color w:val="000000"/>
          <w:sz w:val="20"/>
        </w:rPr>
        <w:t xml:space="preserve">[75] Zhong, H.A.; Kong, X.Y.; Zhang, Y.W.; Su, Y.K.; Zhang, B.; Zhu, L.; Chen, H.; Gou, X.; Zhang, H. Microevolutionary mechanism of high-altitude adaptation in Tibetan chicken populations from an elevation gradient. Evolutionary Applications 2022, 15, 2100–2112. DOI: 10.1111/eva.13503.</w:t>
      </w:r>
    </w:p>
    <w:p>
      <w:pPr>
        <w:keepLines/>
        <w:spacing w:line="269" w:lineRule="auto" w:after="100"/>
        <w:ind w:hanging="340" w:left="340"/>
      </w:pPr>
      <w:r>
        <w:rPr>
          <w:rFonts w:ascii="Times New Roman" w:hAnsi="Times New Roman" w:eastAsia="宋体"/>
          <w:b w:val="0"/>
          <w:i w:val="0"/>
          <w:color w:val="000000"/>
          <w:sz w:val="20"/>
        </w:rPr>
        <w:t xml:space="preserve">[76] Liu, X.; Wang, X.; Liu, J.; Wang, X.; Bao, H. Identifying Candidate Genes for Hypoxia Adaptation of Tibet Chicken Embryos by Selection Signature Analyses and RNA Sequencing. Genes 2020, 11, 823. DOI: 10.3390/genes11070823.</w:t>
      </w:r>
    </w:p>
    <w:p>
      <w:pPr>
        <w:keepLines/>
        <w:spacing w:line="269" w:lineRule="auto" w:after="100"/>
        <w:ind w:hanging="340" w:left="340"/>
      </w:pPr>
      <w:r>
        <w:rPr>
          <w:rFonts w:ascii="Times New Roman" w:hAnsi="Times New Roman" w:eastAsia="宋体"/>
          <w:b w:val="0"/>
          <w:i w:val="0"/>
          <w:color w:val="000000"/>
          <w:sz w:val="20"/>
        </w:rPr>
        <w:t xml:space="preserve">[77] Zhang, Q.; Gou, W.; Wang, X.; Zhang, Y.; Ma, J.; Zhang, H.; Zhang, Y.; Zhang, H. Genome Resequencing Identifies Unique Adaptations of Tibetan Chickens to Hypoxia and High-Dose Ultraviolet Radiation in High-Altitude Environments. Genome Biology and Evolution 2016, 8, 765–776. DOI: 10.1093/gbe/evw032.</w:t>
      </w:r>
    </w:p>
    <w:p>
      <w:pPr>
        <w:keepLines/>
        <w:spacing w:line="269" w:lineRule="auto" w:after="100"/>
        <w:ind w:hanging="340" w:left="340"/>
      </w:pPr>
      <w:r>
        <w:rPr>
          <w:rFonts w:ascii="Times New Roman" w:hAnsi="Times New Roman" w:eastAsia="宋体"/>
          <w:b w:val="0"/>
          <w:i w:val="0"/>
          <w:color w:val="000000"/>
          <w:sz w:val="20"/>
        </w:rPr>
        <w:t xml:space="preserve">[78] Wang, M.S.; Li, Y.; Peng, M.S.; Zhong, L.; Wang, Z.J.; Li, Q.Y.; Tu, X.L.; Dong, Y.; Zhu, C.L.; Wang, L.; et al. Genomic Analyses Reveal Potential Independent Adaptation to High Altitude in Tibetan Chickens. Molecular Biology and Evolution 2015, 32, 1880–1889. DOI: 10.1093/molbev/msv071.</w:t>
      </w:r>
    </w:p>
    <w:p>
      <w:pPr>
        <w:keepLines/>
        <w:spacing w:line="269" w:lineRule="auto" w:after="100"/>
        <w:ind w:hanging="340" w:left="340"/>
      </w:pPr>
      <w:r>
        <w:rPr>
          <w:rFonts w:ascii="Times New Roman" w:hAnsi="Times New Roman" w:eastAsia="宋体"/>
          <w:b w:val="0"/>
          <w:i w:val="0"/>
          <w:color w:val="000000"/>
          <w:sz w:val="20"/>
        </w:rPr>
        <w:t xml:space="preserve">[79] Kebede, F.G.; Derks, M.F.L.; Dessie, T.; Hanotte, O.; Barros, C.P.; Crooijmans, R.P.M.A.; Komen, H.; Bastiaansen, J.W.M. Landscape genomics reveals regions associated with adaptive phenotypic and genetic variation in Ethiopian indigenous chickens. BMC Genomics 2024, 25, 284. DOI: 10.1186/s12864-024-10193-6.</w:t>
      </w:r>
    </w:p>
    <w:p>
      <w:pPr>
        <w:keepLines/>
        <w:spacing w:line="269" w:lineRule="auto" w:after="100"/>
        <w:ind w:hanging="340" w:left="340"/>
      </w:pPr>
      <w:r>
        <w:rPr>
          <w:rFonts w:ascii="Times New Roman" w:hAnsi="Times New Roman" w:eastAsia="宋体"/>
          <w:b w:val="0"/>
          <w:i w:val="0"/>
          <w:color w:val="000000"/>
          <w:sz w:val="20"/>
        </w:rPr>
        <w:t xml:space="preserve">[80] Zhao, Z.; Nie, R.; Fan, H.; Ngodroup, T.; Zhu, L.; Pan, H.; Zhang, B.; Zhang, H. Large-Scale Genomics Reveals Three-Source Ancestry and Layered Adaptation to High Altitude in Tibetan Chickens. Advanced Science 2026, 13, e22994. DOI: 10.1002/advs.202522994.</w:t>
      </w:r>
    </w:p>
    <w:p>
      <w:pPr>
        <w:keepLines/>
        <w:spacing w:line="269" w:lineRule="auto" w:after="100"/>
        <w:ind w:hanging="340" w:left="340"/>
      </w:pPr>
      <w:r>
        <w:rPr>
          <w:rFonts w:ascii="Times New Roman" w:hAnsi="Times New Roman" w:eastAsia="宋体"/>
          <w:b w:val="0"/>
          <w:i w:val="0"/>
          <w:color w:val="000000"/>
          <w:sz w:val="20"/>
        </w:rPr>
        <w:t xml:space="preserve">[81] Deeb, N.; Cahaner, A. Genotype-by-environment interaction with broiler genotypes differing in growth rate. 1. The effects of high ambient temperature and naked-neck genotype on lines differing in genetic background. Poultry Science 2001, 80, 695–702. DOI: 10.1093/ps/80.6.695.</w:t>
      </w:r>
    </w:p>
    <w:p>
      <w:pPr>
        <w:keepLines/>
        <w:spacing w:line="269" w:lineRule="auto" w:after="100"/>
        <w:ind w:hanging="340" w:left="340"/>
      </w:pPr>
      <w:r>
        <w:rPr>
          <w:rFonts w:ascii="Times New Roman" w:hAnsi="Times New Roman" w:eastAsia="宋体"/>
          <w:b w:val="0"/>
          <w:i w:val="0"/>
          <w:color w:val="000000"/>
          <w:sz w:val="20"/>
        </w:rPr>
        <w:t xml:space="preserve">[82] Wilson, H.R.; Wilcox, C.J.; Voitle, R.A.; Baird, C.D.; Dorminey, R.W. Characteristics of White Leghorn chickens selected for heat tolerance. Poultry Science 1975, 54, 126–130. DOI: 10.3382/ps.0540126.</w:t>
      </w:r>
    </w:p>
    <w:p>
      <w:pPr>
        <w:keepLines/>
        <w:spacing w:line="269" w:lineRule="auto" w:after="100"/>
        <w:ind w:hanging="340" w:left="340"/>
      </w:pPr>
      <w:r>
        <w:rPr>
          <w:rFonts w:ascii="Times New Roman" w:hAnsi="Times New Roman" w:eastAsia="宋体"/>
          <w:b w:val="0"/>
          <w:i w:val="0"/>
          <w:color w:val="000000"/>
          <w:sz w:val="20"/>
        </w:rPr>
        <w:t xml:space="preserve">[83] Cahaner, A.; Ajuh, J.A.; Siegmund-Schultze, M.; Azoulay, Y.; Druyan, S.; Zárate, A.V. Effects of the genetically reduced feather coverage in naked neck and featherless broilers on their performance under hot conditions. Poultry Science 2008, 87, 2517–2527. DOI: 10.3382/ps.2008-00284.</w:t>
      </w:r>
    </w:p>
    <w:p>
      <w:pPr>
        <w:keepLines/>
        <w:spacing w:line="269" w:lineRule="auto" w:after="100"/>
        <w:ind w:hanging="340" w:left="340"/>
      </w:pPr>
      <w:r>
        <w:rPr>
          <w:rFonts w:ascii="Times New Roman" w:hAnsi="Times New Roman" w:eastAsia="宋体"/>
          <w:b w:val="0"/>
          <w:i w:val="0"/>
          <w:color w:val="000000"/>
          <w:sz w:val="20"/>
        </w:rPr>
        <w:t xml:space="preserve">[84] Guo, X.; Xing, C.H.; Wei, W.; Zhang, X.F.; Wei, Z.Y.; Ren, L.L.; Jiang, J.J.; Li, M.; Wang, J.X.; He, X.X.; et al. Genome-wide scan for selection signatures and genes related to heat tolerance in domestic chickens in the tropical and temperate regions in Asia. Poultry Science 2022, 101, 101821. DOI: 10.1016/j.psj.2022.101821.</w:t>
      </w:r>
    </w:p>
    <w:p>
      <w:pPr>
        <w:keepLines/>
        <w:spacing w:line="269" w:lineRule="auto" w:after="100"/>
        <w:ind w:hanging="340" w:left="340"/>
      </w:pPr>
      <w:r>
        <w:rPr>
          <w:rFonts w:ascii="Times New Roman" w:hAnsi="Times New Roman" w:eastAsia="宋体"/>
          <w:b w:val="0"/>
          <w:i w:val="0"/>
          <w:color w:val="000000"/>
          <w:sz w:val="20"/>
        </w:rPr>
        <w:t xml:space="preserve">[85] Xie, S.; Yang, X.; Gao, Y.; Jiao, W.; Li, X.; Li, Y.; Ning, Z. Performance differences of Rhode Island Red, Bashang Long-tail Chicken, and their reciprocal crossbreds under natural cold stress. Asian-Australasian Journal of Animal Sciences 2017, 30, 1507–1514. DOI: 10.5713/ajas.16.0957.</w:t>
      </w:r>
    </w:p>
    <w:p>
      <w:pPr>
        <w:keepLines/>
        <w:spacing w:line="269" w:lineRule="auto" w:after="100"/>
        <w:ind w:hanging="340" w:left="340"/>
      </w:pPr>
      <w:r>
        <w:rPr>
          <w:rFonts w:ascii="Times New Roman" w:hAnsi="Times New Roman" w:eastAsia="宋体"/>
          <w:b w:val="0"/>
          <w:i w:val="0"/>
          <w:color w:val="000000"/>
          <w:sz w:val="20"/>
        </w:rPr>
        <w:t xml:space="preserve">[86] Xie, S.; Yang, X.; Wang, D.; Zhu, F.; Yang, N.; Hou, Z.; Ning, Z. Thyroid transcriptome analysis reveals different adaptive responses to cold environmental conditions between two chicken breeds. PLOS ONE 2018, 13, e0191096. DOI: 10.1371/journal.pone.0191096.</w:t>
      </w:r>
    </w:p>
    <w:p>
      <w:pPr>
        <w:keepLines/>
        <w:spacing w:line="269" w:lineRule="auto" w:after="100"/>
        <w:ind w:hanging="340" w:left="340"/>
      </w:pPr>
      <w:r>
        <w:rPr>
          <w:rFonts w:ascii="Times New Roman" w:hAnsi="Times New Roman" w:eastAsia="宋体"/>
          <w:b w:val="0"/>
          <w:i w:val="0"/>
          <w:color w:val="000000"/>
          <w:sz w:val="20"/>
        </w:rPr>
        <w:t xml:space="preserve">[87] Xu, N.Y.; Si, W.; Li, M.; Gong, M.; Larivière, J.M.; Nanaei, H.A.; Bian, P.P.; Jiang, Y.; Zhao, X. Genome-wide scan for selective footprints and genes related to cold tolerance in Chantecler chickens. Zoological Research 2021, 42, 710–720. DOI: 10.24272/j.issn.2095-8137.2021.189.</w:t>
      </w:r>
    </w:p>
    <w:p>
      <w:pPr>
        <w:keepLines/>
        <w:spacing w:line="269" w:lineRule="auto" w:after="100"/>
        <w:ind w:hanging="340" w:left="340"/>
      </w:pPr>
      <w:r>
        <w:rPr>
          <w:rFonts w:ascii="Times New Roman" w:hAnsi="Times New Roman" w:eastAsia="宋体"/>
          <w:b w:val="0"/>
          <w:i w:val="0"/>
          <w:color w:val="000000"/>
          <w:sz w:val="20"/>
        </w:rPr>
        <w:t xml:space="preserve">[88] Shi, S.; Shao, D.; Yang, L.; Liang, Q.; Han, W.; Xue, Q.; Qu, L.; Leng, L.; Li, Y.; Zhao, X.; et al. Whole genome analyses reveal novel genes associated with chicken adaptation to tropical and frigid environments. Journal of Advanced Research 2023, 47, 13–25. DOI: 10.1016/j.jare.2022.07.005.</w:t>
      </w:r>
    </w:p>
    <w:p>
      <w:pPr>
        <w:keepLines/>
        <w:spacing w:line="269" w:lineRule="auto" w:after="100"/>
        <w:ind w:hanging="340" w:left="340"/>
      </w:pPr>
      <w:r>
        <w:rPr>
          <w:rFonts w:ascii="Times New Roman" w:hAnsi="Times New Roman" w:eastAsia="宋体"/>
          <w:b w:val="0"/>
          <w:i w:val="0"/>
          <w:color w:val="000000"/>
          <w:sz w:val="20"/>
        </w:rPr>
        <w:t xml:space="preserve">[89] Pinard-van der Laan, M.H.; Bed'hom, B.; Coville, J.L.; Pitel, F.; Feve, K.; Leroux, S.; Legros, H.; Thomas, A.; Gourichon, D.; Repérant, J.M.; et al. Microsatellite mapping of QTLs affecting resistance to coccidiosis (Eimeria tenella) in a Fayoumi x White Leghorn cross. BMC Genomics 2009, 10, 31. DOI: 10.1186/1471-2164-10-31.</w:t>
      </w:r>
    </w:p>
    <w:p>
      <w:pPr>
        <w:keepLines/>
        <w:spacing w:line="269" w:lineRule="auto" w:after="100"/>
        <w:ind w:hanging="340" w:left="340"/>
      </w:pPr>
      <w:r>
        <w:rPr>
          <w:rFonts w:ascii="Times New Roman" w:hAnsi="Times New Roman" w:eastAsia="宋体"/>
          <w:b w:val="0"/>
          <w:i w:val="0"/>
          <w:color w:val="000000"/>
          <w:sz w:val="20"/>
        </w:rPr>
        <w:t xml:space="preserve">[90] Psifidi, A.; Fife, M.; Howell, J.; Matika, O.; van Diemen, P.M.; Kuo, R.; Smith, J.; Hocking, P.M.; Salmon, N.; Jones, M.A.; et al. The genomic architecture of resistance to Campylobacter jejuni intestinal colonisation in chickens. BMC Genomics 2016, 17, 293. DOI: 10.1186/s12864-016-2612-7.</w:t>
      </w:r>
    </w:p>
    <w:p>
      <w:pPr>
        <w:keepLines/>
        <w:spacing w:line="269" w:lineRule="auto" w:after="100"/>
        <w:ind w:hanging="340" w:left="340"/>
      </w:pPr>
      <w:r>
        <w:rPr>
          <w:rFonts w:ascii="Times New Roman" w:hAnsi="Times New Roman" w:eastAsia="宋体"/>
          <w:b w:val="0"/>
          <w:i w:val="0"/>
          <w:color w:val="000000"/>
          <w:sz w:val="20"/>
        </w:rPr>
        <w:t xml:space="preserve">[91] Redmond, S.B.; Chuammitri, P.; Andreasen, C.B.; Palić, D.; Lamont, S.J. Genetic control of chicken heterophil function in advanced intercross lines: associations with novel and with known Salmonella resistance loci and a likely mechanism for cell death in extracellular trap production. Immunogenetics 2011, 63, 449–458. DOI: 10.1007/s00251-011-0523-y.</w:t>
      </w:r>
    </w:p>
    <w:p>
      <w:pPr>
        <w:keepLines/>
        <w:spacing w:line="269" w:lineRule="auto" w:after="100"/>
        <w:ind w:hanging="340" w:left="340"/>
      </w:pPr>
      <w:r>
        <w:rPr>
          <w:rFonts w:ascii="Times New Roman" w:hAnsi="Times New Roman" w:eastAsia="宋体"/>
          <w:b w:val="0"/>
          <w:i w:val="0"/>
          <w:color w:val="000000"/>
          <w:sz w:val="20"/>
        </w:rPr>
        <w:t xml:space="preserve">[92] Xu, L.; He, Y.; Ding, Y.; Liu, G.E.; Zhang, H.; Cheng, H.H.; Taylor, R.L.; Song, J. Genetic assessment of inbred chicken lines indicates genomic signatures of resistance to Marek's disease. Journal of Animal Science and Biotechnology 2018, 9, 65. DOI: 10.1186/s40104-018-0281-x.</w:t>
      </w:r>
    </w:p>
    <w:p>
      <w:pPr>
        <w:keepLines/>
        <w:spacing w:line="269" w:lineRule="auto" w:after="100"/>
        <w:ind w:hanging="340" w:left="340"/>
      </w:pPr>
      <w:r>
        <w:rPr>
          <w:rFonts w:ascii="Times New Roman" w:hAnsi="Times New Roman" w:eastAsia="宋体"/>
          <w:b w:val="0"/>
          <w:i w:val="0"/>
          <w:color w:val="000000"/>
          <w:sz w:val="20"/>
        </w:rPr>
        <w:t xml:space="preserve">[93] Walugembe, M.; Amuzu-Aweh, E.N.; Botchway, P.K.; Naazie, A.; Aning, G.; Wang, Y.; Saelao, P.; Kelly, T.; Gallardo, R.A.; Zhou, H.; et al. Genetic Basis of Response of Ghanaian Local Chickens to Infection With a Lentogenic Newcastle Disease Virus. Frontiers in Genetics 2020, 11, 739. DOI: 10.3389/fgene.2020.00739.</w:t>
      </w:r>
    </w:p>
    <w:p>
      <w:pPr>
        <w:keepLines/>
        <w:spacing w:line="269" w:lineRule="auto" w:after="100"/>
        <w:ind w:hanging="340" w:left="340"/>
      </w:pPr>
      <w:r>
        <w:rPr>
          <w:rFonts w:ascii="Times New Roman" w:hAnsi="Times New Roman" w:eastAsia="宋体"/>
          <w:b w:val="0"/>
          <w:i w:val="0"/>
          <w:color w:val="000000"/>
          <w:sz w:val="20"/>
        </w:rPr>
        <w:t xml:space="preserve">[94] Walugembe, M.; Mushi, J.R.; Amuzu-Aweh, E.N.; Chiwanga, G.H.; Msoffe, P.L.; Wang, Y.; Saelao, P.; Kelly, T.; Gallardo, R.A.; Zhou, H.; et al. Genetic Analyses of Tanzanian Local Chicken Ecotypes Challenged with Newcastle Disease Virus. Genes 2019, 10, 546. DOI: 10.3390/genes10070546.</w:t>
      </w:r>
    </w:p>
    <w:p>
      <w:pPr>
        <w:keepLines/>
        <w:spacing w:line="269" w:lineRule="auto" w:after="100"/>
        <w:ind w:hanging="340" w:left="340"/>
      </w:pPr>
      <w:r>
        <w:rPr>
          <w:rFonts w:ascii="Times New Roman" w:hAnsi="Times New Roman" w:eastAsia="宋体"/>
          <w:b w:val="0"/>
          <w:i w:val="0"/>
          <w:color w:val="000000"/>
          <w:sz w:val="20"/>
        </w:rPr>
        <w:t xml:space="preserve">[95] Saelao, P.; Wang, Y.; Chanthavixay, G.; Gallardo, R.A.; Wolc, A.; Dekkers, J.C.M.; Lamont, S.J.; Kelly, T.; Zhou, H. Genetics and Genomic Regions Affecting Response to Newcastle Disease Virus Infection under Heat Stress in Layer Chickens. Genes 2019, 10, 61. DOI: 10.3390/genes10010061.</w:t>
      </w:r>
    </w:p>
    <w:p>
      <w:pPr>
        <w:keepLines/>
        <w:spacing w:line="269" w:lineRule="auto" w:after="100"/>
        <w:ind w:hanging="340" w:left="340"/>
      </w:pPr>
      <w:r>
        <w:rPr>
          <w:rFonts w:ascii="Times New Roman" w:hAnsi="Times New Roman" w:eastAsia="宋体"/>
          <w:b w:val="0"/>
          <w:i w:val="0"/>
          <w:color w:val="000000"/>
          <w:sz w:val="20"/>
        </w:rPr>
        <w:t xml:space="preserve">[96] Ruiz-Hernandez, R.; Mwangi, W.; Peroval, M.; Sadeyen, J.R.; Ascough, S.; Balkissoon, D.; Staines, K.; Boyd, A.; McCauley, J.; Smith, A.; et al. Host genetics determine susceptibility to avian influenza infection and transmission dynamics. Scientific Reports 2016, 6, 26787. DOI: 10.1038/srep26787.</w:t>
      </w:r>
    </w:p>
    <w:p>
      <w:pPr>
        <w:keepLines/>
        <w:spacing w:line="269" w:lineRule="auto" w:after="100"/>
        <w:ind w:hanging="340" w:left="340"/>
      </w:pPr>
      <w:r>
        <w:rPr>
          <w:rFonts w:ascii="Times New Roman" w:hAnsi="Times New Roman" w:eastAsia="宋体"/>
          <w:b w:val="0"/>
          <w:i w:val="0"/>
          <w:color w:val="000000"/>
          <w:sz w:val="20"/>
        </w:rPr>
        <w:t xml:space="preserve">[97] Schou, T.W.; Labouriau, R.; Permin, A.; Christensen, J.P.; Sørensen, P.; Cu, H.P.; Nguyen, V.K.; Juul-Madsen, H.R. MHC haplotype and susceptibility to experimental infections (Salmonella Enteritidis, Pasteurella multocida or Ascaridia galli) in a commercial and an indigenous chicken breed. Veterinary Immunology and Immunopathology 2010, 135, 52–63. DOI: 10.1016/j.vetimm.2009.10.030.</w:t>
      </w:r>
    </w:p>
    <w:p>
      <w:pPr>
        <w:keepLines/>
        <w:spacing w:line="269" w:lineRule="auto" w:after="100"/>
        <w:ind w:hanging="340" w:left="340"/>
      </w:pPr>
      <w:r>
        <w:rPr>
          <w:rFonts w:ascii="Times New Roman" w:hAnsi="Times New Roman" w:eastAsia="宋体"/>
          <w:b w:val="0"/>
          <w:i w:val="0"/>
          <w:color w:val="000000"/>
          <w:sz w:val="20"/>
        </w:rPr>
        <w:t xml:space="preserve">[98] Zuidhof, M.J.; Schneider, B.L.; Carney, V.L.; Korver, D.R.; Robinson, F.E. Growth, efficiency, and yield of commercial broilers from 1957, 1978, and 2005. Poultry Science 2014, 93, 2970–2982. DOI: 10.3382/ps.2014-04291.</w:t>
      </w:r>
    </w:p>
    <w:p>
      <w:pPr>
        <w:keepLines/>
        <w:spacing w:line="269" w:lineRule="auto" w:after="100"/>
        <w:ind w:hanging="340" w:left="340"/>
      </w:pPr>
      <w:r>
        <w:rPr>
          <w:rFonts w:ascii="Times New Roman" w:hAnsi="Times New Roman" w:eastAsia="宋体"/>
          <w:b w:val="0"/>
          <w:i w:val="0"/>
          <w:color w:val="000000"/>
          <w:sz w:val="20"/>
        </w:rPr>
        <w:t xml:space="preserve">[99] Dunn, I.C.; Meddle, S.L.; Wilson, P.W.; Wardle, C.A.; Law, A.S.; Bishop, V.R.; Hindar, C.; Robertson, G.W.; Burt, D.W.; Ellison, S.J.H.; et al. Decreased expression of the satiety signal receptor CCKAR is responsible for increased growth and body weight during the domestication of chickens. American Journal of Physiology-Endocrinology and Metabolism 2013, 304, E909–E921. DOI: 10.1152/ajpendo.00580.2012.</w:t>
      </w:r>
    </w:p>
    <w:p>
      <w:pPr>
        <w:keepLines/>
        <w:spacing w:line="269" w:lineRule="auto" w:after="100"/>
        <w:ind w:hanging="340" w:left="340"/>
      </w:pPr>
      <w:r>
        <w:rPr>
          <w:rFonts w:ascii="Times New Roman" w:hAnsi="Times New Roman" w:eastAsia="宋体"/>
          <w:b w:val="0"/>
          <w:i w:val="0"/>
          <w:color w:val="000000"/>
          <w:sz w:val="20"/>
        </w:rPr>
        <w:t xml:space="preserve">[100] Wang, K.; Hu, H.; Tian, Y.; Li, J.; Scheben, A.; Zhang, C.; Li, Y.; Wu, J.; Yang, L.; Fan, X.; et al. The Chicken Pan-Genome Reveals Gene Content Variation and a Promoter Region Deletion in IGF2BP1 Affecting Body Size. Molecular Biology and Evolution 2021, 38, 5066–5081. DOI: 10.1093/molbev/msab231.</w:t>
      </w:r>
    </w:p>
    <w:p>
      <w:pPr>
        <w:keepLines/>
        <w:spacing w:line="269" w:lineRule="auto" w:after="100"/>
        <w:ind w:hanging="340" w:left="340"/>
      </w:pPr>
      <w:r>
        <w:rPr>
          <w:rFonts w:ascii="Times New Roman" w:hAnsi="Times New Roman" w:eastAsia="宋体"/>
          <w:b w:val="0"/>
          <w:i w:val="0"/>
          <w:color w:val="000000"/>
          <w:sz w:val="20"/>
        </w:rPr>
        <w:t xml:space="preserve">[101] Agarwal, S.K.; Cogburn, L.A.; Burnside, J. Dysfunctional growth hormone receptor in a strain of sex-linked dwarf chicken: evidence for a mutation in the intracellular domain. Journal of Endocrinology 1994, 142, 427–434. DOI: 10.1677/joe.0.1420427.</w:t>
      </w:r>
    </w:p>
    <w:p>
      <w:pPr>
        <w:keepLines/>
        <w:spacing w:line="269" w:lineRule="auto" w:after="100"/>
        <w:ind w:hanging="340" w:left="340"/>
      </w:pPr>
      <w:r>
        <w:rPr>
          <w:rFonts w:ascii="Times New Roman" w:hAnsi="Times New Roman" w:eastAsia="宋体"/>
          <w:b w:val="0"/>
          <w:i w:val="0"/>
          <w:color w:val="000000"/>
          <w:sz w:val="20"/>
        </w:rPr>
        <w:t xml:space="preserve">[102] Shen, L.; Bai, X.; Zhao, L.; Zhou, J.; Chang, C.; Li, X.; Cao, Z.; Li, Y.; Luan, P.; Li, H.; et al. Integrative 3D genomics with multi-omics analysis and functional validation of genetic regulatory mechanisms of abdominal fat deposition in chickens. Nature Communications 2024, 15, 9274. DOI: 10.1038/s41467-024-53692-6.</w:t>
      </w:r>
    </w:p>
    <w:p>
      <w:pPr>
        <w:keepLines/>
        <w:spacing w:line="269" w:lineRule="auto" w:after="100"/>
        <w:ind w:hanging="340" w:left="340"/>
      </w:pPr>
      <w:r>
        <w:rPr>
          <w:rFonts w:ascii="Times New Roman" w:hAnsi="Times New Roman" w:eastAsia="宋体"/>
          <w:b w:val="0"/>
          <w:i w:val="0"/>
          <w:color w:val="000000"/>
          <w:sz w:val="20"/>
        </w:rPr>
        <w:t xml:space="preserve">[103] Sheng, Z.; Pettersson, M.E.; Honaker, C.F.; Siegel, P.B.; Carlborg, Ö. Standing genetic variation as a major contributor to adaptation in the Virginia chicken lines selection experiment. Genome Biology 2015, 16, 219. DOI: 10.1186/s13059-015-0785-z.</w:t>
      </w:r>
    </w:p>
    <w:p>
      <w:pPr>
        <w:keepLines/>
        <w:spacing w:line="269" w:lineRule="auto" w:after="100"/>
        <w:ind w:hanging="340" w:left="340"/>
      </w:pPr>
      <w:r>
        <w:rPr>
          <w:rFonts w:ascii="Times New Roman" w:hAnsi="Times New Roman" w:eastAsia="宋体"/>
          <w:b w:val="0"/>
          <w:i w:val="0"/>
          <w:color w:val="000000"/>
          <w:sz w:val="20"/>
        </w:rPr>
        <w:t xml:space="preserve">[104] Carlborg, Ö.; Jacobsson, L.; Åhgren, P.; Siegel, P.; Andersson, L. Epistasis and the release of genetic variation during long-term selection. Nature Genetics 2006, 38, 418–420. DOI: 10.1038/ng1761.</w:t>
      </w:r>
    </w:p>
    <w:p>
      <w:pPr>
        <w:keepLines/>
        <w:spacing w:line="269" w:lineRule="auto" w:after="100"/>
        <w:ind w:hanging="340" w:left="340"/>
      </w:pPr>
      <w:r>
        <w:rPr>
          <w:rFonts w:ascii="Times New Roman" w:hAnsi="Times New Roman" w:eastAsia="宋体"/>
          <w:b w:val="0"/>
          <w:i w:val="0"/>
          <w:color w:val="000000"/>
          <w:sz w:val="20"/>
        </w:rPr>
        <w:t xml:space="preserve">[105] Zhu, X.; Li, C.; Luo, C.; Bai, Z.; Shu, D.; Chen, P.; Ren, J.; Song, R.; Fang, L.; Qu, H.; et al. Mapping the regulatory genetic landscape of complex traits using a chicken advanced intercross line. Nature Communications 2025, 16, 5841. DOI: 10.1038/s41467-025-60834-x.</w:t>
      </w:r>
    </w:p>
    <w:p>
      <w:pPr>
        <w:keepLines/>
        <w:spacing w:line="269" w:lineRule="auto" w:after="100"/>
        <w:ind w:hanging="340" w:left="340"/>
      </w:pPr>
      <w:r>
        <w:rPr>
          <w:rFonts w:ascii="Times New Roman" w:hAnsi="Times New Roman" w:eastAsia="宋体"/>
          <w:b w:val="0"/>
          <w:i w:val="0"/>
          <w:color w:val="000000"/>
          <w:sz w:val="20"/>
        </w:rPr>
        <w:t xml:space="preserve">[106] Flisar, T.; Malovrh, Š.; Terčič, D.; Holcman, A.; Kovač, M. Thirty-four generations of divergent selection for 8-week body weight in chickens. Poultry Science 2014, 93, 16–23. DOI: 10.3382/ps.2013-03464.</w:t>
      </w:r>
    </w:p>
    <w:p>
      <w:pPr>
        <w:keepLines/>
        <w:spacing w:line="269" w:lineRule="auto" w:after="100"/>
        <w:ind w:hanging="340" w:left="340"/>
      </w:pPr>
      <w:r>
        <w:rPr>
          <w:rFonts w:ascii="Times New Roman" w:hAnsi="Times New Roman" w:eastAsia="宋体"/>
          <w:b w:val="0"/>
          <w:i w:val="0"/>
          <w:color w:val="000000"/>
          <w:sz w:val="20"/>
        </w:rPr>
        <w:t xml:space="preserve">[107] Zou, X.; Liu, T.; Li, Y.; Chen, P.; Yan, X.; Ma, J.; Ji, J.; Qu, H.; Cai, M.; He, Y.; et al. Long-term divergent selection for residual feed intake in Chinese broiler chickens. Poultry Science 2023, 102, 102298. DOI: 10.1016/j.psj.2022.102298.</w:t>
      </w:r>
    </w:p>
    <w:p>
      <w:pPr>
        <w:keepLines/>
        <w:spacing w:line="269" w:lineRule="auto" w:after="100"/>
        <w:ind w:hanging="340" w:left="340"/>
      </w:pPr>
      <w:r>
        <w:rPr>
          <w:rFonts w:ascii="Times New Roman" w:hAnsi="Times New Roman" w:eastAsia="宋体"/>
          <w:b w:val="0"/>
          <w:i w:val="0"/>
          <w:color w:val="000000"/>
          <w:sz w:val="20"/>
        </w:rPr>
        <w:t xml:space="preserve">[108] Karlsson, A.C.; Fallahshahroudi, A.; Johnsen, H.; Hagenblad, J.; Wright, D.; Andersson, L.; Jensen, P. A domestication related mutation in the thyroid stimulating hormone receptor gene (TSHR) modulates photoperiodic response and reproduction in chickens. General and Comparative Endocrinology 2016, 228, 69–78. DOI: 10.1016/j.ygcen.2016.02.010.</w:t>
      </w:r>
    </w:p>
    <w:p>
      <w:pPr>
        <w:keepLines/>
        <w:spacing w:line="269" w:lineRule="auto" w:after="100"/>
        <w:ind w:hanging="340" w:left="340"/>
      </w:pPr>
      <w:r>
        <w:rPr>
          <w:rFonts w:ascii="Times New Roman" w:hAnsi="Times New Roman" w:eastAsia="宋体"/>
          <w:b w:val="0"/>
          <w:i w:val="0"/>
          <w:color w:val="000000"/>
          <w:sz w:val="20"/>
        </w:rPr>
        <w:t xml:space="preserve">[109] Basheer, A.; Haley, C.S.; Law, A.; Windsor, D.; Morrice, D.; Talbot, R.; Wilson, P.W.; Sharp, P.J.; Dunn, I.C. Genetic loci inherited from hens lacking maternal behaviour both inhibit and paradoxically promote this behaviour. Genetics Selection Evolution 2015, 47, 100. DOI: 10.1186/s12711-015-0180-y.</w:t>
      </w:r>
    </w:p>
    <w:p>
      <w:pPr>
        <w:keepLines/>
        <w:spacing w:line="269" w:lineRule="auto" w:after="100"/>
        <w:ind w:hanging="340" w:left="340"/>
      </w:pPr>
      <w:r>
        <w:rPr>
          <w:rFonts w:ascii="Times New Roman" w:hAnsi="Times New Roman" w:eastAsia="宋体"/>
          <w:b w:val="0"/>
          <w:i w:val="0"/>
          <w:color w:val="000000"/>
          <w:sz w:val="20"/>
        </w:rPr>
        <w:t xml:space="preserve">[110] Johnsson, M.; Gustafson, I.; Rubin, C.J.; Sahlqvist, A.S.; Jonsson, K.B.; Kerje, S.; Ekwall, O.; Kämpe, O.; Andersson, L.; Jensen, P.; et al. A Sexual Ornament in Chickens Is Affected by Pleiotropic Alleles at HAO1 and BMP2, Selected during Domestication. PLOS Genetics 2012, 8, e1002914. DOI: 10.1371/journal.pgen.1002914.</w:t>
      </w:r>
    </w:p>
    <w:p>
      <w:pPr>
        <w:keepLines/>
        <w:spacing w:line="269" w:lineRule="auto" w:after="100"/>
        <w:ind w:hanging="340" w:left="340"/>
      </w:pPr>
      <w:r>
        <w:rPr>
          <w:rFonts w:ascii="Times New Roman" w:hAnsi="Times New Roman" w:eastAsia="宋体"/>
          <w:b w:val="0"/>
          <w:i w:val="0"/>
          <w:color w:val="000000"/>
          <w:sz w:val="20"/>
        </w:rPr>
        <w:t xml:space="preserve">[111] Ni, A.; Bovenhuis, H.; Calus, M.P.L.; Li, Y.; Yuan, J.; Sun, Y.; Chen, J. Identifying candidate genetic variants for egg number by analyzing over 1,000 fully sequenced layers. GigaScience 2025, 14, giaf064. DOI: 10.1093/gigascience/giaf064.</w:t>
      </w:r>
    </w:p>
    <w:p>
      <w:pPr>
        <w:keepLines/>
        <w:spacing w:line="269" w:lineRule="auto" w:after="100"/>
        <w:ind w:hanging="340" w:left="340"/>
      </w:pPr>
      <w:r>
        <w:rPr>
          <w:rFonts w:ascii="Times New Roman" w:hAnsi="Times New Roman" w:eastAsia="宋体"/>
          <w:b w:val="0"/>
          <w:i w:val="0"/>
          <w:color w:val="000000"/>
          <w:sz w:val="20"/>
        </w:rPr>
        <w:t xml:space="preserve">[112] Zhu, D.; Shi, K.; The ChickenGTEx Consortium; Li, C.; Yan, Y.; Li, H.; Bai, Z.; Tan, L.; Guan, D.; Zhao, Y.; et al. Egg-laying ChickenGTEx resource deciphers context-specific regulatory effects on fertility traits. Nature Communications 2026, 17, 553. DOI: 10.1038/s41467-025-67245-y.</w:t>
      </w:r>
    </w:p>
    <w:p>
      <w:pPr>
        <w:keepLines/>
        <w:spacing w:line="269" w:lineRule="auto" w:after="100"/>
        <w:ind w:hanging="340" w:left="340"/>
      </w:pPr>
      <w:r>
        <w:rPr>
          <w:rFonts w:ascii="Times New Roman" w:hAnsi="Times New Roman" w:eastAsia="宋体"/>
          <w:b w:val="0"/>
          <w:i w:val="0"/>
          <w:color w:val="000000"/>
          <w:sz w:val="20"/>
        </w:rPr>
        <w:t xml:space="preserve">[113] Lin, D.Y.; Chu, C.T.; Lin, M.Y.; Tsai, M.Y.; Tzeng, S.J.; Wu, M.C.; Chang, H.L. Heritability and Genetic Correlation of Age at First Egg and Egg Number up to 40 Weeks of Age After Long-Term Selection in Taiwan Indigenous Chicken. Animals 2025, 15, 1534. DOI: 10.3390/ani15111534.</w:t>
      </w:r>
    </w:p>
    <w:p>
      <w:pPr>
        <w:keepLines/>
        <w:spacing w:line="269" w:lineRule="auto" w:after="100"/>
        <w:ind w:hanging="340" w:left="340"/>
      </w:pPr>
      <w:r>
        <w:rPr>
          <w:rFonts w:ascii="Times New Roman" w:hAnsi="Times New Roman" w:eastAsia="宋体"/>
          <w:b w:val="0"/>
          <w:i w:val="0"/>
          <w:color w:val="000000"/>
          <w:sz w:val="20"/>
        </w:rPr>
        <w:t xml:space="preserve">[114] Jambui, M.; Honaker, C.F.; Siegel, P.B. Correlated responses to long-term divergent selection for 8-week body weight in female White Plymouth Rock chickens: Sexual maturity. Poultry Science 2017, 96, 3844–3851. DOI: 10.3382/ps/pex224.</w:t>
      </w:r>
    </w:p>
    <w:p>
      <w:pPr>
        <w:keepLines/>
        <w:spacing w:line="269" w:lineRule="auto" w:after="100"/>
        <w:ind w:hanging="340" w:left="340"/>
      </w:pPr>
      <w:r>
        <w:rPr>
          <w:rFonts w:ascii="Times New Roman" w:hAnsi="Times New Roman" w:eastAsia="宋体"/>
          <w:b w:val="0"/>
          <w:i w:val="0"/>
          <w:color w:val="000000"/>
          <w:sz w:val="20"/>
        </w:rPr>
        <w:t xml:space="preserve">[115] Froman, D.P.; Pizzari, T.; Feltmann, A.J.; Castillo-Juarez, H.; Birkhead, T.R. Sperm mobility: mechanisms of fertilizing efficiency, genetic variation and phenotypic relationship with male status in the domestic fowl, Gallus gallus domesticus. Proceedings of the Royal Society of London. Series B: Biological Sciences 2002, 269, 607–612. DOI: 10.1098/rspb.2001.1925.</w:t>
      </w:r>
    </w:p>
    <w:p>
      <w:pPr>
        <w:keepLines/>
        <w:spacing w:line="269" w:lineRule="auto" w:after="100"/>
        <w:ind w:hanging="340" w:left="340"/>
      </w:pPr>
      <w:r>
        <w:rPr>
          <w:rFonts w:ascii="Times New Roman" w:hAnsi="Times New Roman" w:eastAsia="宋体"/>
          <w:b w:val="0"/>
          <w:i w:val="0"/>
          <w:color w:val="000000"/>
          <w:sz w:val="20"/>
        </w:rPr>
        <w:t xml:space="preserve">[116] Ma, C.; Liebing, A.D.; Kleinau, G.; Kamprad, A.; Calabrese, L.; Szczepek, M.; Li, Z.; Larsson, M.; Scheerer, P.; Stäubert, C.; et al. Ultrarapid MC1R protein and associated plumage color evolution in the domestic chicken. Proceedings of the National Academy of Sciences of the United States of America 2026, 123, e2605288123. DOI: 10.1073/pnas.2605288123.</w:t>
      </w:r>
    </w:p>
    <w:p>
      <w:pPr>
        <w:keepLines/>
        <w:spacing w:line="269" w:lineRule="auto" w:after="100"/>
        <w:ind w:hanging="340" w:left="340"/>
      </w:pPr>
      <w:r>
        <w:rPr>
          <w:rFonts w:ascii="Times New Roman" w:hAnsi="Times New Roman" w:eastAsia="宋体"/>
          <w:b w:val="0"/>
          <w:i w:val="0"/>
          <w:color w:val="000000"/>
          <w:sz w:val="20"/>
        </w:rPr>
        <w:t xml:space="preserve">[117] Li, J.; Lee, M.O.; Chen, J.; Davis, B.W.; Dorshorst, B.J.; Siegel, P.B.; Inaba, M.; Jiang, T.X.; Chuong, C.M.; Andersson, L. Cis-acting mutation affecting GJA5 transcription is underlying the Melanotic within-feather pigmentation pattern in chickens. Proceedings of the National Academy of Sciences of the United States of America 2021, 118, e2109363118. DOI: 10.1073/pnas.2109363118.</w:t>
      </w:r>
    </w:p>
    <w:p>
      <w:pPr>
        <w:keepLines/>
        <w:spacing w:line="269" w:lineRule="auto" w:after="100"/>
        <w:ind w:hanging="340" w:left="340"/>
      </w:pPr>
      <w:r>
        <w:rPr>
          <w:rFonts w:ascii="Times New Roman" w:hAnsi="Times New Roman" w:eastAsia="宋体"/>
          <w:b w:val="0"/>
          <w:i w:val="0"/>
          <w:color w:val="000000"/>
          <w:sz w:val="20"/>
        </w:rPr>
        <w:t xml:space="preserve">[118] Dorshorst, B.; Molin, A.M.; Rubin, C.J.; Johansson, A.M.; Strömstedt, L.; Pham, M.H.; Chen, C.F.; Hallböök, F.; Ashwell, C.; Andersson, L. A Complex Genomic Rearrangement Involving the Endothelin 3 Locus Causes Dermal Hyperpigmentation in the Chicken. PLOS Genetics 2011, 7, e1002412. DOI: 10.1371/journal.pgen.1002412.</w:t>
      </w:r>
    </w:p>
    <w:p>
      <w:pPr>
        <w:keepLines/>
        <w:spacing w:line="269" w:lineRule="auto" w:after="100"/>
        <w:ind w:hanging="340" w:left="340"/>
      </w:pPr>
      <w:r>
        <w:rPr>
          <w:rFonts w:ascii="Times New Roman" w:hAnsi="Times New Roman" w:eastAsia="宋体"/>
          <w:b w:val="0"/>
          <w:i w:val="0"/>
          <w:color w:val="000000"/>
          <w:sz w:val="20"/>
        </w:rPr>
        <w:t xml:space="preserve">[119] Feng, C.; Gao, Y.; Dorshorst, B.; Song, C.; Gu, X.; Li, Q.; Li, J.; Liu, T.; Rubin, C.J.; Zhao, Y.; et al. A cis-Regulatory Mutation of PDSS2 Causes Silky-Feather in Chickens. PLOS Genetics 2014, 10, e1004576. DOI: 10.1371/journal.pgen.1004576.</w:t>
      </w:r>
    </w:p>
    <w:p>
      <w:pPr>
        <w:keepLines/>
        <w:spacing w:line="269" w:lineRule="auto" w:after="100"/>
        <w:ind w:hanging="340" w:left="340"/>
      </w:pPr>
      <w:r>
        <w:rPr>
          <w:rFonts w:ascii="Times New Roman" w:hAnsi="Times New Roman" w:eastAsia="宋体"/>
          <w:b w:val="0"/>
          <w:i w:val="0"/>
          <w:color w:val="000000"/>
          <w:sz w:val="20"/>
        </w:rPr>
        <w:t xml:space="preserve">[120] Ng, C.S.; Wu, P.; Foley, J.; Foley, A.; McDonald, M.L.; Juan, W.T.; Huang, C.J.; Lai, Y.T.; Lo, W.S.; Chen, C.F.; et al. The Chicken Frizzle Feather Is Due to an α-Keratin (KRT75) Mutation That Causes a Defective Rachis. PLOS Genetics 2012, 8, e1002748. DOI: 10.1371/journal.pgen.1002748.</w:t>
      </w:r>
    </w:p>
    <w:p>
      <w:pPr>
        <w:keepLines/>
        <w:spacing w:line="269" w:lineRule="auto" w:after="100"/>
        <w:ind w:hanging="340" w:left="340"/>
      </w:pPr>
      <w:r>
        <w:rPr>
          <w:rFonts w:ascii="Times New Roman" w:hAnsi="Times New Roman" w:eastAsia="宋体"/>
          <w:b w:val="0"/>
          <w:i w:val="0"/>
          <w:color w:val="000000"/>
          <w:sz w:val="20"/>
        </w:rPr>
        <w:t xml:space="preserve">[121] Dong, J.; He, C.; Wang, Z.; Li, Y.; Li, S.; Tao, L.; Chen, J.; Li, D.; Yang, F.; Li, N.; et al. A novel deletion in KRT75L4 mediates the frizzle trait in a Chinese indigenous chicken. Genetics Selection Evolution 2018, 50, 68. DOI: 10.1186/s12711-018-0441-7.</w:t>
      </w:r>
    </w:p>
    <w:p>
      <w:pPr>
        <w:keepLines/>
        <w:spacing w:line="269" w:lineRule="auto" w:after="100"/>
        <w:ind w:hanging="340" w:left="340"/>
      </w:pPr>
      <w:r>
        <w:rPr>
          <w:rFonts w:ascii="Times New Roman" w:hAnsi="Times New Roman" w:eastAsia="宋体"/>
          <w:b w:val="0"/>
          <w:i w:val="0"/>
          <w:color w:val="000000"/>
          <w:sz w:val="20"/>
        </w:rPr>
        <w:t xml:space="preserve">[122] Li, J.; Lee, M.O.; Davis, B.W.; Wu, P.; Hsieh Li, S.M.; Chuong, C.M.; Andersson, L. The crest phenotype in domestic chicken is caused by a 19</w:t>
      </w:r>
      <w:r>
        <w:rPr>
          <w:rFonts w:ascii="Times New Roman" w:hAnsi="Times New Roman" w:eastAsia="宋体"/>
          <w:b w:val="0"/>
          <w:color w:val="000000"/>
          <w:sz w:val="20"/>
        </w:rPr>
        <w:t xml:space="preserve">7</w:t>
      </w:r>
      <w:r>
        <w:rPr>
          <w:rFonts w:ascii="Times New Roman" w:hAnsi="Times New Roman" w:eastAsia="宋体"/>
          <w:b w:val="0"/>
          <w:i w:val="0"/>
          <w:color w:val="000000"/>
          <w:sz w:val="20"/>
        </w:rPr>
        <w:t xml:space="preserve"> bp duplication in the intron of HOXC10. G3: Genes, Genomes, Genetics 2021, 11, jkaa048. DOI: 10.1093/g3journal/jkaa048.</w:t>
      </w:r>
    </w:p>
    <w:p>
      <w:pPr>
        <w:keepLines/>
        <w:spacing w:line="269" w:lineRule="auto" w:after="100"/>
        <w:ind w:hanging="340" w:left="340"/>
      </w:pPr>
      <w:r>
        <w:rPr>
          <w:rFonts w:ascii="Times New Roman" w:hAnsi="Times New Roman" w:eastAsia="宋体"/>
          <w:b w:val="0"/>
          <w:i w:val="0"/>
          <w:color w:val="000000"/>
          <w:sz w:val="20"/>
        </w:rPr>
        <w:t xml:space="preserve">[123] Li, J.; Lee, M.; Davis, B.W.; Lamichhaney, S.; Dorshorst, B.J.; Siegel, P.B.; Andersson, L. Mutations Upstream of the TBX5 and PITX1 Transcription Factor Genes Are Associated with Feathered Legs in the Domestic Chicken. Molecular Biology and Evolution 2020, 37, 2477–2486. DOI: 10.1093/molbev/msaa093.</w:t>
      </w:r>
    </w:p>
    <w:p>
      <w:pPr>
        <w:keepLines/>
        <w:spacing w:line="269" w:lineRule="auto" w:after="100"/>
        <w:ind w:hanging="340" w:left="340"/>
      </w:pPr>
      <w:r>
        <w:rPr>
          <w:rFonts w:ascii="Times New Roman" w:hAnsi="Times New Roman" w:eastAsia="宋体"/>
          <w:b w:val="0"/>
          <w:i w:val="0"/>
          <w:color w:val="000000"/>
          <w:sz w:val="20"/>
        </w:rPr>
        <w:t xml:space="preserve">[124] Wright, D.; Boije, H.; Meadows, J.R.S.; Bed'hom, B.; Gourichon, D.; Vieaud, A.; Tixier-Boichard, M.; Rubin, C.J.; Imsland, F.; Hallböök, F.; et al. Copy Number Variation in Intron 1 of SOX5 Causes the Pea-comb Phenotype in Chickens. PLOS Genetics 2009, 5, e1000512. DOI: 10.1371/journal.pgen.1000512.</w:t>
      </w:r>
    </w:p>
    <w:p>
      <w:pPr>
        <w:keepLines/>
        <w:spacing w:line="269" w:lineRule="auto" w:after="100"/>
        <w:ind w:hanging="340" w:left="340"/>
      </w:pPr>
      <w:r>
        <w:rPr>
          <w:rFonts w:ascii="Times New Roman" w:hAnsi="Times New Roman" w:eastAsia="宋体"/>
          <w:b w:val="0"/>
          <w:i w:val="0"/>
          <w:color w:val="000000"/>
          <w:sz w:val="20"/>
        </w:rPr>
        <w:t xml:space="preserve">[125] Imsland, F.; Feng, C.; Boije, H.; Bed'hom, B.; Fillon, V.; Dorshorst, B.; Rubin, C.J.; Liu, R.; Gao, Y.; Gu, X.; et al. The Rose-comb Mutation in Chickens Constitutes a Structural Rearrangement Causing Both Altered Comb Morphology and Defective Sperm Motility. PLOS Genetics 2012, 8, e1002775. DOI: 10.1371/journal.pgen.1002775.</w:t>
      </w:r>
    </w:p>
    <w:p>
      <w:pPr>
        <w:keepLines/>
        <w:spacing w:line="269" w:lineRule="auto" w:after="100"/>
        <w:ind w:hanging="340" w:left="340"/>
      </w:pPr>
      <w:r>
        <w:rPr>
          <w:rFonts w:ascii="Times New Roman" w:hAnsi="Times New Roman" w:eastAsia="宋体"/>
          <w:b w:val="0"/>
          <w:i w:val="0"/>
          <w:color w:val="000000"/>
          <w:sz w:val="20"/>
        </w:rPr>
        <w:t xml:space="preserve">[126] Ma, C.; Andersson, L. Population genomic analysis identifies the complex structural variation at the fibromelanosis (FM) locus in chicken. Scientific Reports 2025, 15, 9239. DOI: 10.1038/s41598-025-94250-4.</w:t>
      </w:r>
    </w:p>
    <w:p>
      <w:pPr>
        <w:keepLines/>
        <w:spacing w:line="269" w:lineRule="auto" w:after="100"/>
        <w:ind w:hanging="340" w:left="340"/>
      </w:pPr>
      <w:r>
        <w:rPr>
          <w:rFonts w:ascii="Times New Roman" w:hAnsi="Times New Roman" w:eastAsia="宋体"/>
          <w:b w:val="0"/>
          <w:i w:val="0"/>
          <w:color w:val="000000"/>
          <w:sz w:val="20"/>
        </w:rPr>
        <w:t xml:space="preserve">[127] Endo, H.; Tsunekawa, N.; Kudo, K.; Oshida, T.; Motokawa, M.; Sonoe, M.; Wanghongsa, S.; Tirawattanawanich, C.; Phimphachanhvongsod, V.; Sasaki, T.; et al. Comparative morphological study of skeletal muscle weight among the red jungle fowl (Gallus gallus) and various fowl breeds (Gallus domesticus). Journal of Experimental Zoology Part B: Molecular and Developmental Evolution 2022, 338, 542–551. DOI: 10.1002/jez.b.23111.</w:t>
      </w:r>
    </w:p>
    <w:p>
      <w:pPr>
        <w:keepLines/>
        <w:spacing w:line="269" w:lineRule="auto" w:after="100"/>
        <w:ind w:hanging="340" w:left="340"/>
      </w:pPr>
      <w:r>
        <w:rPr>
          <w:rFonts w:ascii="Times New Roman" w:hAnsi="Times New Roman" w:eastAsia="宋体"/>
          <w:b w:val="0"/>
          <w:i w:val="0"/>
          <w:color w:val="000000"/>
          <w:sz w:val="20"/>
        </w:rPr>
        <w:t xml:space="preserve">[128] Bendesky, A.; Brew, J.; Francis, K.X.; Tello Corbetto, E.F.; González Ariza, A.; Nogales Baena, S.; Shimmura, T. The main genetic locus associated with the evolution of gamecocks is centered on ISPD. G3: Genes, Genomes, Genetics 2024, 14, jkad267. DOI: 10.1093/g3journal/jkad267.</w:t>
      </w:r>
    </w:p>
    <w:p>
      <w:pPr>
        <w:keepLines/>
        <w:spacing w:line="269" w:lineRule="auto" w:after="100"/>
        <w:ind w:hanging="340" w:left="340"/>
      </w:pPr>
      <w:r>
        <w:rPr>
          <w:rFonts w:ascii="Times New Roman" w:hAnsi="Times New Roman" w:eastAsia="宋体"/>
          <w:b w:val="0"/>
          <w:i w:val="0"/>
          <w:color w:val="000000"/>
          <w:sz w:val="20"/>
        </w:rPr>
        <w:t xml:space="preserve">[129] Guo, L.; Zhang, S.; Xu, Y.; Huang, Y.; Luo, W.; Wen, Q.; Liu, G.; Huang, W.; Xu, H.; Chen, B.; et al. A missense mutation in ISPD contributes to maintain muscle fiber stability. Poultry Science 2022, 101, 102143. DOI: 10.1016/j.psj.2022.102143.</w:t>
      </w:r>
    </w:p>
    <w:p>
      <w:pPr>
        <w:keepLines/>
        <w:spacing w:line="269" w:lineRule="auto" w:after="100"/>
        <w:ind w:hanging="340" w:left="340"/>
      </w:pPr>
      <w:r>
        <w:rPr>
          <w:rFonts w:ascii="Times New Roman" w:hAnsi="Times New Roman" w:eastAsia="宋体"/>
          <w:b w:val="0"/>
          <w:i w:val="0"/>
          <w:color w:val="000000"/>
          <w:sz w:val="20"/>
        </w:rPr>
        <w:t xml:space="preserve">[130] Shimmura, T.; Kurachi, T.; Matsuda, Y.; Rafati, N.; Shimura, K.; Goto, T.; Kawakami, S.I.; Maeda, R.; Yamada, Y.; Pettersson, M.E.; et al. Genomic and neurobiological bases of variation in fighting strategies in gamecocks. Molecular Biology and Evolution 2026, 43, msag007. DOI: 10.1093/molbev/msag007.</w:t>
      </w:r>
    </w:p>
    <w:p>
      <w:pPr>
        <w:keepLines/>
        <w:spacing w:line="269" w:lineRule="auto" w:after="100"/>
        <w:ind w:hanging="340" w:left="340"/>
      </w:pPr>
      <w:r>
        <w:rPr>
          <w:rFonts w:ascii="Times New Roman" w:hAnsi="Times New Roman" w:eastAsia="宋体"/>
          <w:b w:val="0"/>
          <w:i w:val="0"/>
          <w:color w:val="000000"/>
          <w:sz w:val="20"/>
        </w:rPr>
        <w:t xml:space="preserve">[131] Berthouly, C.; Leroy, G.; Van, T.N.; Thanh, H.H.; Bed'Hom, B.; Nguyen, B.T.; Vu, C.C.; Monicat, F.; Tixier-Boichard, M.; Verrier, E.; et al. Genetic analysis of local Vietnamese chickens provides evidence of gene flow from wild to domestic populations. BMC Genetics 2009, 10, 1. DOI: 10.1186/1471-2156-10-1.</w:t>
      </w:r>
    </w:p>
    <w:p>
      <w:pPr>
        <w:keepLines/>
        <w:spacing w:line="269" w:lineRule="auto" w:after="100"/>
        <w:ind w:hanging="340" w:left="340"/>
      </w:pPr>
      <w:r>
        <w:rPr>
          <w:rFonts w:ascii="Times New Roman" w:hAnsi="Times New Roman" w:eastAsia="宋体"/>
          <w:b w:val="0"/>
          <w:i w:val="0"/>
          <w:color w:val="000000"/>
          <w:sz w:val="20"/>
        </w:rPr>
        <w:t xml:space="preserve">[132] Wu, M.Y.; Low, G.W.; Forcina, G.; van Grouw, H.; Lee, B.P.Y.; Oh, R.R.Y.; Rheindt, F.E. Historic and modern genomes unveil a domestic introgression gradient in a wild red junglefowl population. Evolutionary Applications 2020, 13, 2300–2315. DOI: 10.1111/eva.13023.</w:t>
      </w:r>
    </w:p>
    <w:p>
      <w:pPr>
        <w:keepLines/>
        <w:spacing w:line="269" w:lineRule="auto" w:after="100"/>
        <w:ind w:hanging="340" w:left="340"/>
      </w:pPr>
      <w:r>
        <w:rPr>
          <w:rFonts w:ascii="Times New Roman" w:hAnsi="Times New Roman" w:eastAsia="宋体"/>
          <w:b w:val="0"/>
          <w:i w:val="0"/>
          <w:color w:val="000000"/>
          <w:sz w:val="20"/>
        </w:rPr>
        <w:t xml:space="preserve">[133] Tiley, G.P.; Pandey, A.; Kimball, R.T.; Braun, E.L.; Burleigh, J.G. Whole genome phylogeny of Gallus: introgression and data-type effects. Avian Research 2020, 11, 7. DOI: 10.1186/s40657-020-00194-w.</w:t>
      </w:r>
    </w:p>
    <w:p>
      <w:pPr>
        <w:keepLines/>
        <w:spacing w:line="269" w:lineRule="auto" w:after="100"/>
        <w:ind w:hanging="340" w:left="340"/>
      </w:pPr>
      <w:r>
        <w:rPr>
          <w:rFonts w:ascii="Times New Roman" w:hAnsi="Times New Roman" w:eastAsia="宋体"/>
          <w:b w:val="0"/>
          <w:i w:val="0"/>
          <w:color w:val="000000"/>
          <w:sz w:val="20"/>
        </w:rPr>
        <w:t xml:space="preserve">[134] Mariadassou, M.; Suez, M.; Sathyakumar, S.; Vignal, A.; Arca, M.; Nicolas, P.; Faraut, T.; Esquerré, D.; Nishibori, M.; Vieaud, A.; et al. Unraveling the history of the genus Gallus through whole genome sequencing. Molecular Phylogenetics and Evolution 2021, 158, 107044. DOI: 10.1016/j.ympev.2020.107044.</w:t>
      </w:r>
    </w:p>
    <w:p>
      <w:pPr>
        <w:keepLines/>
        <w:spacing w:line="269" w:lineRule="auto" w:after="100"/>
        <w:ind w:hanging="340" w:left="340"/>
      </w:pPr>
      <w:r>
        <w:rPr>
          <w:rFonts w:ascii="Times New Roman" w:hAnsi="Times New Roman" w:eastAsia="宋体"/>
          <w:b w:val="0"/>
          <w:i w:val="0"/>
          <w:color w:val="000000"/>
          <w:sz w:val="20"/>
        </w:rPr>
        <w:t xml:space="preserve">[135] Brisbin, I.L.; Peterson, A.T. Playing chicken with red junglefowl: identifying phenotypic markers of genetic purity in Gallus gallus. Animal Conservation 2007, 10, 429–435. DOI: 10.1111/j.1469-1795.2007.00112.x.</w:t>
      </w:r>
    </w:p>
    <w:p>
      <w:pPr>
        <w:keepLines/>
        <w:spacing w:line="269" w:lineRule="auto" w:after="100"/>
        <w:ind w:hanging="340" w:left="340"/>
      </w:pPr>
      <w:r>
        <w:rPr>
          <w:rFonts w:ascii="Times New Roman" w:hAnsi="Times New Roman" w:eastAsia="宋体"/>
          <w:b w:val="0"/>
          <w:i w:val="0"/>
          <w:color w:val="000000"/>
          <w:sz w:val="20"/>
        </w:rPr>
        <w:t xml:space="preserve">[136] Compendio, J.D.Z.; Mantana, J.M.N.P.; Nishibori, M. Analysis of the mtDNA D-loop Region Casts New Light on Philippine Red Junglefowl Phylogeny and Relationships to Other Junglefowl Species in Asia. The Journal of Poultry Science 2022, 59, 305–315. DOI: 10.2141/jpsa.0210140.</w:t>
      </w:r>
    </w:p>
    <w:p>
      <w:pPr>
        <w:keepLines/>
        <w:spacing w:line="269" w:lineRule="auto" w:after="100"/>
        <w:ind w:hanging="340" w:left="340"/>
      </w:pPr>
      <w:r>
        <w:rPr>
          <w:rFonts w:ascii="Times New Roman" w:hAnsi="Times New Roman" w:eastAsia="宋体"/>
          <w:b w:val="0"/>
          <w:i w:val="0"/>
          <w:color w:val="000000"/>
          <w:sz w:val="20"/>
        </w:rPr>
        <w:t xml:space="preserve">[137] Xu, D.; Zhu, W.; Wu, Y.; Wei, S.; Shu, G.; Tian, Y.; Du, X.; Tang, J.; Feng, Y.; Wu, G.; et al. Whole-genome sequencing revealed genetic diversity, structure and patterns of selection in Guizhou indigenous chickens. BMC Genomics 2023, 24, 570. DOI: 10.1186/s12864-023-09621-w.</w:t>
      </w:r>
    </w:p>
    <w:p>
      <w:pPr>
        <w:keepLines/>
        <w:spacing w:line="269" w:lineRule="auto" w:after="100"/>
        <w:ind w:hanging="340" w:left="340"/>
      </w:pPr>
      <w:r>
        <w:rPr>
          <w:rFonts w:ascii="Times New Roman" w:hAnsi="Times New Roman" w:eastAsia="宋体"/>
          <w:b w:val="0"/>
          <w:i w:val="0"/>
          <w:color w:val="000000"/>
          <w:sz w:val="20"/>
        </w:rPr>
        <w:t xml:space="preserve">[138] Matsuda, Y.; Eda, M.; Ito, S.; Shimmura, T. Genomic origin and consequence of captive red junglefowl in zoological parks. BMC Genomics 2025, 26, 1138. DOI: 10.1186/s12864-025-12366-3.</w:t>
      </w:r>
    </w:p>
    <w:p>
      <w:pPr>
        <w:keepLines/>
        <w:spacing w:line="269" w:lineRule="auto" w:after="100"/>
        <w:ind w:hanging="340" w:left="340"/>
      </w:pPr>
      <w:r>
        <w:rPr>
          <w:rFonts w:ascii="Times New Roman" w:hAnsi="Times New Roman" w:eastAsia="宋体"/>
          <w:b w:val="0"/>
          <w:i w:val="0"/>
          <w:color w:val="000000"/>
          <w:sz w:val="20"/>
        </w:rPr>
        <w:t xml:space="preserve">[139] Dana, N.; Megens, H.J.; Crooijmans, R.P.; Hanotte, O.; Mwacharo, J.; Groenen, M.A.; van Arendonk, J.A. East Asian contributions to Dutch traditional and western commercial chickens inferred from mtDNA analysis. Animal Genetics 2011, 42, 125–133. DOI: 10.1111/j.1365-2052.2010.02134.x.</w:t>
      </w:r>
    </w:p>
    <w:p>
      <w:pPr>
        <w:keepLines/>
        <w:spacing w:line="269" w:lineRule="auto" w:after="100"/>
        <w:ind w:hanging="340" w:left="340"/>
      </w:pPr>
      <w:r>
        <w:rPr>
          <w:rFonts w:ascii="Times New Roman" w:hAnsi="Times New Roman" w:eastAsia="宋体"/>
          <w:b w:val="0"/>
          <w:i w:val="0"/>
          <w:color w:val="000000"/>
          <w:sz w:val="20"/>
        </w:rPr>
        <w:t xml:space="preserve">[140] Guo, Y.; Ou, J.H.; Zan, Y.; Wang, Y.; Li, H.; Zhu, C.; Chen, K.; Zhou, X.; Hu, X.; Carlborg, Ö. Researching on the fine structure and admixture of the worldwide chicken population reveal connections between populations and important events in breeding history. Evolutionary Applications 2022, 15, 553–564. DOI: 10.1111/eva.13241.</w:t>
      </w:r>
    </w:p>
    <w:p>
      <w:pPr>
        <w:keepLines/>
        <w:spacing w:line="269" w:lineRule="auto" w:after="100"/>
        <w:ind w:hanging="340" w:left="340"/>
      </w:pPr>
      <w:r>
        <w:rPr>
          <w:rFonts w:ascii="Times New Roman" w:hAnsi="Times New Roman" w:eastAsia="宋体"/>
          <w:b w:val="0"/>
          <w:i w:val="0"/>
          <w:color w:val="000000"/>
          <w:sz w:val="20"/>
        </w:rPr>
        <w:t xml:space="preserve">[141] Ren, X.; Zhao, X.; Li, H.; Wang, H.; Cheng, X.; Wang, G.; Li, X.; Qu, L. The origin patterns, admixture, and selection signatures of the global gamecock populations. Poultry Science 2025, 104, 105738. DOI: 10.1016/j.psj.2025.105738.</w:t>
      </w:r>
    </w:p>
    <w:p>
      <w:pPr>
        <w:keepLines/>
        <w:spacing w:line="269" w:lineRule="auto" w:after="100"/>
        <w:ind w:hanging="340" w:left="340"/>
      </w:pPr>
      <w:r>
        <w:rPr>
          <w:rFonts w:ascii="Times New Roman" w:hAnsi="Times New Roman" w:eastAsia="宋体"/>
          <w:b w:val="0"/>
          <w:i w:val="0"/>
          <w:color w:val="000000"/>
          <w:sz w:val="20"/>
        </w:rPr>
        <w:t xml:space="preserve">[142] Qi, L.; Xiao, L.; Fu, R.; Nie, Q.; Zhang, X.; Luo, W. Genetic characteristics and selection signatures between Southern Chinese local and commercial chickens. Poultry Science 2024, 103, 103863. DOI: 10.1016/j.psj.2024.103863.</w:t>
      </w:r>
    </w:p>
    <w:p>
      <w:pPr>
        <w:keepLines/>
        <w:spacing w:line="269" w:lineRule="auto" w:after="100"/>
        <w:ind w:hanging="340" w:left="340"/>
      </w:pPr>
      <w:r>
        <w:rPr>
          <w:rFonts w:ascii="Times New Roman" w:hAnsi="Times New Roman" w:eastAsia="宋体"/>
          <w:b w:val="0"/>
          <w:i w:val="0"/>
          <w:color w:val="000000"/>
          <w:sz w:val="20"/>
        </w:rPr>
        <w:t xml:space="preserve">[143] Huang, X.; Zhang, J.; He, D.; Zhang, X.; Zhong, F.; Li, W.; Zheng, Q.; Chen, J.; Du, B. Genetic diversity and population structure of indigenous chicken breeds in South China. Frontiers of Agricultural Science and Engineering 2016, 3, 97–101. DOI: 10.15302/j-fase-2016102.</w:t>
      </w:r>
    </w:p>
    <w:p>
      <w:pPr>
        <w:keepLines/>
        <w:spacing w:line="269" w:lineRule="auto" w:after="100"/>
        <w:ind w:hanging="340" w:left="340"/>
      </w:pPr>
      <w:r>
        <w:rPr>
          <w:rFonts w:ascii="Times New Roman" w:hAnsi="Times New Roman" w:eastAsia="宋体"/>
          <w:b w:val="0"/>
          <w:i w:val="0"/>
          <w:color w:val="000000"/>
          <w:sz w:val="20"/>
        </w:rPr>
        <w:t xml:space="preserve">[144] Nie, C.; Almeida, P.; Jia, Y.; Bao, H.; Ning, Z.; Qu, L. Genome-Wide Single-Nucleotide Polymorphism Data Unveil Admixture of Chinese Indigenous Chicken Breeds with Commercial Breeds. Genome Biology and Evolution 2019, 11, 1847–1856. DOI: 10.1093/gbe/evz128.</w:t>
      </w:r>
    </w:p>
    <w:p>
      <w:pPr>
        <w:keepLines/>
        <w:spacing w:line="269" w:lineRule="auto" w:after="100"/>
        <w:ind w:hanging="340" w:left="340"/>
      </w:pPr>
      <w:r>
        <w:rPr>
          <w:rFonts w:ascii="Times New Roman" w:hAnsi="Times New Roman" w:eastAsia="宋体"/>
          <w:b w:val="0"/>
          <w:i w:val="0"/>
          <w:color w:val="000000"/>
          <w:sz w:val="20"/>
        </w:rPr>
        <w:t xml:space="preserve">[145] Chen, L.; Wang, X.; Cheng, D.; Chen, K.; Fan, Y.; Wu, G.; You, J.; Liu, S.; Mao, H.; Ren, J. Population genetic analyses of seven Chinese indigenous chicken breeds in a context of global breeds. Animal Genetics 2019, 50, 82–86. DOI: 10.1111/age.12732.</w:t>
      </w:r>
    </w:p>
    <w:p>
      <w:pPr>
        <w:keepLines/>
        <w:spacing w:line="269" w:lineRule="auto" w:after="100"/>
        <w:ind w:hanging="340" w:left="340"/>
      </w:pPr>
      <w:r>
        <w:rPr>
          <w:rFonts w:ascii="Times New Roman" w:hAnsi="Times New Roman" w:eastAsia="宋体"/>
          <w:b w:val="0"/>
          <w:i w:val="0"/>
          <w:color w:val="000000"/>
          <w:sz w:val="20"/>
        </w:rPr>
        <w:t xml:space="preserve">[146] Gu, L.; Peng, C.; Chen, A.; Chen, K.; Zheng, X.; Yu, D.; Wang, Z.; Fang, L.; Liu, G.E.; Zhao, P. Haplotype-resolved genome and pan-genome graphs reveal the impacts of structural variation on functional genome and feather colors in chickens. iMetaOmics 2025, 2, e70027. DOI: 10.1002/imo2.70027.</w:t>
      </w:r>
    </w:p>
    <w:p>
      <w:pPr>
        <w:keepLines/>
        <w:spacing w:line="269" w:lineRule="auto" w:after="100"/>
        <w:ind w:hanging="340" w:left="340"/>
      </w:pPr>
      <w:r>
        <w:rPr>
          <w:rFonts w:ascii="Times New Roman" w:hAnsi="Times New Roman" w:eastAsia="宋体"/>
          <w:b w:val="0"/>
          <w:i w:val="0"/>
          <w:color w:val="000000"/>
          <w:sz w:val="20"/>
        </w:rPr>
        <w:t xml:space="preserve">[147] Wang, H.; Liu, T.; Wang, G.; Zhao, X.; Wang, C.; Li, F.; Muhatai, G.; Qu, L. Research on the Historical Dynamics of Baicheng Oil Chicken Populations. Animals 2025, 15, 1952. DOI: 10.3390/ani15131952.</w:t>
      </w:r>
    </w:p>
    <w:p>
      <w:pPr>
        <w:keepLines/>
        <w:spacing w:line="269" w:lineRule="auto" w:after="100"/>
        <w:ind w:hanging="340" w:left="340"/>
      </w:pPr>
      <w:r>
        <w:rPr>
          <w:rFonts w:ascii="Times New Roman" w:hAnsi="Times New Roman" w:eastAsia="宋体"/>
          <w:b w:val="0"/>
          <w:i w:val="0"/>
          <w:color w:val="000000"/>
          <w:sz w:val="20"/>
        </w:rPr>
        <w:t xml:space="preserve">[148] Leroy, G.; Kayang, B.B.; Youssao, I.A.; Yapi-Gnaoré, C.V.; Osei-Amponsah, R.; Loukou, N.E.; Fotsa, J.C.; Benabdeljelil, K.; Bed'hom, B.; Tixier-Boichard, M.; et al. Gene diversity, agroecological structure and introgression patterns among village chicken populations across North, West and Central Africa. BMC Genetics 2012, 13, 34. DOI: 10.1186/1471-2156-13-34.</w:t>
      </w:r>
    </w:p>
    <w:p>
      <w:pPr>
        <w:keepLines/>
        <w:spacing w:line="269" w:lineRule="auto" w:after="100"/>
        <w:ind w:hanging="340" w:left="340"/>
      </w:pPr>
      <w:r>
        <w:rPr>
          <w:rFonts w:ascii="Times New Roman" w:hAnsi="Times New Roman" w:eastAsia="宋体"/>
          <w:b w:val="0"/>
          <w:i w:val="0"/>
          <w:color w:val="000000"/>
          <w:sz w:val="20"/>
        </w:rPr>
        <w:t xml:space="preserve">[149] Mahammi, F.Z.; Gaouar, S.B.; Laloë, D.; Faugeras, R.; Tabet-Aoul, N.; Rognon, X.; Tixier-Boichard, M.; Saidi-Mehtar, N. A molecular analysis of the patterns of genetic diversity in local chickens from western Algeria in comparison with commercial lines and wild jungle fowls. Journal of Animal Breeding and Genetics 2016, 133, 59–70. DOI: 10.1111/jbg.12151.</w:t>
      </w:r>
    </w:p>
    <w:p>
      <w:pPr>
        <w:keepLines/>
        <w:spacing w:line="269" w:lineRule="auto" w:after="100"/>
        <w:ind w:hanging="340" w:left="340"/>
      </w:pPr>
      <w:r>
        <w:rPr>
          <w:rFonts w:ascii="Times New Roman" w:hAnsi="Times New Roman" w:eastAsia="宋体"/>
          <w:b w:val="0"/>
          <w:i w:val="0"/>
          <w:color w:val="000000"/>
          <w:sz w:val="20"/>
        </w:rPr>
        <w:t xml:space="preserve">[150] Mwacharo, J.M.; Nomura, K.; Hanada, H.; Han, J.L.; Amano, T.; Hanotte, O. Reconstructing the origin and dispersal patterns of village chickens across East Africa: insights from autosomal markers. Molecular Ecology 2013, 22, 2683–2697. DOI: 10.1111/mec.12294.</w:t>
      </w:r>
    </w:p>
    <w:p>
      <w:pPr>
        <w:keepLines/>
        <w:spacing w:line="269" w:lineRule="auto" w:after="100"/>
        <w:ind w:hanging="340" w:left="340"/>
      </w:pPr>
      <w:r>
        <w:rPr>
          <w:rFonts w:ascii="Times New Roman" w:hAnsi="Times New Roman" w:eastAsia="宋体"/>
          <w:b w:val="0"/>
          <w:i w:val="0"/>
          <w:color w:val="000000"/>
          <w:sz w:val="20"/>
        </w:rPr>
        <w:t xml:space="preserve">[151] Mujyambere, V.; Adomako, K.; Ntawubizi, M.; Nyinawamwiza, L.; Uwihirwe, J.; Kena, A.W. Genetic diversity and relationship of Bugesera and Rwamagana indigenous chicken populations with SASSO chickens using DArTseq SNPs. PLOS ONE 2025, 20, e0331316. DOI: 10.1371/journal.pone.0331316.</w:t>
      </w:r>
    </w:p>
    <w:p>
      <w:pPr>
        <w:keepLines/>
        <w:spacing w:line="269" w:lineRule="auto" w:after="100"/>
        <w:ind w:hanging="340" w:left="340"/>
      </w:pPr>
      <w:r>
        <w:rPr>
          <w:rFonts w:ascii="Times New Roman" w:hAnsi="Times New Roman" w:eastAsia="宋体"/>
          <w:b w:val="0"/>
          <w:i w:val="0"/>
          <w:color w:val="000000"/>
          <w:sz w:val="20"/>
        </w:rPr>
        <w:t xml:space="preserve">[152] Luzuriaga-Neira, A.; Pérez-Pardal, L.; O'Rourke, S.M.; Villacís-Rivas, G.; Cueva-Castillo, F.; Escudero-Sánchez, G.; Aguirre-Pabón, J.C.; Ulloa-Núñez, A.; Rubilar-Quezada, M.; Vallinoto, M.; et al. The Local South American Chicken Populations Are a Melting-Pot of Genomic Diversity. Frontiers in Genetics 2019, 10, 1172. DOI: 10.3389/fgene.2019.01172.</w:t>
      </w:r>
    </w:p>
    <w:p>
      <w:pPr>
        <w:keepLines/>
        <w:spacing w:line="269" w:lineRule="auto" w:after="100"/>
        <w:ind w:hanging="340" w:left="340"/>
      </w:pPr>
      <w:r>
        <w:rPr>
          <w:rFonts w:ascii="Times New Roman" w:hAnsi="Times New Roman" w:eastAsia="宋体"/>
          <w:b w:val="0"/>
          <w:i w:val="0"/>
          <w:color w:val="000000"/>
          <w:sz w:val="20"/>
        </w:rPr>
        <w:t xml:space="preserve">[153] Luo, W.; Luo, C.; Wang, M.; Guo, L.; Chen, X.; Li, Z.; Zheng, M.; Folaniyi, B.S.; Luo, W.; Shu, D.; et al. Genome diversity of Chinese indigenous chicken and the selective signatures in Chinese gamecock chicken. Scientific Reports 2020, 10, 14532. DOI: 10.1038/s41598-020-71421-z.</w:t>
      </w:r>
    </w:p>
    <w:p>
      <w:pPr>
        <w:keepLines/>
        <w:spacing w:line="269" w:lineRule="auto" w:after="100"/>
        <w:ind w:hanging="340" w:left="340"/>
      </w:pPr>
      <w:r>
        <w:rPr>
          <w:rFonts w:ascii="Times New Roman" w:hAnsi="Times New Roman" w:eastAsia="宋体"/>
          <w:b w:val="0"/>
          <w:i w:val="0"/>
          <w:color w:val="000000"/>
          <w:sz w:val="20"/>
        </w:rPr>
        <w:t xml:space="preserve">[154] Gering, E.; Johnsson, M.; Willis, P.; Getty, T.; Wright, D. Mixed ancestry and admixture in Kauai's feral chickens: invasion of domestic genes into ancient Red Junglefowl reservoirs. Molecular Ecology 2015, 24, 2112–2124. DOI: 10.1111/mec.13096.</w:t>
      </w:r>
    </w:p>
    <w:p>
      <w:pPr>
        <w:keepLines/>
        <w:spacing w:line="269" w:lineRule="auto" w:after="100"/>
        <w:ind w:hanging="340" w:left="340"/>
      </w:pPr>
      <w:r>
        <w:rPr>
          <w:rFonts w:ascii="Times New Roman" w:hAnsi="Times New Roman" w:eastAsia="宋体"/>
          <w:b w:val="0"/>
          <w:i w:val="0"/>
          <w:color w:val="000000"/>
          <w:sz w:val="20"/>
        </w:rPr>
        <w:t xml:space="preserve">[155] Martin Cerezo, M.L.; López, S.; van Dorp, L.; Hellenthal, G.; Johnsson, M.; Gering, E.; Henriksen, R.; Wright, D. Population structure and hybridisation in a population of Hawaiian feral chickens. Heredity 2023, 130, 154–162. DOI: 10.1038/s41437-022-00589-z.</w:t>
      </w:r>
    </w:p>
    <w:p>
      <w:pPr>
        <w:keepLines/>
        <w:spacing w:line="269" w:lineRule="auto" w:after="100"/>
        <w:ind w:hanging="340" w:left="340"/>
      </w:pPr>
      <w:r>
        <w:rPr>
          <w:rFonts w:ascii="Times New Roman" w:hAnsi="Times New Roman" w:eastAsia="宋体"/>
          <w:b w:val="0"/>
          <w:i w:val="0"/>
          <w:color w:val="000000"/>
          <w:sz w:val="20"/>
        </w:rPr>
        <w:t xml:space="preserve">[156] Johnsson, M.; Gering, E.; Willis, P.; Lopez, S.; Van Dorp, L.; Hellenthal, G.; Henriksen, R.; Friberg, U.; Wright, D. Feralisation targets different genomic loci to domestication in the chicken. Nature Communications 2016, 7, 12950. DOI: 10.1038/ncomms12950.</w:t>
      </w:r>
    </w:p>
    <w:p>
      <w:pPr>
        <w:keepLines/>
        <w:spacing w:line="269" w:lineRule="auto" w:after="100"/>
        <w:ind w:hanging="340" w:left="340"/>
      </w:pPr>
      <w:r>
        <w:rPr>
          <w:rFonts w:ascii="Times New Roman" w:hAnsi="Times New Roman" w:eastAsia="宋体"/>
          <w:b w:val="0"/>
          <w:i w:val="0"/>
          <w:color w:val="000000"/>
          <w:sz w:val="20"/>
        </w:rPr>
        <w:t xml:space="preserve">[157] Gering, E.; Johnsson, M.; Theunissen, D.; Martin Cerezo, M.L.; Steep, A.; Getty, T.; Henriksen, R.; Wright, D. Signals of selection and ancestry in independently feral Gallus gallus populations. Molecular Ecology 2024, 33, e17336. DOI: 10.1111/mec.17336.</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6" w:lineRule="auto"/>
      <w:ind w:firstLine="0"/>
      <w:outlineLvl w:val="0"/>
    </w:pPr>
    <w:rPr>
      <w:rFonts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before="0"/>
      <w:ind w:firstLine="0"/>
      <w:contextualSpacing/>
    </w:pPr>
    <w:rPr>
      <w:rFonts w:ascii="Times New Roman" w:hAnsi="Times New Roman" w:eastAsia="黑体"/>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家鸡的祖先来源</dc:title>
  <dc:subject/>
  <dc:creator/>
  <cp:keywords/>
  <dc:description/>
  <cp:lastModifiedBy/>
  <cp:revision>1</cp:revision>
  <dcterms:created xsi:type="dcterms:W3CDTF">2013-12-23T23:15:00Z</dcterms:created>
  <dcterms:modified xsi:type="dcterms:W3CDTF">2026-10-10T18:57:59Z</dcterms:modified>
  <cp:category/>
</cp:coreProperties>
</file>