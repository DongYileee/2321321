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rPr>
          <w:ins w:id="90001" w:author="Kiro" w:date="2026-10-11T00:00:00Z"/>
        </w:rPr>
      </w:pPr>
      <w:ins w:id="90002" w:author="Kiro" w:date="2026-10-11T00:00:00Z">
        <w:r>
          <w:t xml:space="preserve">摘要</w:t>
        </w:r>
      </w:ins>
    </w:p>
    <w:p>
      <w:pPr>
        <w:jc w:val="both"/>
        <w:rPr>
          <w:ins w:id="90003" w:author="Kiro" w:date="2026-10-11T00:00:00Z"/>
        </w:rPr>
      </w:pPr>
      <w:ins w:id="90004" w:author="Kiro" w:date="2026-10-11T00:00:00Z">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ins>
    </w:p>
    <w:p>
      <w:pPr>
        <w:jc w:val="both"/>
        <w:rPr>
          <w:ins w:id="90005" w:author="Kiro" w:date="2026-10-11T00:00:00Z"/>
        </w:rPr>
      </w:pPr>
      <w:ins w:id="90006" w:author="Kiro" w:date="2026-10-11T00:00:00Z">
        <w:r>
          <w:t xml:space="preserve">关键词：家鸡；驯化；红原鸡；动物考古；古DNA；基因渗入；传播</w:t>
        </w:r>
      </w:ins>
    </w:p>
    <w:p>
      <w:pPr>
        <w:pStyle w:val="Heading1"/>
        <w:rPr>
          <w:ins w:id="90007" w:author="Kiro" w:date="2026-10-11T00:00:00Z"/>
        </w:rPr>
      </w:pPr>
      <w:ins w:id="90008" w:author="Kiro" w:date="2026-10-11T00:00:00Z">
        <w:r>
          <w:t xml:space="preserve">1 引言</w:t>
        </w:r>
      </w:ins>
    </w:p>
    <w:p>
      <w:pPr>
        <w:jc w:val="both"/>
        <w:rPr>
          <w:ins w:id="90009" w:author="Kiro" w:date="2026-10-11T00:00:00Z"/>
        </w:rPr>
      </w:pPr>
      <w:ins w:id="90010" w:author="Kiro" w:date="2026-10-11T00:00:00Z">
        <w:r>
          <w:t xml:space="preserve">家鸡（</w:t>
        </w:r>
        <w:r>
          <w:rPr>
            <w:i/>
          </w:rPr>
          <w:t xml:space="preserve">Gallus gallus domesticus</w:t>
        </w:r>
        <w:r>
          <w:t xml:space="preserve">）是全球数量最多的家养动物，也是人类重要的动物蛋白来源</w:t>
        </w:r>
        <w:r>
          <w:rPr>
            <w:vertAlign w:val="superscript"/>
          </w:rPr>
          <w:t xml:space="preserve">[1,2]</w:t>
        </w:r>
        <w:r>
          <w:t xml:space="preserve">。商业生产每年饲养的家鸡超过650亿只，鸡蛋产量约8000万吨</w:t>
        </w:r>
        <w:r>
          <w:rPr>
            <w:vertAlign w:val="superscript"/>
          </w:rPr>
          <w:t xml:space="preserve">[3]</w:t>
        </w:r>
        <w:r>
          <w:t xml:space="preserve">。家鸡的分布几乎遍及所有人类社会，其用途也从展示、随葬、斗鸡到蛋肉生产各不相同。</w:t>
        </w:r>
      </w:ins>
    </w:p>
    <w:p>
      <w:pPr>
        <w:jc w:val="both"/>
        <w:rPr>
          <w:ins w:id="90011" w:author="Kiro" w:date="2026-10-11T00:00:00Z"/>
        </w:rPr>
      </w:pPr>
      <w:ins w:id="90012" w:author="Kiro" w:date="2026-10-11T00:00:00Z">
        <w:r>
          <w:t xml:space="preserve">家鸡起源问题的讨论由来已久。早期研究依据形态比较和杂交结果，一种观点认为家鸡源于红原鸡，另一种观点则认为多个原鸡物种都有贡献</w:t>
        </w:r>
        <w:r>
          <w:rPr>
            <w:vertAlign w:val="superscript"/>
          </w:rPr>
          <w:t xml:space="preserve">[4,5]</w:t>
        </w:r>
        <w:r>
          <w:t xml:space="preserve">。此后，线粒体研究先后提出了单一起源</w:t>
        </w:r>
        <w:r>
          <w:rPr>
            <w:vertAlign w:val="superscript"/>
          </w:rPr>
          <w:t xml:space="preserve">[6]</w:t>
        </w:r>
        <w:r>
          <w:t xml:space="preserve">和南亚、东南亚多地起源</w:t>
        </w:r>
        <w:r>
          <w:rPr>
            <w:vertAlign w:val="superscript"/>
          </w:rPr>
          <w:t xml:space="preserve">[7]</w:t>
        </w:r>
        <w:r>
          <w:t xml:space="preserve">的解释，古线粒体DNA研究还曾提出中国北方约1万年前驯化的解释</w:t>
        </w:r>
        <w:r>
          <w:rPr>
            <w:vertAlign w:val="superscript"/>
          </w:rPr>
          <w:t xml:space="preserve">[8]</w:t>
        </w:r>
        <w:r>
          <w:t xml:space="preserve">。近年来，全基因组研究把家鸡的主要祖源定位到红原鸡</w:t>
        </w:r>
        <w:r>
          <w:rPr>
            <w:i/>
          </w:rPr>
          <w:t xml:space="preserve">G. g. spadiceus</w:t>
        </w:r>
        <w:r>
          <w:t xml:space="preserve">亚种</w:t>
        </w:r>
        <w:r>
          <w:rPr>
            <w:vertAlign w:val="superscript"/>
          </w:rPr>
          <w:t xml:space="preserve">[2]</w:t>
        </w:r>
        <w:r>
          <w:t xml:space="preserve">，而动物考古重评和直接测年则大幅推迟了许多地区家鸡出现的年代</w:t>
        </w:r>
        <w:r>
          <w:rPr>
            <w:vertAlign w:val="superscript"/>
          </w:rPr>
          <w:t xml:space="preserve">[1,9,10]</w:t>
        </w:r>
        <w:r>
          <w:t xml:space="preserve">。</w:t>
        </w:r>
      </w:ins>
    </w:p>
    <w:p>
      <w:pPr>
        <w:jc w:val="both"/>
        <w:rPr>
          <w:ins w:id="90013" w:author="Kiro" w:date="2026-10-11T00:00:00Z"/>
        </w:rPr>
      </w:pPr>
      <w:ins w:id="90014" w:author="Kiro" w:date="2026-10-11T00:00:00Z">
        <w:r>
          <w:t xml:space="preserve">这些进展改变了对家鸡驯化的认识：动物驯化不再被视为某一时刻、某一地点发生的单一事件，而是一个经历多个阶段的长期协同演化过程</w:t>
        </w:r>
        <w:r>
          <w:rPr>
            <w:vertAlign w:val="superscript"/>
          </w:rPr>
          <w:t xml:space="preserve">[11]</w:t>
        </w:r>
        <w:r>
          <w:t xml:space="preserve">；就家鸡而言，这一过程包括共栖、持续饲养、传播和传播后的持续选择。在这一过程中，家鸡与原鸡之间、地方鸡与商业鸡之间的基因交流从未中断</w:t>
        </w:r>
        <w:r>
          <w:rPr>
            <w:vertAlign w:val="superscript"/>
          </w:rPr>
          <w:t xml:space="preserve">[2,12]</w:t>
        </w:r>
        <w:r>
          <w:t xml:space="preserve">，现代鸡群的遗传组成因此同时记录了初始驯化和此后数千年的历史。</w:t>
        </w:r>
      </w:ins>
    </w:p>
    <w:p>
      <w:pPr>
        <w:jc w:val="both"/>
        <w:rPr>
          <w:ins w:id="90015" w:author="Kiro" w:date="2026-10-11T00:00:00Z"/>
        </w:rPr>
      </w:pPr>
      <w:ins w:id="90016" w:author="Kiro" w:date="2026-10-11T00:00:00Z">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[12]</w:t>
        </w:r>
        <w:r>
          <w:t xml:space="preserve">。为此，本文在说明文献检索与证据评估方法（第2节）的基础上，依次讨论家鸡的祖先来源（第3节）、初始驯化的地点与过程（第4节）、全球传播（第5节）、性状分化与选育（第6节）以及驯化后的基因交流（第7节），最后总结主要认识和未来研究方向（第8节）。</w:t>
        </w:r>
      </w:ins>
    </w:p>
    <w:p>
      <w:pPr>
        <w:pStyle w:val="Heading1"/>
        <w:rPr>
          <w:ins w:id="90017" w:author="Kiro" w:date="2026-10-11T00:00:00Z"/>
        </w:rPr>
      </w:pPr>
      <w:ins w:id="90018" w:author="Kiro" w:date="2026-10-11T00:00:00Z">
        <w:r>
          <w:t xml:space="preserve">2 文献检索与证据评估</w:t>
        </w:r>
      </w:ins>
    </w:p>
    <w:p>
      <w:pPr>
        <w:pStyle w:val="Heading2"/>
        <w:rPr>
          <w:ins w:id="90019" w:author="Kiro" w:date="2026-10-11T00:00:00Z"/>
        </w:rPr>
      </w:pPr>
      <w:ins w:id="90020" w:author="Kiro" w:date="2026-10-11T00:00:00Z">
        <w:r>
          <w:t xml:space="preserve">2.1 文献检索与筛选</w:t>
        </w:r>
      </w:ins>
    </w:p>
    <w:p>
      <w:pPr>
        <w:jc w:val="both"/>
        <w:rPr>
          <w:ins w:id="90021" w:author="Kiro" w:date="2026-10-11T00:00:00Z"/>
        </w:rPr>
      </w:pPr>
      <w:ins w:id="90022" w:author="Kiro" w:date="2026-10-11T00:00:00Z">
        <w:r>
          <w:t xml:space="preserve">【请作者按实际情况填写】本文检索了【数据库，如Web of Science核心合集、PubMed、Scopus和中国知网】中截至【检索截止日期】发表的文献，检索词包括【如chicken、</w:t>
        </w:r>
        <w:r>
          <w:rPr>
            <w:i/>
          </w:rPr>
          <w:t xml:space="preserve">Gallus gallus</w:t>
        </w:r>
        <w:r>
          <w:t xml:space="preserve">、red junglefowl、domestication、zooarchaeology、ancient DNA、introgression，以及“家鸡”“原鸡”“驯化”等中文检索词】。纳入标准为【……】，排除标准为【……】。【如适用：此外，还通过已纳入文献的参考文献追溯补充了相关研究。】</w:t>
        </w:r>
      </w:ins>
    </w:p>
    <w:p>
      <w:pPr>
        <w:jc w:val="both"/>
        <w:rPr>
          <w:ins w:id="90023" w:author="Kiro" w:date="2026-10-11T00:00:00Z"/>
        </w:rPr>
      </w:pPr>
      <w:ins w:id="90024" w:author="Kiro" w:date="2026-10-11T00:00:00Z">
        <w:r>
          <w:t xml:space="preserve">本文最终引用文献157篇，其中期刊论文153篇，专著2部，论文集章节和学位论文各1篇；发表年份为1868～2026年，其中2010年及以后发表的有124篇（79%）。</w:t>
        </w:r>
      </w:ins>
    </w:p>
    <w:p>
      <w:pPr>
        <w:pStyle w:val="Heading2"/>
        <w:rPr>
          <w:ins w:id="90025" w:author="Kiro" w:date="2026-10-11T00:00:00Z"/>
        </w:rPr>
      </w:pPr>
      <w:ins w:id="90026" w:author="Kiro" w:date="2026-10-11T00:00:00Z">
        <w:r>
          <w:t xml:space="preserve">2.2 证据评估</w:t>
        </w:r>
      </w:ins>
    </w:p>
    <w:p>
      <w:pPr>
        <w:jc w:val="both"/>
        <w:rPr>
          <w:ins w:id="90027" w:author="Kiro" w:date="2026-10-11T00:00:00Z"/>
        </w:rPr>
      </w:pPr>
      <w:ins w:id="90028" w:author="Kiro" w:date="2026-10-11T00:00:00Z">
        <w:r>
          <w:t xml:space="preserve">考古证据按物种身份、个体年代和家养属性三项分别评估（见第4.1节）。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ins>
    </w:p>
    <w:p>
      <w:pPr>
        <w:jc w:val="both"/>
        <w:rPr>
          <w:ins w:id="90029" w:author="Kiro" w:date="2026-10-11T00:00:00Z"/>
        </w:rPr>
      </w:pPr>
      <w:ins w:id="90030" w:author="Kiro" w:date="2026-10-11T00:00:00Z">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ins>
    </w:p>
    <w:p>
      <w:pPr>
        <w:jc w:val="both"/>
        <w:rPr>
          <w:ins w:id="90031" w:author="Kiro" w:date="2026-10-11T00:00:00Z"/>
        </w:rPr>
      </w:pPr>
      <w:ins w:id="90032" w:author="Kiro" w:date="2026-10-11T00:00:00Z">
        <w:r>
          <w:t xml:space="preserve">【请作者确认】正文中的样本量、年代和主要结论均已对照原文或摘要核对；无法获得全文的少数文献，按原作者表述引用。</w:t>
        </w:r>
      </w:ins>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[4,5]</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[6]</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[13]</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[7]</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[14]</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[14]</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[15]</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[16]</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[16]</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[17]</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[18]</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[14]</w:t>
      </w:r>
      <w:r>
        <w:t xml:space="preserve">；在动物中，选择和性别偏向的基因交流</w:t>
      </w:r>
      <w:r>
        <w:t xml:space="preserve">还</w:t>
      </w:r>
      <w:r>
        <w:t xml:space="preserve">会造成母</w:t>
      </w:r>
      <w:r>
        <w:t xml:space="preserve">系与核基因组亲缘关系不一致</w:t>
      </w:r>
      <w:r>
        <w:rPr>
          <w:vertAlign w:val="superscript"/>
        </w:rPr>
        <w:t xml:space="preserve">[19,20]</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[21]</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[22]</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[23]</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，其中家鸡与灰原鸡之间的双向渗入较为广泛（见第3.3节）</w:t>
      </w:r>
      <w:r>
        <w:rPr>
          <w:vertAlign w:val="superscript"/>
        </w:rPr>
        <w:t xml:space="preserve">[3]</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[24]</w:t>
      </w:r>
      <w:r>
        <w:t xml:space="preserve">分析也都指向</w:t>
      </w:r>
      <w:r>
        <w:rPr>
          <w:i/>
        </w:rPr>
        <w:t xml:space="preserve">G. g. spadiceus</w:t>
      </w:r>
      <w:r>
        <w:rPr>
          <w:vertAlign w:val="superscript"/>
        </w:rPr>
        <w:t xml:space="preserve">[2]</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[22]</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[12]</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[2]</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[2]</w:t>
      </w:r>
      <w:r>
        <w:t xml:space="preserve">。</w:t>
      </w:r>
      <w:r>
        <w:t xml:space="preserve">此外，</w:t>
      </w:r>
      <w:r>
        <w:t xml:space="preserve">家鸡向野生红原鸡、商业鸡向地方鸡的近期输入也已检出（见第7节）</w:t>
      </w:r>
      <w:r>
        <w:rPr>
          <w:vertAlign w:val="superscript"/>
        </w:rPr>
        <w:t xml:space="preserve">[25,26]</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[2,12]</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几次，仍需结合考古记录判断（见第4节）。</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[27]</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[28]</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[29,30]</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[31]</w:t>
      </w:r>
      <w:r>
        <w:t xml:space="preserve">；</w:t>
      </w:r>
      <w:r>
        <w:t xml:space="preserve">但该研究的灰原鸡参照只取自GenBank公开序列，且灰原鸡中常见家鸡型线粒体</w:t>
      </w:r>
      <w:r>
        <w:rPr>
          <w:vertAlign w:val="superscript"/>
        </w:rPr>
        <w:t xml:space="preserve">[27]</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[32]</w:t>
      </w:r>
      <w:r>
        <w:t xml:space="preserve">。局部分析在斯里兰卡家鸡中检出4处斯里兰卡原鸡来源的候选区域，并在狼山鸡中检出一段约100 kb的绿原鸡来源片段</w:t>
      </w:r>
      <w:r>
        <w:rPr>
          <w:vertAlign w:val="superscript"/>
        </w:rPr>
        <w:t xml:space="preserve">[3]</w:t>
      </w:r>
      <w:r>
        <w:t xml:space="preserve">。这些局部贡献与以红原鸡为主的家鸡祖源并存</w:t>
      </w:r>
      <w:r>
        <w:t xml:space="preserve">，但</w:t>
      </w:r>
      <w:r>
        <w:t xml:space="preserve">多数片段进入家鸡的具体时期仍不清楚</w:t>
      </w:r>
      <w:r>
        <w:rPr>
          <w:vertAlign w:val="superscript"/>
        </w:rPr>
        <w:t xml:space="preserve">[3,29,30]</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[8]</w:t>
      </w:r>
      <w:r>
        <w:t xml:space="preserve">，随后引发了围绕序列、骨骼鉴定和遗址背景的讨论</w:t>
      </w:r>
      <w:r>
        <w:rPr>
          <w:vertAlign w:val="superscript"/>
        </w:rPr>
        <w:t xml:space="preserve">[33,34,35,36,37]</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[9]</w:t>
      </w:r>
      <w:r>
        <w:t xml:space="preserve">；大地湾经古DNA检测的8件</w:t>
      </w:r>
      <w:r>
        <w:t xml:space="preserve">疑似鸡骨则属于以谷物为食的雉鸡</w:t>
      </w:r>
      <w:r>
        <w:rPr>
          <w:vertAlign w:val="superscript"/>
        </w:rPr>
        <w:t xml:space="preserve">[38,39]</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w:t>
      </w:r>
      <w:r>
        <w:t xml:space="preserve">。核基因组分析也更支持家鸡传入印度后吸收当地</w:t>
      </w:r>
      <w:r>
        <w:rPr>
          <w:i/>
        </w:rPr>
        <w:t xml:space="preserve">G. g. murghi</w:t>
      </w:r>
      <w:r>
        <w:t xml:space="preserve">变异的解释（见第3.2节）</w:t>
      </w:r>
      <w:r>
        <w:rPr>
          <w:vertAlign w:val="superscript"/>
        </w:rPr>
        <w:t xml:space="preserve">[2]</w:t>
      </w:r>
      <w:r>
        <w:t xml:space="preserve">。</w:t>
      </w:r>
    </w:p>
    <w:p>
      <w:pPr>
        <w:jc w:val="both"/>
      </w:pPr>
      <w:r>
        <w:t xml:space="preserve">泰国Ban Non Wat发现了候选鸡骨</w:t>
      </w:r>
      <w:r>
        <w:rPr>
          <w:vertAlign w:val="superscript"/>
        </w:rPr>
        <w:t xml:space="preserve">[40]</w:t>
      </w:r>
      <w:r>
        <w:t xml:space="preserve">，部分遗存的古线粒体序列也确认了原鸡属身份，但两项研究对这些测序样本层位的记载不一</w:t>
      </w:r>
      <w:r>
        <w:t xml:space="preserve">致</w:t>
      </w:r>
      <w:r>
        <w:rPr>
          <w:vertAlign w:val="superscript"/>
        </w:rPr>
        <w:t xml:space="preserve">[40,41]</w:t>
      </w:r>
      <w:r>
        <w:t xml:space="preserve">。</w:t>
      </w:r>
      <w:r>
        <w:t xml:space="preserve">一项全球综合评估将该遗址约公元前1650～1250年的遗存列为最早的明确家鸡记录，同时承认其家养属性仍有争议</w:t>
      </w:r>
      <w:r>
        <w:rPr>
          <w:vertAlign w:val="superscript"/>
        </w:rPr>
        <w:t xml:space="preserve">[1]</w:t>
      </w:r>
      <w:r>
        <w:t xml:space="preserve">；</w:t>
      </w:r>
      <w:r>
        <w:t xml:space="preserve">这一年代对应遗址的新石器1期</w:t>
      </w:r>
      <w:r>
        <w:rPr>
          <w:vertAlign w:val="superscript"/>
        </w:rPr>
        <w:t xml:space="preserve">[42]</w:t>
      </w:r>
      <w:r>
        <w:t xml:space="preserve">。云南菜园子和大墩子的鸡骨年代可能更早，有研究据此主张把云南纳入驯化区域</w:t>
      </w:r>
      <w:r>
        <w:rPr>
          <w:vertAlign w:val="superscript"/>
        </w:rPr>
        <w:t xml:space="preserve">[43]</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[44]</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[2]</w:t>
      </w:r>
      <w:r>
        <w:t xml:space="preserve">；不过，泰国境内两个红原鸡亚种的界线并不清楚</w:t>
      </w:r>
      <w:r>
        <w:rPr>
          <w:vertAlign w:val="superscript"/>
        </w:rPr>
        <w:t xml:space="preserve">[22]</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[2]</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[11]</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[45]</w:t>
      </w:r>
      <w:r>
        <w:t xml:space="preserve">；桂西南的红原鸡利用多种灌丛，繁殖季会到村落附近与放养家鸡交配</w:t>
      </w:r>
      <w:r>
        <w:rPr>
          <w:vertAlign w:val="superscript"/>
        </w:rPr>
        <w:t xml:space="preserve">[46]</w:t>
      </w:r>
      <w:r>
        <w:t xml:space="preserve">。云南白羊村和大墩子出土的稻、粟、黍遗存，说明候选驯化区当时已具备这类农业条件</w:t>
      </w:r>
      <w:r>
        <w:rPr>
          <w:vertAlign w:val="superscript"/>
        </w:rPr>
        <w:t xml:space="preserve">[47,48]</w:t>
      </w:r>
      <w:r>
        <w:t xml:space="preserve">；但也有研究指出，云南新石器时代以水田稻作为主，而为原鸡提供共栖生境的主要是休耕粟田，因此当地的共栖机会可能少于东南亚半岛</w:t>
      </w:r>
      <w:r>
        <w:rPr>
          <w:vertAlign w:val="superscript"/>
        </w:rPr>
        <w:t xml:space="preserve">[44]</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[38]</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[1,11]</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[2,3,26,27]</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[10]</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[49]</w:t>
      </w:r>
      <w:r>
        <w:t xml:space="preserve">；下埃及、内尼日尔三角洲和东非沿海的记录则展示了</w:t>
      </w:r>
      <w:r>
        <w:t xml:space="preserve">此后</w:t>
      </w:r>
      <w:r>
        <w:t xml:space="preserve">的区域传播</w:t>
      </w:r>
      <w:r>
        <w:rPr>
          <w:vertAlign w:val="superscript"/>
        </w:rPr>
        <w:t xml:space="preserve">[50,51,52,53]</w:t>
      </w:r>
      <w:r>
        <w:t xml:space="preserve">。东非Unguja Ukuu和马达加斯加Mahilaka经古DNA确认的鸡骨，分别出自公元7～8世纪和11～13世纪参与印度洋贸易的港口</w:t>
      </w:r>
      <w:r>
        <w:t xml:space="preserve">遗址</w:t>
      </w:r>
      <w:r>
        <w:rPr>
          <w:vertAlign w:val="superscript"/>
        </w:rPr>
        <w:t xml:space="preserve">[53]</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[10]</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w:t>
      </w:r>
      <w:r>
        <w:t xml:space="preserve">中国北方，斗鸡的育种和传播可能影响</w:t>
      </w:r>
      <w:r>
        <w:t xml:space="preserve">了当地鸡群的母系组成（见第3.1节）</w:t>
      </w:r>
      <w:r>
        <w:rPr>
          <w:vertAlign w:val="superscript"/>
        </w:rPr>
        <w:t xml:space="preserve">[17]</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[63]</w:t>
      </w:r>
      <w:r>
        <w:t xml:space="preserve">，后续母系比较</w:t>
      </w:r>
      <w:r>
        <w:t xml:space="preserve">对此提出质疑</w:t>
      </w:r>
      <w:r>
        <w:rPr>
          <w:vertAlign w:val="superscript"/>
        </w:rPr>
        <w:t xml:space="preserve">[64]</w:t>
      </w:r>
      <w:r>
        <w:t xml:space="preserve">，太平洋比较样本的去污染复测又改变了原有</w:t>
      </w:r>
      <w:r>
        <w:t xml:space="preserve">的</w:t>
      </w:r>
      <w:r>
        <w:t xml:space="preserve">遗传依据</w:t>
      </w:r>
      <w:r>
        <w:rPr>
          <w:vertAlign w:val="superscript"/>
        </w:rPr>
        <w:t xml:space="preserve">[59]</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[65]</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[41]</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[66]</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[67]</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[1,10,41,54,55,56,58,59]</w:t>
      </w:r>
      <w:r>
        <w:t xml:space="preserve">。阴影示意现生</w:t>
      </w:r>
      <w:r>
        <w:rPr>
          <w:i/>
        </w:rPr>
        <w:t xml:space="preserve">G. g. spadiceus</w:t>
      </w:r>
      <w:r>
        <w:t xml:space="preserve">的分布范围</w:t>
      </w:r>
      <w:r>
        <w:rPr>
          <w:vertAlign w:val="superscript"/>
        </w:rPr>
        <w:t xml:space="preserve">[2]</w:t>
      </w:r>
      <w:r>
        <w:t xml:space="preserve">。北非沿海及萨赫勒—苏丹带通向西非的虚线均为候选路径</w:t>
      </w:r>
      <w:r>
        <w:rPr>
          <w:vertAlign w:val="superscript"/>
        </w:rPr>
        <w:t xml:space="preserve">[52]</w:t>
      </w:r>
      <w:r>
        <w:t xml:space="preserve">，</w:t>
      </w:r>
      <w:r>
        <w:t xml:space="preserve">经红海通向非洲之角的虚线</w:t>
      </w:r>
      <w:r>
        <w:t xml:space="preserve">也是</w:t>
      </w:r>
      <w:r>
        <w:t xml:space="preserve">候选路线</w:t>
      </w:r>
      <w:r>
        <w:rPr>
          <w:vertAlign w:val="superscript"/>
        </w:rPr>
        <w:t xml:space="preserve">[49]</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[66,67]</w:t>
      </w:r>
      <w:r>
        <w:t xml:space="preserve">。图两侧的A表示殖民时期伊比利亚与海地、佛罗里达之间联系的续接</w:t>
      </w:r>
      <w:r>
        <w:rPr>
          <w:vertAlign w:val="superscript"/>
        </w:rPr>
        <w:t xml:space="preserve">[41]</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[1,40,41,42]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[10,69,70]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[41]</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[1,56]</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。本节先讨论自然环境和病原压力下的适应（6.1），再讨论人工选择下的生长、繁殖、外形和斗鸡性状（6.2）。</w:t>
      </w:r>
      <w:r>
        <w:t xml:space="preserve">需要说明的是，</w:t>
      </w:r>
      <w:r>
        <w:t xml:space="preserve">其中不少遗传定位来自实验互交群体和长期选择系，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[72]</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[73]</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[74]</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[77]</w:t>
      </w:r>
      <w:r>
        <w:t xml:space="preserve">；肝脏的表达差异还集中</w:t>
      </w:r>
      <w:r>
        <w:t xml:space="preserve">于</w:t>
      </w:r>
      <w:r>
        <w:t xml:space="preserve">脂肪酸代谢、能量生成和谷胱甘肽抗氧化过程</w:t>
      </w:r>
      <w:r>
        <w:rPr>
          <w:vertAlign w:val="superscript"/>
        </w:rPr>
        <w:t xml:space="preserve">[76]</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[78]</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[81]</w:t>
      </w:r>
      <w:r>
        <w:t xml:space="preserve">。耐热性也能响应人工选择：在40.6℃、75%相对湿度下按存活时间进行4代双向选择后，5周龄白来航高、低耐热系的存活时间分别为86 min和58 min</w:t>
      </w:r>
      <w:r>
        <w:rPr>
          <w:vertAlign w:val="superscript"/>
        </w:rPr>
        <w:t xml:space="preserve">[82]</w:t>
      </w:r>
      <w:r>
        <w:t xml:space="preserve">。减少羽毛覆盖有利于散热</w:t>
      </w:r>
      <w:r>
        <w:t xml:space="preserve">：</w:t>
      </w:r>
      <w:r>
        <w:t xml:space="preserve">在35℃试验中，无羽鸡维持了接近25℃时的生长，而裸颈鸡的生长优势较小</w:t>
      </w:r>
      <w:r>
        <w:rPr>
          <w:vertAlign w:val="superscript"/>
        </w:rPr>
        <w:t xml:space="preserve">[83]</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[84]</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[84]</w:t>
      </w:r>
      <w:r>
        <w:t xml:space="preserve">。该基因与光周期及繁殖反应的关系见第6.2节。</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[85]</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[86]</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[87]</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[88]</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[89]</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[90]</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[96]</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[97]</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[100]</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[102]</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[103]</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[104]</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[105]</w:t>
      </w:r>
      <w:r>
        <w:t xml:space="preserve">。</w:t>
      </w:r>
      <w:r>
        <w:t xml:space="preserve">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[108,109]</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[71]</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[111]</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[112]</w:t>
      </w:r>
      <w:r>
        <w:t xml:space="preserve">。</w:t>
      </w:r>
      <w:r>
        <w:t xml:space="preserve">在</w:t>
      </w:r>
      <w:r>
        <w:t xml:space="preserve">地方鸡长期选择资料中，开产日龄与产蛋量的遗传相关因品系和代次而异</w:t>
      </w:r>
      <w:r>
        <w:rPr>
          <w:vertAlign w:val="superscript"/>
        </w:rPr>
        <w:t xml:space="preserve">[113]</w:t>
      </w:r>
      <w:r>
        <w:t xml:space="preserve">；</w:t>
      </w:r>
      <w:r>
        <w:t xml:space="preserve">在</w:t>
      </w:r>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[116,117]</w:t>
      </w:r>
      <w:r>
        <w:t xml:space="preserve">、</w:t>
      </w:r>
      <w:r>
        <w:t xml:space="preserve">真皮与结缔组织黑色素沉着（</w:t>
      </w:r>
      <w:r>
        <w:rPr>
          <w:i/>
        </w:rPr>
        <w:t xml:space="preserve">EDN3</w:t>
      </w:r>
      <w:r>
        <w:t xml:space="preserve">）</w:t>
      </w:r>
      <w:r>
        <w:rPr>
          <w:vertAlign w:val="superscript"/>
        </w:rPr>
        <w:t xml:space="preserve">[118]</w:t>
      </w:r>
      <w:r>
        <w:t xml:space="preserve">、</w:t>
      </w:r>
      <w:r>
        <w:t xml:space="preserve">羽毛结构（</w:t>
      </w:r>
      <w:r>
        <w:rPr>
          <w:i/>
        </w:rPr>
        <w:t xml:space="preserve">PDSS2</w:t>
      </w:r>
      <w:r>
        <w:t xml:space="preserve">及角蛋白相关基因）</w:t>
      </w:r>
      <w:r>
        <w:rPr>
          <w:vertAlign w:val="superscript"/>
        </w:rPr>
        <w:t xml:space="preserve">[119,120,121]</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。44个群体的517只纤维黑色素沉着鸡共享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[130]</w:t>
      </w:r>
      <w:r>
        <w:t xml:space="preserve">。不同地区</w:t>
      </w:r>
      <w:r>
        <w:t xml:space="preserve">的斗鸡之间</w:t>
      </w:r>
      <w:r>
        <w:t xml:space="preserve">存在遗传分化，其基因组还保留了与其他家鸡及野生原鸡交流的信号</w:t>
      </w:r>
      <w:r>
        <w:rPr>
          <w:vertAlign w:val="superscript"/>
        </w:rPr>
        <w:t xml:space="preserve">[30]</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[100,102,103,125]</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本节依次讨论家鸡与原鸡（7.1）、地方鸡与商业鸡（7.2）以及逸生群体（7.3）中的基因交流，最后讨论这些交流对驯化研究和遗传资源保护的影响（7.4）。</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编号①～⑥与正文对应。实线表示有多项群体遗传与历史证据支持的联系；虚线表示尚缺直接证据的可能联系，即商业鸡是否直接向野生红原鸡渗入（③），以及红原鸡是否被直接用于商业品系育成（④）。“传播”和“逸生”标注表示潜在的接触情境。商业鸡属于家鸡，图中按用途单列；鸡的图标只表示群体类别，箭头宽度不代表交流量。各箭头的依据见第7.1～7.3节。</w:t>
      </w:r>
    </w:p>
    <w:p>
      <w:pPr>
        <w:pStyle w:val="Heading2"/>
      </w:pPr>
      <w:r>
        <w:t xml:space="preserve">7.1 家鸡与原鸡的基因交流</w:t>
      </w:r>
    </w:p>
    <w:p>
      <w:pPr>
        <w:jc w:val="both"/>
      </w:pPr>
      <w:r>
        <w:t xml:space="preserve">驯化后各地红原鸡亚种向家鸡的遗传输入已在第3.2节讨论，其他原鸡物种的局部贡献见第3.3节。在地方尺度上，越南河江省1082只地方鸡的微卫星分析显示，当地鸡群遗传多样性高，并与野生红原鸡聚为一类，支持当地红原鸡向家鸡输入了遗传成分</w:t>
      </w:r>
      <w:r>
        <w:rPr>
          <w:vertAlign w:val="superscript"/>
        </w:rPr>
        <w:t xml:space="preserve">[131]</w:t>
      </w:r>
      <w:r>
        <w:t xml:space="preserve">；涵盖863个基因组的跨地区分析也支持这一点</w:t>
      </w:r>
      <w:r>
        <w:rPr>
          <w:vertAlign w:val="superscript"/>
        </w:rPr>
        <w:t xml:space="preserve">[2]</w:t>
      </w:r>
      <w:r>
        <w:t xml:space="preserve">（图3①）。</w:t>
      </w:r>
    </w:p>
    <w:p>
      <w:pPr>
        <w:jc w:val="both"/>
      </w:pPr>
      <w:r>
        <w:t xml:space="preserve">家鸡向原鸡的反向输入则直接改变了野生群体的遗传组成（图3②）。印度的核标记研究和新加坡的基因组分析都检出了家鸡向红原鸡的渗入，且个体间的渗入程度不同</w:t>
      </w:r>
      <w:r>
        <w:rPr>
          <w:vertAlign w:val="superscript"/>
        </w:rPr>
        <w:t xml:space="preserve">[25,132]</w:t>
      </w:r>
      <w:r>
        <w:t xml:space="preserve">。以历史标本为参照，对51只家鸡与63只红原鸡的基因组比较显示，近百年来家鸡输入增加，多数现代红原鸡的全局家鸡祖源估计约占20%～50%</w:t>
      </w:r>
      <w:r>
        <w:rPr>
          <w:vertAlign w:val="superscript"/>
        </w:rPr>
        <w:t xml:space="preserve">[12]</w:t>
      </w:r>
      <w:r>
        <w:t xml:space="preserve">。30个核内含子的分析还支持家鸡向绿原鸡的输入</w:t>
      </w:r>
      <w:r>
        <w:rPr>
          <w:vertAlign w:val="superscript"/>
        </w:rPr>
        <w:t xml:space="preserve">[23]</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[133]</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[134]</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[135]</w:t>
      </w:r>
      <w:r>
        <w:t xml:space="preserve">。再次，原鸡属部分谱系之间还存在较古老的种间渗入</w:t>
      </w:r>
      <w:r>
        <w:rPr>
          <w:vertAlign w:val="superscript"/>
        </w:rPr>
        <w:t xml:space="preserve">[136]</w:t>
      </w:r>
      <w:r>
        <w:t xml:space="preserve">，需要与近期的家鸡输入区分开来。</w:t>
      </w:r>
    </w:p>
    <w:p>
      <w:pPr>
        <w:jc w:val="both"/>
      </w:pPr>
      <w:r>
        <w:t xml:space="preserve">商业鸡与野生原鸡之间是否存在直接交流，目前仍难以确定（图3③④）。新加坡研究以Bovan褐壳和白壳蛋鸡作为家鸡参照，历史标本研究在仅以商业鸡为参照时也检出了家鸡输入的趋势</w:t>
      </w:r>
      <w:r>
        <w:rPr>
          <w:vertAlign w:val="superscript"/>
        </w:rPr>
        <w:t xml:space="preserve">[12,132]</w:t>
      </w:r>
      <w:r>
        <w:t xml:space="preserve">；但以商业鸡为参照检出的信号，并不能说明供体就是商业鸡。菲律宾红原鸡与商业鸡共享线粒体单倍型</w:t>
      </w:r>
      <w:r>
        <w:rPr>
          <w:vertAlign w:val="superscript"/>
        </w:rPr>
        <w:t xml:space="preserve">[137]</w:t>
      </w:r>
      <w:r>
        <w:t xml:space="preserve">，而共享单倍型既不能指示交流方向，也不能区分近期渗入与祖先变异的保留。贵州鸡群的迁移模型检出由其他鸡群指向红原鸡参照群体的迁移边</w:t>
      </w:r>
      <w:r>
        <w:rPr>
          <w:vertAlign w:val="superscript"/>
        </w:rPr>
        <w:t xml:space="preserve">[138]</w:t>
      </w:r>
      <w:r>
        <w:t xml:space="preserve">，动物园圈养红原鸡的分析则检出由圈养红原鸡指向白来航的迁移边</w:t>
      </w:r>
      <w:r>
        <w:rPr>
          <w:vertAlign w:val="superscript"/>
        </w:rPr>
        <w:t xml:space="preserve">[135]</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地方和传统品种参与了商业鸡的育成（图3⑤）。线粒体研究显示，东亚鸡曾多次参与荷兰传统品种及西方商业鸡的母系构成；涵盖43个群体636个基因组的分析进一步表明，亚洲重型品种是现代肉鸡的重要祖源</w:t>
      </w:r>
      <w:r>
        <w:rPr>
          <w:vertAlign w:val="superscript"/>
        </w:rPr>
        <w:t xml:space="preserve">[139,140]</w:t>
      </w:r>
      <w:r>
        <w:t xml:space="preserve">。迁移模型还支持中国斗鸡向商业洛岛红鸡</w:t>
      </w:r>
      <w:r>
        <w:rPr>
          <w:vertAlign w:val="superscript"/>
        </w:rPr>
        <w:t xml:space="preserve">[141]</w:t>
      </w:r>
      <w:r>
        <w:t xml:space="preserve">、沙栏鸡向商业麻黄鸡</w:t>
      </w:r>
      <w:r>
        <w:rPr>
          <w:vertAlign w:val="superscript"/>
        </w:rPr>
        <w:t xml:space="preserve">[142]</w:t>
      </w:r>
      <w:r>
        <w:t xml:space="preserve">的基因交流。</w:t>
      </w:r>
    </w:p>
    <w:p>
      <w:pPr>
        <w:jc w:val="both"/>
      </w:pPr>
      <w:r>
        <w:t xml:space="preserve">商业种源又反过来向地方群体输入遗传成分（图3⑥），这在中国地方鸡中已有较多报道。对华南12个地方品种和2个商业品种共587只鸡的微卫星分析，较早检出了商业鸡向地方鸡的潜在渗入</w:t>
      </w:r>
      <w:r>
        <w:rPr>
          <w:vertAlign w:val="superscript"/>
        </w:rPr>
        <w:t xml:space="preserve">[143]</w:t>
      </w:r>
      <w:r>
        <w:t xml:space="preserve">；迁移模型也支持商业小白鸡向阳山鸡和惠阳胡须鸡的基因交流</w:t>
      </w:r>
      <w:r>
        <w:rPr>
          <w:vertAlign w:val="superscript"/>
        </w:rPr>
        <w:t xml:space="preserve">[142]</w:t>
      </w:r>
      <w:r>
        <w:t xml:space="preserve">。一项针对1187只鸡的基因组芯片分析以白洛克肉鸡为参照，在8个中国地方品种中识别出商业相关的候选渗入区段</w:t>
      </w:r>
      <w:r>
        <w:rPr>
          <w:vertAlign w:val="superscript"/>
        </w:rPr>
        <w:t xml:space="preserve">[26]</w:t>
      </w:r>
      <w:r>
        <w:t xml:space="preserve">。此外，部分藏鸡带有白来航相关成分</w:t>
      </w:r>
      <w:r>
        <w:rPr>
          <w:vertAlign w:val="superscript"/>
        </w:rPr>
        <w:t xml:space="preserve">[144]</w:t>
      </w:r>
      <w:r>
        <w:t xml:space="preserve">，贵州部分地方品种显示出上海新杨蛋鸡相关输入</w:t>
      </w:r>
      <w:r>
        <w:rPr>
          <w:vertAlign w:val="superscript"/>
        </w:rPr>
        <w:t xml:space="preserve">[138]</w:t>
      </w:r>
      <w:r>
        <w:t xml:space="preserve">，江西部分品种检出欧洲商业鸡的混合信号</w:t>
      </w:r>
      <w:r>
        <w:rPr>
          <w:vertAlign w:val="superscript"/>
        </w:rPr>
        <w:t xml:space="preserve">[145]</w:t>
      </w:r>
      <w:r>
        <w:t xml:space="preserve">；白羽文昌鸡的局部单倍型和结构变异支持白羽蛋鸡成分的输入，拜城油鸡也检出白来航相关的候选渗入区段</w:t>
      </w:r>
      <w:r>
        <w:rPr>
          <w:vertAlign w:val="superscript"/>
        </w:rPr>
        <w:t xml:space="preserve">[146,147]</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[148]</w:t>
      </w:r>
      <w:r>
        <w:t xml:space="preserve">。阿尔及利亚西部地方鸡在遗传上与部分商业品系最为接近</w:t>
      </w:r>
      <w:r>
        <w:rPr>
          <w:vertAlign w:val="superscript"/>
        </w:rPr>
        <w:t xml:space="preserve">[149]</w:t>
      </w:r>
      <w:r>
        <w:t xml:space="preserve">。在东非657只村落鸡中，仅10只对商业鸡簇的归属系数高于0.2，商业输入不足以解释该区域主要的遗传结构</w:t>
      </w:r>
      <w:r>
        <w:rPr>
          <w:vertAlign w:val="superscript"/>
        </w:rPr>
        <w:t xml:space="preserve">[150]</w:t>
      </w:r>
      <w:r>
        <w:t xml:space="preserve">。卢旺达部分地方鸡表现出与商业品系SASSO的混合特征，南美多个地方群体则带有现代蛋鸡相关祖源</w:t>
      </w:r>
      <w:r>
        <w:rPr>
          <w:vertAlign w:val="superscript"/>
        </w:rPr>
        <w:t xml:space="preserve">[151,152]</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[153]</w:t>
      </w:r>
      <w:r>
        <w:t xml:space="preserve">。</w:t>
      </w:r>
    </w:p>
    <w:p>
      <w:pPr>
        <w:pStyle w:val="Heading2"/>
      </w:pPr>
      <w:r>
        <w:t xml:space="preserve">7.3 逸生群体的混合与选择</w:t>
      </w:r>
    </w:p>
    <w:p>
      <w:pPr>
        <w:jc w:val="both"/>
      </w:pPr>
      <w:r>
        <w:t xml:space="preserve">逸生群体是家鸡与原鸡型谱系混合的另一类实例（图3②）。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[154,155]</w:t>
      </w:r>
      <w:r>
        <w:t xml:space="preserve">。这一早期谱系与第5节所述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；考艾岛与百慕大两个独立形成的逸生群体还共享三个经多种方法支持的候选选择区段，提示两地的逸生适应有部分共同的遗传基础</w:t>
      </w:r>
      <w:r>
        <w:rPr>
          <w:vertAlign w:val="superscript"/>
        </w:rPr>
        <w:t xml:space="preserve">[157]</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[12]</w:t>
      </w:r>
      <w:r>
        <w:t xml:space="preserve">；圈养个体也存在混合或瓶颈问题</w:t>
      </w:r>
      <w:r>
        <w:rPr>
          <w:vertAlign w:val="superscript"/>
        </w:rPr>
        <w:t xml:space="preserve">[134,135]</w:t>
      </w:r>
      <w:r>
        <w:t xml:space="preserve">。其二，商业渗入改变了地方鸡的遗传组成，并可能干扰适应信号的识别</w:t>
      </w:r>
      <w:r>
        <w:rPr>
          <w:vertAlign w:val="superscript"/>
        </w:rPr>
        <w:t xml:space="preserve">[26,153]</w:t>
      </w:r>
      <w:r>
        <w:t xml:space="preserve">。因此，利用红原鸡和地方鸡研究驯化与适应时，需要先评估近期混合的影响。其三，家鸡成分的持续输入正在侵蚀野生红原鸡的遗传完整性</w:t>
      </w:r>
      <w:r>
        <w:rPr>
          <w:vertAlign w:val="superscript"/>
        </w:rPr>
        <w:t xml:space="preserve">[12,132]</w:t>
      </w:r>
      <w:r>
        <w:t xml:space="preserve">，菲律宾的研究也据此提出了保护当地红原鸡的必要</w:t>
      </w:r>
      <w:r>
        <w:rPr>
          <w:vertAlign w:val="superscript"/>
        </w:rPr>
        <w:t xml:space="preserve">[137]</w:t>
      </w:r>
      <w:r>
        <w:t xml:space="preserve">；商业渗入则可能削弱地方品种的遗传独特性</w:t>
      </w:r>
      <w:r>
        <w:rPr>
          <w:vertAlign w:val="superscript"/>
        </w:rPr>
        <w:t xml:space="preserve">[26]</w:t>
      </w:r>
      <w:r>
        <w:t xml:space="preserve">。对圈养红原鸡的基因组评估表明，基因组方法可用于追溯祖源和评估遗传健康，为保种和育种管理提供依据</w:t>
      </w:r>
      <w:r>
        <w:rPr>
          <w:vertAlign w:val="superscript"/>
        </w:rPr>
        <w:t xml:space="preserve">[135]</w:t>
      </w:r>
      <w:r>
        <w:t xml:space="preserve">。</w:t>
      </w:r>
    </w:p>
    <w:p>
      <w:pPr>
        <w:pStyle w:val="Heading1"/>
        <w:rPr>
          <w:ins w:id="90033" w:author="Kiro" w:date="2026-10-11T00:00:00Z"/>
        </w:rPr>
      </w:pPr>
      <w:ins w:id="90034" w:author="Kiro" w:date="2026-10-11T00:00:00Z">
        <w:r>
          <w:t xml:space="preserve">8 结论</w:t>
        </w:r>
      </w:ins>
    </w:p>
    <w:p>
      <w:pPr>
        <w:jc w:val="both"/>
        <w:rPr>
          <w:ins w:id="90035" w:author="Kiro" w:date="2026-10-11T00:00:00Z"/>
        </w:rPr>
      </w:pPr>
      <w:ins w:id="90036" w:author="Kiro" w:date="2026-10-11T00:00:00Z">
        <w:r>
          <w:t xml:space="preserve">综合遗传与考古证据，可以得出以下认识。</w:t>
        </w:r>
      </w:ins>
    </w:p>
    <w:p>
      <w:pPr>
        <w:jc w:val="both"/>
        <w:rPr>
          <w:ins w:id="90037" w:author="Kiro" w:date="2026-10-11T00:00:00Z"/>
        </w:rPr>
      </w:pPr>
      <w:ins w:id="90038" w:author="Kiro" w:date="2026-10-11T00:00:00Z">
        <w:r>
          <w:t xml:space="preserve">（1）祖先来源。母系单倍群的地域差异不足以单独判断驯化的次数和地点。全基因组和历史标本资料表明，家鸡的主要祖源是与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w:t>
        </w:r>
      </w:ins>
    </w:p>
    <w:p>
      <w:pPr>
        <w:jc w:val="both"/>
        <w:rPr>
          <w:ins w:id="90039" w:author="Kiro" w:date="2026-10-11T00:00:00Z"/>
        </w:rPr>
      </w:pPr>
      <w:ins w:id="90040" w:author="Kiro" w:date="2026-10-11T00:00:00Z">
        <w:r>
          <w:t xml:space="preserve">（2）初始驯化。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ins>
    </w:p>
    <w:p>
      <w:pPr>
        <w:jc w:val="both"/>
        <w:rPr>
          <w:ins w:id="90041" w:author="Kiro" w:date="2026-10-11T00:00:00Z"/>
        </w:rPr>
      </w:pPr>
      <w:ins w:id="90042" w:author="Kiro" w:date="2026-10-11T00:00:00Z">
        <w:r>
          <w:t xml:space="preserve">（3）传播。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并不同步。</w:t>
        </w:r>
      </w:ins>
    </w:p>
    <w:p>
      <w:pPr>
        <w:jc w:val="both"/>
        <w:rPr>
          <w:ins w:id="90043" w:author="Kiro" w:date="2026-10-11T00:00:00Z"/>
        </w:rPr>
      </w:pPr>
      <w:ins w:id="90044" w:author="Kiro" w:date="2026-10-11T00:00:00Z">
        <w:r>
          <w:t xml:space="preserve">（4）性状分化与基因交流。环境适应和人工选择造成了各地鸡群的性状分化，近代定向选择显著改变了生长和繁殖性状。家鸡、原鸡、商业鸡和逸生群体之间的基因交流至今仍在持续，现代红原鸡和地方鸡已不宜直接作为驯化研究的参照，野生和地方遗传资源也面临侵蚀。</w:t>
        </w:r>
      </w:ins>
    </w:p>
    <w:p>
      <w:pPr>
        <w:jc w:val="both"/>
        <w:rPr>
          <w:ins w:id="90045" w:author="Kiro" w:date="2026-10-11T00:00:00Z"/>
        </w:rPr>
      </w:pPr>
      <w:ins w:id="90046" w:author="Kiro" w:date="2026-10-11T00:00:00Z">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ins>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[2]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[3]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[4]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[5] Hutt, F.B. Genetics of the Fowl; McGraw-Hill: New York, 1949.</w:t>
      </w:r>
    </w:p>
    <w:p>
      <w:pPr>
        <w:keepLines/>
        <w:spacing w:line="269" w:lineRule="auto" w:after="100"/>
        <w:ind w:hanging="340" w:left="340"/>
      </w:pPr>
      <w:r>
        <w:rPr>
          <w:rFonts w:ascii="Times New Roman" w:hAnsi="Times New Roman" w:eastAsia="宋体"/>
          <w:color w:val="000000"/>
          <w:sz w:val="20"/>
        </w:rPr>
        <w:t>[6]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[7]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[9]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[10]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[11]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[12]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[13]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[14]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[15]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[16]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[17]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[18]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[19]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[20]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[21]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[22]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[23]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[24]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[25]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[26]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[27]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[28]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[29]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[30]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[31]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[32]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[33]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[34]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[35]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[36]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[37]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[38]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[39]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[40]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[41]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[42]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[43]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[44]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[45]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[46]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[47]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[48]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[133]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[135]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[136]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[137]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[138]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