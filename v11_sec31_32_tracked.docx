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家鸡起源驯化与全球传播的研究进展</w:t>
      </w:r>
    </w:p>
    <w:p>
      <w:pPr>
        <w:pStyle w:val="Heading2"/>
        <w:jc w:val="left"/>
      </w:pPr>
      <w:r>
        <w:t>简明摘要</w:t>
      </w:r>
    </w:p>
    <w:p>
      <w:pPr>
        <w:jc w:val="both"/>
      </w:pPr>
      <w:r>
        <w:t>家鸡主要由红原鸡驯化而来，不同地区鸡群的差异在后来的饲养、传播和育种中逐渐形成。本文综合遗传、考古及实验研究，梳理家鸡的祖先、早期饲养和全球传播。现有资料把初始驯化的研究重点指向中国西南及邻近东南亚。选择对人恐惧较低的红原鸡，可伴随部分生长和繁殖性状变化；欧洲古鸡资料则显示，一些现代常见的遗传变异在当地早期鸡群中尚未普及。家鸡遍布世界以后，引种和杂交仍在继续，地方鸡、商业品种和野生红原鸡的遗传组成也随之改变。因此，今天某地的鸡群并非最早传入鸡群的原样保留，它们的来源和特点还包含后续交流与选择的影响。</w:t>
      </w:r>
    </w:p>
    <w:p>
      <w:pPr>
        <w:pStyle w:val="Heading2"/>
        <w:jc w:val="left"/>
      </w:pPr>
      <w:r>
        <w:t>摘要</w:t>
      </w:r>
    </w:p>
    <w:p>
      <w:pPr>
        <w:jc w:val="both"/>
      </w:pPr>
      <w:r>
        <w:t>现今鸡群的遗传组成既保留祖先来源，也受到传播后杂交和选育的影响。本文通过叙述性综述，综合基因组、考古及性状实验研究，梳理家鸡的祖源、早期饲养、传播和后续分化。核基因组与历史标本比较最支持红原鸡spadiceus亚种（</w:t>
      </w:r>
      <w:r>
        <w:rPr>
          <w:i/>
        </w:rPr>
        <w:t>Gallus gallus spadiceus</w:t>
      </w:r>
      <w:r>
        <w:t>）相关群体为主要祖源，多个母系分支及其他原鸡的局部贡献可与之并存。遗存重鉴和测年将早期驯化研究重点指向东南亚半岛及邻近中国西南，具体起点仍未确定。农业共栖解释了人鸡接触的条件，温顺选择实验揭示部分行为、生长和繁殖性状的关联变化；欧洲古DNA则显示，促甲状腺激素受体（TSHR）等基因的相关变异在鸡传入后才明显升频。反复引种和育种继续重组地方鸡及商业品种，家鸡向红原鸡的输入也在近现代增加。家鸡的主要祖先来源、现代性状及各地鸡群的形成，因而需要分别考察初始驯化与后续混合和选择；当地最早鸡的出现，并不代表现今鸡群的来源已经固定。</w:t>
      </w:r>
    </w:p>
    <w:p>
      <w:pPr>
        <w:ind w:firstLine="0"/>
        <w:jc w:val="both"/>
      </w:pPr>
      <w:r>
        <w:t>关键词：家鸡；红原鸡；驯化；古DNA；全球传播；性状分化；基因渗入</w:t>
      </w:r>
    </w:p>
    <w:p>
      <w:pPr>
        <w:pStyle w:val="Heading1"/>
        <w:jc w:val="left"/>
      </w:pPr>
      <w:r>
        <w:t>1 引言</w:t>
      </w:r>
    </w:p>
    <w:p>
      <w:pPr>
        <w:jc w:val="both"/>
      </w:pPr>
      <w:r>
        <w:t>家鸡是全球广泛饲养的家畜，其祖先来源、最早的饲养地点与性状形成过程长期存在不同解释。线粒体分支的地理分布曾使多地驯化成为重要观点；覆盖全部红原鸡亚种的核基因组比较，则将主要祖源指向spadiceus相关群体</w:t>
      </w:r>
      <w:r>
        <w:rPr>
          <w:vertAlign w:val="superscript"/>
        </w:rPr>
        <w:t>[1,2,3]</w:t>
      </w:r>
      <w:r>
        <w:t>。两类研究分别追踪母系和整个基因组的来源，其结论需要放在共同的群体历史中解释。早期鸡骨的重鉴和直接测年又推迟了许多地区的可靠记录，促使研究者重新考察家鸡形成的时间和地点</w:t>
      </w:r>
      <w:r>
        <w:rPr>
          <w:vertAlign w:val="superscript"/>
        </w:rPr>
        <w:t>[4,5,6]</w:t>
      </w:r>
      <w:r>
        <w:t>。</w:t>
      </w:r>
    </w:p>
    <w:p>
      <w:pPr>
        <w:jc w:val="both"/>
      </w:pPr>
      <w:r>
        <w:t>研究家鸡演化还需要辨认性状变化发生的阶段。对人恐惧较低的红原鸡被选留后，生长和繁殖表现也随之改变；欧洲古DNA则显示，一些现代常见变异在鸡传入当地以后才显著升频</w:t>
      </w:r>
      <w:r>
        <w:rPr>
          <w:vertAlign w:val="superscript"/>
        </w:rPr>
        <w:t>[7,8,9]</w:t>
      </w:r>
      <w:r>
        <w:t>。行为实验解释了可能的改变机制，古代样本提供了变化的时间信息。现代品种与红原鸡之间的差异由长期、多目标选择积累而来，不能全部归于初始驯化。</w:t>
      </w:r>
    </w:p>
    <w:p>
      <w:pPr>
        <w:jc w:val="both"/>
      </w:pPr>
      <w:r>
        <w:t>传播后的来源变化同样延续至今。商业种源进入部分地方鸡，家鸡与野生红原鸡的杂交又改变了野生参照的组成</w:t>
      </w:r>
      <w:r>
        <w:rPr>
          <w:vertAlign w:val="superscript"/>
        </w:rPr>
        <w:t>[10,11,12]</w:t>
      </w:r>
      <w:r>
        <w:t>。这些输入与品种形成的历史相叠加，使现代群体的亲缘关系同时包含较早传播和后续育种的影响。仅从现代相近的鸡群出发，未必能够直接重建最初传入的来源与路线。</w:t>
      </w:r>
    </w:p>
    <w:p>
      <w:pPr>
        <w:jc w:val="both"/>
      </w:pPr>
      <w:r>
        <w:t>已有综述将考古与分子资料联系起来，并讨论人工选择、自然选择与家鸡多样性的关系</w:t>
      </w:r>
      <w:r>
        <w:rPr>
          <w:vertAlign w:val="superscript"/>
        </w:rPr>
        <w:t>[13,14]</w:t>
      </w:r>
      <w:r>
        <w:t>。随后，全球遗存重评改变了早期记录的时间框架，历史红原鸡比较补充了主要祖源与近期杂交的证据，功能实验和育种谱系研究又细化了性状及品种形成的解释。本文结合这些进展，比较母系与核祖源的不同信息、性状变化的时间与机制，以及较早传播和后续混合对现代鸡群的共同影响。通过将相关研究置于各自的样本和历史背景中，讨论已有共识、证据分歧及可进一步检验的问题。</w:t>
      </w:r>
    </w:p>
    <w:p>
      <w:pPr>
        <w:pStyle w:val="Heading1"/>
        <w:jc w:val="left"/>
      </w:pPr>
      <w:r>
        <w:t>2 文献检索与综述范围</w:t>
      </w:r>
    </w:p>
    <w:p>
      <w:pPr>
        <w:jc w:val="both"/>
      </w:pPr>
      <w:r>
        <w:t>本文采用叙述性综述方式。在已有文献基础上，通过PubMed补充检索，并沿相关研究的参考文献追溯原始来源；中文论文和考古报告来自既有资料及文献追溯。PubMed补查限定于题名和摘要，以chicken、chickens、junglefowl、"jungle fowl"和Gallus为物种词，用OR连接后，分别与各主题组以AND组合。</w:t>
      </w:r>
    </w:p>
    <w:p>
      <w:pPr>
        <w:jc w:val="both"/>
      </w:pPr>
      <w:r>
        <w:t>祖先来源主题为domestication OR ancestry OR origin（3899条）；早期记录与传播为archaeolog* OR "ancient DNA" OR "radiocarbon dating" OR dispersal（169条）；行为变化为（fear OR tameness OR docility）AND（selection OR QTL OR domestication）（54条）。</w:t>
      </w:r>
    </w:p>
    <w:p>
      <w:pPr>
        <w:jc w:val="both"/>
      </w:pPr>
      <w:r>
        <w:t>性状研究采用TSHR OR BCO2 OR CCKAR OR IGF2BP1 OR IGFBP2 OR IGFBP5（132条），并以（adaptation OR "heat tolerance" OR "high altitude"）AND（genome OR genomic OR genetics）检索环境适应研究（444条）。基因交流主题为introgression OR admixture OR "gene flow"（173条）；品种形成与杂交为（breed OR breeds OR village OR indigenous）AND（formation OR genealogy OR crossbreeding）（168条）。各查询之间存在重复，上述数字为各组的实际命中数。</w:t>
      </w:r>
    </w:p>
    <w:p>
      <w:pPr>
        <w:jc w:val="both"/>
      </w:pPr>
      <w:r>
        <w:t>根据题名、摘要及原文选择与祖源、早期遗存、传播、性状变化和基因交流直接有关的研究，排除仅使用鸡作为其他医学或细胞研究模型而不回答上述问题的文献。原始研究用于论证具体结果，经典著作与综述用于交代观点发展及区域框架；已有文献、补查和参考文献追溯共同构成本文资料，不按单轮检索命中数推算纳入数量。综合时比较样本来源、研究方法、结果方向及作者解释，保留相互分歧的证据，按问题进行定性讨论，不汇总异质研究的效应值。</w:t>
      </w:r>
    </w:p>
    <w:p>
      <w:pPr>
        <w:pStyle w:val="Heading1"/>
        <w:jc w:val="left"/>
      </w:pPr>
      <w:r>
        <w:t>3 家鸡的祖先来源</w:t>
      </w:r>
    </w:p>
    <w:p>
      <w:pPr>
        <w:pStyle w:val="Heading2"/>
        <w:jc w:val="left"/>
      </w:pPr>
      <w:r>
        <w:t>3.1 线粒体研究与家鸡的母系来源</w:t>
      </w:r>
    </w:p>
    <w:p>
      <w:pPr>
        <w:jc w:val="both"/>
        <w:rPr>
          <w:del w:id="9000" w:author="Kiro" w:date="2026-10-10T00:00:00Z"/>
        </w:rPr>
      </w:pPr>
      <w:del w:id="9001" w:author="Kiro" w:date="2026-10-10T00:00:00Z">
        <w:r>
          <w:delText>早期对家鸡祖先的判断主要依据形态比较和杂交结果。Darwin（1868）认为红原鸡（</w:delText>
        </w:r>
      </w:del>
      <w:del w:id="9002" w:author="Kiro" w:date="2026-10-10T00:00:00Z">
        <w:r>
          <w:rPr>
            <w:i/>
          </w:rPr>
          <w:delText>Gallus gallus</w:delText>
        </w:r>
      </w:del>
      <w:del w:id="9003" w:author="Kiro" w:date="2026-10-10T00:00:00Z">
        <w:r>
          <w:delText>）是家鸡的祖先，Hutt（1949）则考虑多个原鸡物种的贡献</w:delText>
        </w:r>
      </w:del>
      <w:del w:id="9004" w:author="Kiro" w:date="2026-10-10T00:00:00Z">
        <w:r>
          <w:rPr>
            <w:vertAlign w:val="superscript"/>
          </w:rPr>
          <w:delText>[15,16]</w:delText>
        </w:r>
      </w:del>
      <w:del w:id="9005" w:author="Kiro" w:date="2026-10-10T00:00:00Z">
        <w:r>
          <w:delText>。线粒体DNA比较随后为母系来源提供了分子证据，也引出了关于驯化次数的争论：早期研究提出一次驯化的解释</w:delText>
        </w:r>
      </w:del>
      <w:del w:id="9006" w:author="Kiro" w:date="2026-10-10T00:00:00Z">
        <w:r>
          <w:rPr>
            <w:vertAlign w:val="superscript"/>
          </w:rPr>
          <w:delText>[17]</w:delText>
        </w:r>
      </w:del>
      <w:del w:id="9007" w:author="Kiro" w:date="2026-10-10T00:00:00Z">
        <w:r>
          <w:delText>，扩大取样后则出现了多地起源的观点</w:delText>
        </w:r>
      </w:del>
      <w:del w:id="9008" w:author="Kiro" w:date="2026-10-10T00:00:00Z">
        <w:r>
          <w:rPr>
            <w:vertAlign w:val="superscript"/>
          </w:rPr>
          <w:delText>[1]</w:delText>
        </w:r>
      </w:del>
      <w:del w:id="9009" w:author="Kiro" w:date="2026-10-10T00:00:00Z">
        <w:r>
          <w:delText>。争论的焦点在于，家鸡中多个具有地域差异的母系分支，是否说明各地分别驯化过红原鸡。</w:delText>
        </w:r>
      </w:del>
    </w:p>
    <w:p>
      <w:pPr>
        <w:jc w:val="both"/>
        <w:rPr>
          <w:del w:id="9010" w:author="Kiro" w:date="2026-10-10T00:00:00Z"/>
        </w:rPr>
      </w:pPr>
      <w:del w:id="9011" w:author="Kiro" w:date="2026-10-10T00:00:00Z">
        <w:r>
          <w:delText>Fumihito等（1994）比较线粒体控制区的限制性片段长度多态性（RFLP）和部分序列，发现所分析家鸡与泰国</w:delText>
        </w:r>
      </w:del>
      <w:del w:id="9012" w:author="Kiro" w:date="2026-10-10T00:00:00Z">
        <w:r>
          <w:rPr>
            <w:i/>
          </w:rPr>
          <w:delText>G. g. gallus</w:delText>
        </w:r>
      </w:del>
      <w:del w:id="9013" w:author="Kiro" w:date="2026-10-10T00:00:00Z">
        <w:r>
          <w:delText>的差异很小，据此提出该亚种足以作为所有家鸡品种的共同母系祖先，并推测家鸡源于该亚种分布区内的一次驯化。作者同时指出，具有线粒体RFLP V型的母鸡是主要贡献者，其他RFLP类型的母鸡也参与了这一驯化事件</w:delText>
        </w:r>
      </w:del>
      <w:del w:id="9014" w:author="Kiro" w:date="2026-10-10T00:00:00Z">
        <w:r>
          <w:rPr>
            <w:vertAlign w:val="superscript"/>
          </w:rPr>
          <w:delText>[17]</w:delText>
        </w:r>
      </w:del>
      <w:del w:id="9015" w:author="Kiro" w:date="2026-10-10T00:00:00Z">
        <w:r>
          <w:delText>。1996年的后续研究覆盖原鸡属全部4个物种和红原鸡的3个亚种：家鸡与大陆</w:delText>
        </w:r>
      </w:del>
      <w:del w:id="9016" w:author="Kiro" w:date="2026-10-10T00:00:00Z">
        <w:r>
          <w:rPr>
            <w:i/>
          </w:rPr>
          <w:delText>G. g. gallus</w:delText>
        </w:r>
      </w:del>
      <w:del w:id="9017" w:author="Kiro" w:date="2026-10-10T00:00:00Z">
        <w:r>
          <w:delText>、</w:delText>
        </w:r>
      </w:del>
      <w:del w:id="9018" w:author="Kiro" w:date="2026-10-10T00:00:00Z">
        <w:r>
          <w:rPr>
            <w:i/>
          </w:rPr>
          <w:delText>G. g. spadiceus</w:delText>
        </w:r>
      </w:del>
      <w:del w:id="9019" w:author="Kiro" w:date="2026-10-10T00:00:00Z">
        <w:r>
          <w:delText>聚为一簇，</w:delText>
        </w:r>
      </w:del>
      <w:del w:id="9020" w:author="Kiro" w:date="2026-10-10T00:00:00Z">
        <w:r>
          <w:rPr>
            <w:i/>
          </w:rPr>
          <w:delText>G. g. bankiva</w:delText>
        </w:r>
      </w:del>
      <w:del w:id="9021" w:author="Kiro" w:date="2026-10-10T00:00:00Z">
        <w:r>
          <w:delText>自成一支；苏门答腊的</w:delText>
        </w:r>
      </w:del>
      <w:del w:id="9022" w:author="Kiro" w:date="2026-10-10T00:00:00Z">
        <w:r>
          <w:rPr>
            <w:i/>
          </w:rPr>
          <w:delText>G. g. gallus</w:delText>
        </w:r>
      </w:del>
      <w:del w:id="9023" w:author="Kiro" w:date="2026-10-10T00:00:00Z">
        <w:r>
          <w:delText>与大陆群体分开，当地家鸡仍归入大陆簇。作者由此继续支持大陆</w:delText>
        </w:r>
      </w:del>
      <w:del w:id="9024" w:author="Kiro" w:date="2026-10-10T00:00:00Z">
        <w:r>
          <w:rPr>
            <w:i/>
          </w:rPr>
          <w:delText>G. g. gallus</w:delText>
        </w:r>
      </w:del>
      <w:del w:id="9025" w:author="Kiro" w:date="2026-10-10T00:00:00Z">
        <w:r>
          <w:delText>的母系祖先地位，并提出印度尼西亚地方鸡由泰国及邻近地区传入的解释</w:delText>
        </w:r>
      </w:del>
      <w:del w:id="9026" w:author="Kiro" w:date="2026-10-10T00:00:00Z">
        <w:r>
          <w:rPr>
            <w:vertAlign w:val="superscript"/>
          </w:rPr>
          <w:delText>[18]</w:delText>
        </w:r>
      </w:del>
      <w:del w:id="9027" w:author="Kiro" w:date="2026-10-10T00:00:00Z">
        <w:r>
          <w:delText>。这些研究建立了家鸡与大陆红原鸡的母系联系，但所用序列未清楚区分大陆gallus与spadiceus，野生参照也未覆盖红原鸡全部亚种。</w:delText>
        </w:r>
      </w:del>
    </w:p>
    <w:p>
      <w:pPr>
        <w:jc w:val="both"/>
        <w:rPr>
          <w:del w:id="9028" w:author="Kiro" w:date="2026-10-10T00:00:00Z"/>
        </w:rPr>
      </w:pPr>
      <w:del w:id="9029" w:author="Kiro" w:date="2026-10-10T00:00:00Z">
        <w:r>
          <w:delText>Liu等（2006）指出，早期的单一起源结论可能受到取样不足的影响。他们分析834只欧亚家鸡和66只红原鸡的控制区序列，识别出A—I共9个母系分支，其中7个同时包含家鸡和红原鸡。在这批资料中，A、B、E广布欧亚，C主要见于日本和中国东南部，F、G除四川、河南各一只样本外均见于云南。作者结合分支分布、地区特有单倍型及群体扩张信号，提出南亚和东南亚多地起源的解释，同时讨论了贸易、迁移和杂交对现今分布的影响</w:delText>
        </w:r>
      </w:del>
      <w:del w:id="9030" w:author="Kiro" w:date="2026-10-10T00:00:00Z">
        <w:r>
          <w:rPr>
            <w:vertAlign w:val="superscript"/>
          </w:rPr>
          <w:delText>[1]</w:delText>
        </w:r>
      </w:del>
      <w:del w:id="9031" w:author="Kiro" w:date="2026-10-10T00:00:00Z">
        <w:r>
          <w:delText>。</w:delText>
        </w:r>
      </w:del>
    </w:p>
    <w:p>
      <w:pPr>
        <w:jc w:val="both"/>
        <w:rPr>
          <w:del w:id="9032" w:author="Kiro" w:date="2026-10-10T00:00:00Z"/>
        </w:rPr>
      </w:pPr>
      <w:del w:id="9033" w:author="Kiro" w:date="2026-10-10T00:00:00Z">
        <w:r>
          <w:delText>扩大取样与使用完整线粒体序列，进一步提高了母系比较的分辨率。控制区短片段的信息量有限，部分位点的反复突变还会干扰分支归类。Miao等（2013）整合4732份家鸡和206份红原鸡的控制区序列，并结合61份完整线粒体基因组重建母系亲缘关系，确认A—G等主要分支，修正了部分仅凭控制区作出的归类。在其资料中，E2、E3主要见于南亚，少见的I分支仅见于印度东北部，H分支见于中国西南及部分冲绳斗鸡。作者以这些地域集中的分支为线索，并参照冲绳斗鸡由东南亚传入的解释，提出南亚、中国西南及邻近东南亚可能发生过局部独立驯化。对于家鸡与红原鸡共享的常见分支，作者则提出两种可以并存的解释：驯化前已有的母系变异在家鸡中保留下来，家鸡形成后又与野生红原鸡杂交</w:delText>
        </w:r>
      </w:del>
      <w:del w:id="9034" w:author="Kiro" w:date="2026-10-10T00:00:00Z">
        <w:r>
          <w:rPr>
            <w:vertAlign w:val="superscript"/>
          </w:rPr>
          <w:delText>[2]</w:delText>
        </w:r>
      </w:del>
      <w:del w:id="9035" w:author="Kiro" w:date="2026-10-10T00:00:00Z">
        <w:r>
          <w:delText>。</w:delText>
        </w:r>
      </w:del>
    </w:p>
    <w:p>
      <w:pPr>
        <w:jc w:val="both"/>
        <w:rPr>
          <w:del w:id="9036" w:author="Kiro" w:date="2026-10-10T00:00:00Z"/>
        </w:rPr>
      </w:pPr>
      <w:del w:id="9037" w:author="Kiro" w:date="2026-10-10T00:00:00Z">
        <w:r>
          <w:delText>现代母系分布还受到后期育种和传播的影响。Huang等（2018）发现，C1和A在黄淮流域多样性较高，并在东亚斗鸡中富集，提出这些分支较晚的扩张可能与斗鸡育种及传播有关</w:delText>
        </w:r>
      </w:del>
      <w:del w:id="9038" w:author="Kiro" w:date="2026-10-10T00:00:00Z">
        <w:r>
          <w:rPr>
            <w:vertAlign w:val="superscript"/>
          </w:rPr>
          <w:delText>[19]</w:delText>
        </w:r>
      </w:del>
      <w:del w:id="9039" w:author="Kiro" w:date="2026-10-10T00:00:00Z">
        <w:r>
          <w:delText>。Yonezawa等（2022）将一份日本德地地鸡的D分支完整序列归入D2，而所分析东南亚岛屿和太平洋的D分支样本归入D1。作者将日本这一母系与中国北方及邻近地区相联系；该研究的D2资料当时仅含日本和新疆两个个体</w:delText>
        </w:r>
      </w:del>
      <w:del w:id="9040" w:author="Kiro" w:date="2026-10-10T00:00:00Z">
        <w:r>
          <w:rPr>
            <w:vertAlign w:val="superscript"/>
          </w:rPr>
          <w:delText>[20]</w:delText>
        </w:r>
      </w:del>
      <w:del w:id="9041" w:author="Kiro" w:date="2026-10-10T00:00:00Z">
        <w:r>
          <w:delText>。分支多样性的地域中心可以受到较晚的人为活动影响，完整序列的细分也会改变原有的来源解释。</w:delText>
        </w:r>
      </w:del>
    </w:p>
    <w:p>
      <w:pPr>
        <w:jc w:val="both"/>
        <w:rPr>
          <w:del w:id="9042" w:author="Kiro" w:date="2026-10-10T00:00:00Z"/>
        </w:rPr>
      </w:pPr>
      <w:del w:id="9043" w:author="Kiro" w:date="2026-10-10T00:00:00Z">
        <w:r>
          <w:delText>印度是母系研究中多次提出的候选独立驯化地区。Kanginakudru等（2008）比较印度</w:delText>
        </w:r>
      </w:del>
      <w:del w:id="9044" w:author="Kiro" w:date="2026-10-10T00:00:00Z">
        <w:r>
          <w:rPr>
            <w:i/>
          </w:rPr>
          <w:delText>G. g. murghi</w:delText>
        </w:r>
      </w:del>
      <w:del w:id="9045" w:author="Kiro" w:date="2026-10-10T00:00:00Z">
        <w:r>
          <w:delText>与当地家鸡，微卫星结果显示受检原鸡与家鸡较明显地分开，作者认为近期杂交较少；跨地区线粒体比较则发现印度家鸡与不同红原鸡群体共享单倍型，据此提出印度家鸡具有多个驯化来源的解释</w:delText>
        </w:r>
      </w:del>
      <w:del w:id="9046" w:author="Kiro" w:date="2026-10-10T00:00:00Z">
        <w:r>
          <w:rPr>
            <w:vertAlign w:val="superscript"/>
          </w:rPr>
          <w:delText>[21]</w:delText>
        </w:r>
      </w:del>
      <w:del w:id="9047" w:author="Kiro" w:date="2026-10-10T00:00:00Z">
        <w:r>
          <w:delText>。Kanakachari等（2023）比较印度六个地方品种及圈养红原鸡的完整线粒体序列，所用序列来自各群体5只个体的混合样本。作者结合其他亚洲鸡的资料，根据母系亲缘关系提出印度独立驯化的解释，但未比较独立驯化与家鸡传入后杂交两种情景</w:delText>
        </w:r>
      </w:del>
      <w:del w:id="9048" w:author="Kiro" w:date="2026-10-10T00:00:00Z">
        <w:r>
          <w:rPr>
            <w:vertAlign w:val="superscript"/>
          </w:rPr>
          <w:delText>[22]</w:delText>
        </w:r>
      </w:del>
      <w:del w:id="9049" w:author="Kiro" w:date="2026-10-10T00:00:00Z">
        <w:r>
          <w:delText>。</w:delText>
        </w:r>
      </w:del>
    </w:p>
    <w:p>
      <w:pPr>
        <w:jc w:val="both"/>
        <w:rPr>
          <w:del w:id="9050" w:author="Kiro" w:date="2026-10-10T00:00:00Z"/>
        </w:rPr>
      </w:pPr>
      <w:del w:id="9051" w:author="Kiro" w:date="2026-10-10T00:00:00Z">
        <w:r>
          <w:delText>总体来看，线粒体资料确立了家鸡与红原鸡的主要母系联系，并揭示了多种具有地域差异的母系分支。线粒体通常由母亲传给后代，主要记录母系历史；祖先变异保留和后续杂交可以使家鸡具有多种母系类型，选择及性别偏向的交流又可能使母系与核遗传关系不同。因此，多个母系分支不一定对应多次独立驯化，家鸡的主要祖先来源还需结合核遗传资料判断</w:delText>
        </w:r>
      </w:del>
      <w:del w:id="9052" w:author="Kiro" w:date="2026-10-10T00:00:00Z">
        <w:r>
          <w:rPr>
            <w:vertAlign w:val="superscript"/>
          </w:rPr>
          <w:delText>[23,24]</w:delText>
        </w:r>
      </w:del>
      <w:del w:id="9053" w:author="Kiro" w:date="2026-10-10T00:00:00Z">
        <w:r>
          <w:delText>。</w:delText>
        </w:r>
      </w:del>
    </w:p>
    <w:p>
      <w:pPr>
        <w:jc w:val="both"/>
        <w:rPr>
          <w:ins w:id="9054" w:author="Kiro" w:date="2026-10-10T00:00:00Z"/>
        </w:rPr>
      </w:pPr>
      <w:ins w:id="9055" w:author="Kiro" w:date="2026-10-10T00:00:00Z">
        <w:r>
          <w:t xml:space="preserve">线粒体研究对家鸡母系来源的认识经历了三步：最初提出单一起源，扩大取样后转向多地起源，完整线粒体基因组又修正了分支归类和来源解释。此外，现代母系分布也受到驯化后传播和育种的改造。</w:t>
        </w:r>
      </w:ins>
    </w:p>
    <w:p>
      <w:pPr>
        <w:jc w:val="both"/>
        <w:rPr>
          <w:ins w:id="9056" w:author="Kiro" w:date="2026-10-10T00:00:00Z"/>
        </w:rPr>
      </w:pPr>
      <w:ins w:id="9057" w:author="Kiro" w:date="2026-10-10T00:00:00Z">
        <w:r>
          <w:t xml:space="preserve">早期研究依据形态比较和杂交结果推断家鸡的祖先，一种观点认为是红原鸡（</w:t>
        </w:r>
      </w:ins>
      <w:ins w:id="9058" w:author="Kiro" w:date="2026-10-10T00:00:00Z">
        <w:r>
          <w:rPr>
            <w:i/>
          </w:rPr>
          <w:t xml:space="preserve">Gallus gallus</w:t>
        </w:r>
      </w:ins>
      <w:ins w:id="9059" w:author="Kiro" w:date="2026-10-10T00:00:00Z">
        <w:r>
          <w:t xml:space="preserve">），另一种观点则考虑多个原鸡物种的贡献</w:t>
        </w:r>
      </w:ins>
      <w:ins w:id="9060" w:author="Kiro" w:date="2026-10-10T00:00:00Z">
        <w:r>
          <w:rPr>
            <w:vertAlign w:val="superscript"/>
          </w:rPr>
          <w:t xml:space="preserve">[15,16]</w:t>
        </w:r>
      </w:ins>
      <w:ins w:id="9061" w:author="Kiro" w:date="2026-10-10T00:00:00Z">
        <w:r>
          <w:t xml:space="preserve">。线粒体证据最初支持单一起源。控制区的限制性片段长度多态性（RFLP）和部分序列显示，家鸡与泰国</w:t>
        </w:r>
      </w:ins>
      <w:ins w:id="9062" w:author="Kiro" w:date="2026-10-10T00:00:00Z">
        <w:r>
          <w:rPr>
            <w:i/>
          </w:rPr>
          <w:t xml:space="preserve">G. g. gallus</w:t>
        </w:r>
      </w:ins>
      <w:ins w:id="9063" w:author="Kiro" w:date="2026-10-10T00:00:00Z">
        <w:r>
          <w:t xml:space="preserve">差异很小，研究据此提出家鸡源于该亚种分布区内的一次驯化</w:t>
        </w:r>
      </w:ins>
      <w:ins w:id="9064" w:author="Kiro" w:date="2026-10-10T00:00:00Z">
        <w:r>
          <w:rPr>
            <w:vertAlign w:val="superscript"/>
          </w:rPr>
          <w:t xml:space="preserve">[17]</w:t>
        </w:r>
      </w:ins>
      <w:ins w:id="9065" w:author="Kiro" w:date="2026-10-10T00:00:00Z">
        <w:r>
          <w:t xml:space="preserve">。覆盖原鸡属4个物种和红原鸡3个亚种的比较进一步显示，家鸡与大陆</w:t>
        </w:r>
      </w:ins>
      <w:ins w:id="9066" w:author="Kiro" w:date="2026-10-10T00:00:00Z">
        <w:r>
          <w:rPr>
            <w:i/>
          </w:rPr>
          <w:t xml:space="preserve">G. g. gallus</w:t>
        </w:r>
      </w:ins>
      <w:ins w:id="9067" w:author="Kiro" w:date="2026-10-10T00:00:00Z">
        <w:r>
          <w:t xml:space="preserve">、</w:t>
        </w:r>
      </w:ins>
      <w:ins w:id="9068" w:author="Kiro" w:date="2026-10-10T00:00:00Z">
        <w:r>
          <w:rPr>
            <w:i/>
          </w:rPr>
          <w:t xml:space="preserve">G. g. spadiceus</w:t>
        </w:r>
      </w:ins>
      <w:ins w:id="9069" w:author="Kiro" w:date="2026-10-10T00:00:00Z">
        <w:r>
          <w:t xml:space="preserve">聚为一簇，</w:t>
        </w:r>
      </w:ins>
      <w:ins w:id="9070" w:author="Kiro" w:date="2026-10-10T00:00:00Z">
        <w:r>
          <w:rPr>
            <w:i/>
          </w:rPr>
          <w:t xml:space="preserve">G. g. bankiva</w:t>
        </w:r>
      </w:ins>
      <w:ins w:id="9071" w:author="Kiro" w:date="2026-10-10T00:00:00Z">
        <w:r>
          <w:t xml:space="preserve">则自成一支</w:t>
        </w:r>
      </w:ins>
      <w:ins w:id="9072" w:author="Kiro" w:date="2026-10-10T00:00:00Z">
        <w:r>
          <w:rPr>
            <w:vertAlign w:val="superscript"/>
          </w:rPr>
          <w:t xml:space="preserve">[18]</w:t>
        </w:r>
      </w:ins>
      <w:ins w:id="9073" w:author="Kiro" w:date="2026-10-10T00:00:00Z">
        <w:r>
          <w:t xml:space="preserve">。这一阶段确立了家鸡与大陆红原鸡的母系联系，但所用序列不能区分</w:t>
        </w:r>
      </w:ins>
      <w:ins w:id="9074" w:author="Kiro" w:date="2026-10-10T00:00:00Z">
        <w:r>
          <w:rPr>
            <w:i/>
          </w:rPr>
          <w:t xml:space="preserve">gallus</w:t>
        </w:r>
      </w:ins>
      <w:ins w:id="9075" w:author="Kiro" w:date="2026-10-10T00:00:00Z">
        <w:r>
          <w:t xml:space="preserve">与</w:t>
        </w:r>
      </w:ins>
      <w:ins w:id="9076" w:author="Kiro" w:date="2026-10-10T00:00:00Z">
        <w:r>
          <w:rPr>
            <w:i/>
          </w:rPr>
          <w:t xml:space="preserve">spadiceus</w:t>
        </w:r>
      </w:ins>
      <w:ins w:id="9077" w:author="Kiro" w:date="2026-10-10T00:00:00Z">
        <w:r>
          <w:t xml:space="preserve">，野生参照也未覆盖红原鸡的全部亚种。</w:t>
        </w:r>
      </w:ins>
    </w:p>
    <w:p>
      <w:pPr>
        <w:jc w:val="both"/>
        <w:rPr>
          <w:ins w:id="9078" w:author="Kiro" w:date="2026-10-10T00:00:00Z"/>
        </w:rPr>
      </w:pPr>
      <w:ins w:id="9079" w:author="Kiro" w:date="2026-10-10T00:00:00Z">
        <w:r>
          <w:t xml:space="preserve">扩大取样后，单一起源的结论受到挑战。834只欧亚家鸡和66只红原鸡的控制区序列可分为A—I共9个母系分支，其中7个同时见于家鸡和红原鸡。这些分支的分布有明显的地域差异：A、B、E广布欧亚，C主要见于日本和中国东南部，F、G几乎只见于云南。依据这些地域差异、地区特有单倍型和群体扩张信号，研究者提出家鸡在南亚和东南亚多地起源</w:t>
        </w:r>
      </w:ins>
      <w:ins w:id="9080" w:author="Kiro" w:date="2026-10-10T00:00:00Z">
        <w:r>
          <w:rPr>
            <w:vertAlign w:val="superscript"/>
          </w:rPr>
          <w:t xml:space="preserve">[1]</w:t>
        </w:r>
      </w:ins>
      <w:ins w:id="9081" w:author="Kiro" w:date="2026-10-10T00:00:00Z">
        <w:r>
          <w:t xml:space="preserve">。此后，争论集中在一个问题上：具有地域差异的母系分支，是否意味着各地分别驯化了红原鸡。</w:t>
        </w:r>
      </w:ins>
    </w:p>
    <w:p>
      <w:pPr>
        <w:jc w:val="both"/>
        <w:rPr>
          <w:ins w:id="9082" w:author="Kiro" w:date="2026-10-10T00:00:00Z"/>
        </w:rPr>
      </w:pPr>
      <w:ins w:id="9083" w:author="Kiro" w:date="2026-10-10T00:00:00Z">
        <w:r>
          <w:t xml:space="preserve">完整线粒体基因组提高了分支归类的精度，也为分支的地域差异提供了驯化以外的解释。控制区片段的信息量有限，部分位点的反复突变也会干扰归类。整合4732份家鸡和206份红原鸡的控制区序列以及61份完整线粒体基因组后，A—G等主要分支得到确认，部分仅凭控制区作出的归类得到修正。地域集中的分支仍然存在：E2、E3主要见于南亚，H见于中国西南及部分冲绳斗鸡，研究者据此提出这些地区发生过局部独立驯化。但同一研究也指出，家鸡与红原鸡共享的常见分支，既可能来自驯化前母系变异的保留，也可能来自驯化后与红原鸡的杂交</w:t>
        </w:r>
      </w:ins>
      <w:ins w:id="9084" w:author="Kiro" w:date="2026-10-10T00:00:00Z">
        <w:r>
          <w:rPr>
            <w:vertAlign w:val="superscript"/>
          </w:rPr>
          <w:t xml:space="preserve">[2]</w:t>
        </w:r>
      </w:ins>
      <w:ins w:id="9085" w:author="Kiro" w:date="2026-10-10T00:00:00Z">
        <w:r>
          <w:t xml:space="preserve">。印度的独立驯化主张同样主要依据母系资料。印度家鸡与不同的红原鸡群体共享单倍型</w:t>
        </w:r>
      </w:ins>
      <w:ins w:id="9086" w:author="Kiro" w:date="2026-10-10T00:00:00Z">
        <w:r>
          <w:rPr>
            <w:vertAlign w:val="superscript"/>
          </w:rPr>
          <w:t xml:space="preserve">[19]</w:t>
        </w:r>
      </w:ins>
      <w:ins w:id="9087" w:author="Kiro" w:date="2026-10-10T00:00:00Z">
        <w:r>
          <w:t xml:space="preserve">；印度6个地方品种的完整线粒体序列也被用来支持独立驯化，但每个群体只用了5只个体的混样，也未与家鸡传入后杂交的情景作比较</w:t>
        </w:r>
      </w:ins>
      <w:ins w:id="9088" w:author="Kiro" w:date="2026-10-10T00:00:00Z">
        <w:r>
          <w:rPr>
            <w:vertAlign w:val="superscript"/>
          </w:rPr>
          <w:t xml:space="preserve">[20]</w:t>
        </w:r>
      </w:ins>
      <w:ins w:id="9089" w:author="Kiro" w:date="2026-10-10T00:00:00Z">
        <w:r>
          <w:t xml:space="preserve">。</w:t>
        </w:r>
      </w:ins>
    </w:p>
    <w:p>
      <w:pPr>
        <w:jc w:val="both"/>
        <w:rPr>
          <w:ins w:id="9090" w:author="Kiro" w:date="2026-10-10T00:00:00Z"/>
        </w:rPr>
      </w:pPr>
      <w:ins w:id="9091" w:author="Kiro" w:date="2026-10-10T00:00:00Z">
        <w:r>
          <w:t xml:space="preserve">近期研究表明，部分分支的地域格局形成于驯化之后。C1和A在黄淮流域多样性较高，并在东亚斗鸡中富集，其扩张与斗鸡的育种和传播有关</w:t>
        </w:r>
      </w:ins>
      <w:ins w:id="9092" w:author="Kiro" w:date="2026-10-10T00:00:00Z">
        <w:r>
          <w:rPr>
            <w:vertAlign w:val="superscript"/>
          </w:rPr>
          <w:t xml:space="preserve">[21]</w:t>
        </w:r>
      </w:ins>
      <w:ins w:id="9093" w:author="Kiro" w:date="2026-10-10T00:00:00Z">
        <w:r>
          <w:t xml:space="preserve">。D分支经完整序列细分后，日本德地地鸡归入D2，东南亚岛屿和太平洋的样本归入D1，日本这一母系由此被联系到中国北方及邻近地区；但当时D2只有日本和新疆的2个个体</w:t>
        </w:r>
      </w:ins>
      <w:ins w:id="9094" w:author="Kiro" w:date="2026-10-10T00:00:00Z">
        <w:r>
          <w:rPr>
            <w:vertAlign w:val="superscript"/>
          </w:rPr>
          <w:t xml:space="preserve">[22]</w:t>
        </w:r>
      </w:ins>
      <w:ins w:id="9095" w:author="Kiro" w:date="2026-10-10T00:00:00Z">
        <w:r>
          <w:t xml:space="preserve">。因此，母系多样性中心不能直接等同于驯化地。</w:t>
        </w:r>
      </w:ins>
    </w:p>
    <w:p>
      <w:pPr>
        <w:jc w:val="both"/>
        <w:rPr>
          <w:ins w:id="9096" w:author="Kiro" w:date="2026-10-10T00:00:00Z"/>
        </w:rPr>
      </w:pPr>
      <w:ins w:id="9097" w:author="Kiro" w:date="2026-10-10T00:00:00Z">
        <w:r>
          <w:t xml:space="preserve">总之，线粒体研究确立了家鸡与红原鸡的主要母系联系，但多个具有地域差异的母系分支并不等于多次独立驯化。线粒体只记录母系历史，祖先变异的保留、驯化后的杂交、选择和性别偏向的基因交流，都会使家鸡的母系类型增多，并使母系关系与核基因组关系不一致</w:t>
        </w:r>
      </w:ins>
      <w:ins w:id="9098" w:author="Kiro" w:date="2026-10-10T00:00:00Z">
        <w:r>
          <w:rPr>
            <w:vertAlign w:val="superscript"/>
          </w:rPr>
          <w:t xml:space="preserve">[23,24]</w:t>
        </w:r>
      </w:ins>
      <w:ins w:id="9099" w:author="Kiro" w:date="2026-10-10T00:00:00Z">
        <w:r>
          <w:t xml:space="preserve">。因此，家鸡的主要祖源需要结合核基因组资料来判断（见第3.2节）。</w:t>
        </w:r>
      </w:ins>
    </w:p>
    <w:p>
      <w:pPr>
        <w:pStyle w:val="Heading2"/>
        <w:jc w:val="left"/>
      </w:pPr>
      <w:r>
        <w:t>3.2 核遗传证据与主要祖先群体</w:t>
      </w:r>
    </w:p>
    <w:p>
      <w:pPr>
        <w:jc w:val="both"/>
        <w:rPr>
          <w:del w:id="9100" w:author="Kiro" w:date="2026-10-10T00:00:00Z"/>
        </w:rPr>
      </w:pPr>
      <w:del w:id="9101" w:author="Kiro" w:date="2026-10-10T00:00:00Z">
        <w:r>
          <w:delText>核DNA由父母双方传递，多个遗传区域的比较能够提供母系以外的祖先信息。判断家鸡的主要来源，需要同时考虑共同祖先留下的变异和后来基因交流带来的变异。</w:delText>
        </w:r>
      </w:del>
    </w:p>
    <w:p>
      <w:pPr>
        <w:jc w:val="both"/>
        <w:rPr>
          <w:del w:id="9102" w:author="Kiro" w:date="2026-10-10T00:00:00Z"/>
        </w:rPr>
      </w:pPr>
      <w:del w:id="9103" w:author="Kiro" w:date="2026-10-10T00:00:00Z">
        <w:r>
          <w:delText>Bao等（2008）用29个微卫星位点比较14个中国地方鸡品种、中国的</w:delText>
        </w:r>
      </w:del>
      <w:del w:id="9104" w:author="Kiro" w:date="2026-10-10T00:00:00Z">
        <w:r>
          <w:rPr>
            <w:i/>
          </w:rPr>
          <w:delText>G. g. spadiceus</w:delText>
        </w:r>
      </w:del>
      <w:del w:id="9105" w:author="Kiro" w:date="2026-10-10T00:00:00Z">
        <w:r>
          <w:delText>和泰国的</w:delText>
        </w:r>
      </w:del>
      <w:del w:id="9106" w:author="Kiro" w:date="2026-10-10T00:00:00Z">
        <w:r>
          <w:rPr>
            <w:i/>
          </w:rPr>
          <w:delText>G. g. gallus</w:delText>
        </w:r>
      </w:del>
      <w:del w:id="9107" w:author="Kiro" w:date="2026-10-10T00:00:00Z">
        <w:r>
          <w:delText>，共568个个体，发现中国地方鸡与spadiceus更近，并提出中国家鸡独立起源的假说</w:delText>
        </w:r>
      </w:del>
      <w:del w:id="9108" w:author="Kiro" w:date="2026-10-10T00:00:00Z">
        <w:r>
          <w:rPr>
            <w:vertAlign w:val="superscript"/>
          </w:rPr>
          <w:delText>[25]</w:delText>
        </w:r>
      </w:del>
      <w:del w:id="9109" w:author="Kiro" w:date="2026-10-10T00:00:00Z">
        <w:r>
          <w:delText>。这项结果建立了区域亲缘联系，但其比较限于两个红原鸡亚种和中国地方鸡；共同祖源及当地家鸡与红原鸡的后期杂交，都可能参与形成这一亲缘关系。</w:delText>
        </w:r>
      </w:del>
    </w:p>
    <w:p>
      <w:pPr>
        <w:jc w:val="both"/>
        <w:rPr>
          <w:del w:id="9110" w:author="Kiro" w:date="2026-10-10T00:00:00Z"/>
        </w:rPr>
      </w:pPr>
      <w:del w:id="9111" w:author="Kiro" w:date="2026-10-10T00:00:00Z">
        <w:r>
          <w:delText>Sawai等（2010）通过25个核基因座的30个内含子序列，进一步讨论了共享变异的来源。作者认为，家鸡与红原鸡共享的单倍型由祖先多态性保留和渗入共同造成：部分变异在家鸡形成前已存在于祖先群体中，部分通过后来的杂交传递</w:delText>
        </w:r>
      </w:del>
      <w:del w:id="9112" w:author="Kiro" w:date="2026-10-10T00:00:00Z">
        <w:r>
          <w:rPr>
            <w:vertAlign w:val="superscript"/>
          </w:rPr>
          <w:delText>[26]</w:delText>
        </w:r>
      </w:del>
      <w:del w:id="9113" w:author="Kiro" w:date="2026-10-10T00:00:00Z">
        <w:r>
          <w:delText>。这一多位点比较为理解遗传相似的不同来源提供了依据。</w:delText>
        </w:r>
      </w:del>
    </w:p>
    <w:p>
      <w:pPr>
        <w:jc w:val="both"/>
        <w:rPr>
          <w:del w:id="9114" w:author="Kiro" w:date="2026-10-10T00:00:00Z"/>
        </w:rPr>
      </w:pPr>
      <w:del w:id="9115" w:author="Kiro" w:date="2026-10-10T00:00:00Z">
        <w:r>
          <w:delText>Wang等（2020）分析863个基因组，覆盖原鸡属全部4个野生物种和红原鸡全部5个亚种，并结合全基因组系统发育、群体混合图（TreeMix）</w:delText>
        </w:r>
      </w:del>
      <w:del w:id="9116" w:author="Kiro" w:date="2026-10-10T00:00:00Z">
        <w:r>
          <w:rPr>
            <w:vertAlign w:val="superscript"/>
          </w:rPr>
          <w:delText>[27]</w:delText>
        </w:r>
      </w:del>
      <w:del w:id="9117" w:author="Kiro" w:date="2026-10-10T00:00:00Z">
        <w:r>
          <w:delText>及群体历史模型研究家鸡来源。每个红原鸡亚种从至少三个相距较远的地点取样，且至少一个个体达到20×测序覆盖度；作者指出，广泛取样有助于减轻近期混合的干扰，但无法保证所用红原鸡谱系完全没有家鸡输入。系统发育树中，696只家鸡除两只外，与部分spadiceus样本共同构成一个单系群，群体结构和等位基因共享分析也支持spadiceus为与家鸡最近的现生野生类群。群内的野生spadiceus和群外的两只家鸡均采自泰国，作者将这些例外与野生红原鸡和家鸡的基因交流联系起来</w:delText>
        </w:r>
      </w:del>
      <w:del w:id="9118" w:author="Kiro" w:date="2026-10-10T00:00:00Z">
        <w:r>
          <w:rPr>
            <w:vertAlign w:val="superscript"/>
          </w:rPr>
          <w:delText>[3]</w:delText>
        </w:r>
      </w:del>
      <w:del w:id="9119" w:author="Kiro" w:date="2026-10-10T00:00:00Z">
        <w:r>
          <w:delText>。</w:delText>
        </w:r>
      </w:del>
    </w:p>
    <w:p>
      <w:pPr>
        <w:jc w:val="both"/>
        <w:rPr>
          <w:del w:id="9120" w:author="Kiro" w:date="2026-10-10T00:00:00Z"/>
        </w:rPr>
      </w:pPr>
      <w:del w:id="9121" w:author="Kiro" w:date="2026-10-10T00:00:00Z">
        <w:r>
          <w:delText>该研究进一步比较印度鸡的两种来源历史：spadiceus来源的家鸡传入后吸收当地murghi的遗传变异；或murghi先被独立驯化，其后代后来被外来鸡群大量替代。印度鸡与murghi共享的单倍型片段长于与spadiceus共享的片段，更符合murghi较近期输入的预期，群体混合与历史模型也支持前一种情景。不同亚种的后期贡献还见于其他鸡群：受检印度尼西亚鸡含bankiva和gallus相关祖源，中国鸡含jabouillei相关祖源；所采多国商业白来航中，约25%的祖源被推断来自murghi，片段长度和群体历史分析同样支持较近期贡献。这些结果表明，共同的主要祖源可以与不同亚种的后续贡献并存，现代品种的遗传组成还包含后期形成的混合</w:delText>
        </w:r>
      </w:del>
      <w:del w:id="9122" w:author="Kiro" w:date="2026-10-10T00:00:00Z">
        <w:r>
          <w:rPr>
            <w:vertAlign w:val="superscript"/>
          </w:rPr>
          <w:delText>[3]</w:delText>
        </w:r>
      </w:del>
      <w:del w:id="9123" w:author="Kiro" w:date="2026-10-10T00:00:00Z">
        <w:r>
          <w:delText>。</w:delText>
        </w:r>
      </w:del>
    </w:p>
    <w:p>
      <w:pPr>
        <w:jc w:val="both"/>
        <w:rPr>
          <w:del w:id="9124" w:author="Kiro" w:date="2026-10-10T00:00:00Z"/>
        </w:rPr>
      </w:pPr>
      <w:del w:id="9125" w:author="Kiro" w:date="2026-10-10T00:00:00Z">
        <w:r>
          <w:delText>历史标本为评价近期杂交对起源推断的影响提供了参照。Wu等（2023）将约一个世纪前的红原鸡标本与现代样本比较，发现历史spadiceus仍比其他受检红原鸡亚种更接近家鸡，现代spadiceus中来自家鸡的遗传变异则明显多于历史样本</w:delText>
        </w:r>
      </w:del>
      <w:del w:id="9126" w:author="Kiro" w:date="2026-10-10T00:00:00Z">
        <w:r>
          <w:rPr>
            <w:vertAlign w:val="superscript"/>
          </w:rPr>
          <w:delText>[12]</w:delText>
        </w:r>
      </w:del>
      <w:del w:id="9127" w:author="Kiro" w:date="2026-10-10T00:00:00Z">
        <w:r>
          <w:delText>。历史标本与现生资料得到相近的亲缘结果，为Wang等的主要祖源判断增加了支持。该研究比较的是近现代输入的增加，未量化历史标本中已有的家鸡贡献；现代红原鸡的混合变化详见第7.2节。</w:delText>
        </w:r>
      </w:del>
    </w:p>
    <w:p>
      <w:pPr>
        <w:jc w:val="both"/>
        <w:rPr>
          <w:del w:id="9128" w:author="Kiro" w:date="2026-10-10T00:00:00Z"/>
        </w:rPr>
      </w:pPr>
      <w:del w:id="9129" w:author="Kiro" w:date="2026-10-10T00:00:00Z">
        <w:r>
          <w:delText>现有核遗传证据最支持spadiceus相关群体为家鸡的主要祖先，可概括为“spadiceus主要祖源模型”</w:delText>
        </w:r>
      </w:del>
      <w:del w:id="9130" w:author="Kiro" w:date="2026-10-10T00:00:00Z">
        <w:r>
          <w:rPr>
            <w:vertAlign w:val="superscript"/>
          </w:rPr>
          <w:delText>[3,12]</w:delText>
        </w:r>
      </w:del>
      <w:del w:id="9131" w:author="Kiro" w:date="2026-10-10T00:00:00Z">
        <w:r>
          <w:delText>。多个母系分支与共同的主要祖源并不冲突，祖先变异保留和后续交流可以共同解释家鸡的遗传组成。这一主要祖源判断尚未确定该亚种内部有多少群体、在多少地点参与了初始驯化；现生参照的分布和遗传组成也未必与当时相同。具体源区与早期管理的建立，需要遗传关系和考古记录相互对照（见第4节）。</w:delText>
        </w:r>
      </w:del>
    </w:p>
    <w:p>
      <w:pPr>
        <w:jc w:val="both"/>
        <w:rPr>
          <w:ins w:id="9132" w:author="Kiro" w:date="2026-10-10T00:00:00Z"/>
        </w:rPr>
      </w:pPr>
      <w:ins w:id="9133" w:author="Kiro" w:date="2026-10-10T00:00:00Z">
        <w:r>
          <w:t xml:space="preserve">核DNA由父母双方传递，可以区分共同祖先留下的变异和后期基因交流带来的变异，因而能够回答第3.1节留下的问题。基于少数亚种和区域样本的比较，结论并不一致。微卫星分析显示，中国地方鸡与</w:t>
        </w:r>
      </w:ins>
      <w:ins w:id="9134" w:author="Kiro" w:date="2026-10-10T00:00:00Z">
        <w:r>
          <w:rPr>
            <w:i/>
          </w:rPr>
          <w:t xml:space="preserve">G. g. spadiceus</w:t>
        </w:r>
      </w:ins>
      <w:ins w:id="9135" w:author="Kiro" w:date="2026-10-10T00:00:00Z">
        <w:r>
          <w:t xml:space="preserve">的亲缘关系比与泰国</w:t>
        </w:r>
      </w:ins>
      <w:ins w:id="9136" w:author="Kiro" w:date="2026-10-10T00:00:00Z">
        <w:r>
          <w:rPr>
            <w:i/>
          </w:rPr>
          <w:t xml:space="preserve">G. g. gallus</w:t>
        </w:r>
      </w:ins>
      <w:ins w:id="9137" w:author="Kiro" w:date="2026-10-10T00:00:00Z">
        <w:r>
          <w:t xml:space="preserve">更近</w:t>
        </w:r>
      </w:ins>
      <w:ins w:id="9138" w:author="Kiro" w:date="2026-10-10T00:00:00Z">
        <w:r>
          <w:rPr>
            <w:vertAlign w:val="superscript"/>
          </w:rPr>
          <w:t xml:space="preserve">[25]</w:t>
        </w:r>
      </w:ins>
      <w:ins w:id="9139" w:author="Kiro" w:date="2026-10-10T00:00:00Z">
        <w:r>
          <w:t xml:space="preserve">。泰国12个红原鸡群体（298只，含</w:t>
        </w:r>
      </w:ins>
      <w:ins w:id="9140" w:author="Kiro" w:date="2026-10-10T00:00:00Z">
        <w:r>
          <w:rPr>
            <w:i/>
          </w:rPr>
          <w:t xml:space="preserve">gallus</w:t>
        </w:r>
      </w:ins>
      <w:ins w:id="9141" w:author="Kiro" w:date="2026-10-10T00:00:00Z">
        <w:r>
          <w:t xml:space="preserve">和</w:t>
        </w:r>
      </w:ins>
      <w:ins w:id="9142" w:author="Kiro" w:date="2026-10-10T00:00:00Z">
        <w:r>
          <w:rPr>
            <w:i/>
          </w:rPr>
          <w:t xml:space="preserve">spadiceus</w:t>
        </w:r>
      </w:ins>
      <w:ins w:id="9143" w:author="Kiro" w:date="2026-10-10T00:00:00Z">
        <w:r>
          <w:t xml:space="preserve">）与10个地方品种（138只）的比较则显示，红原鸡遗传多样性很高，只有部分基因库参与了驯化；该研究还依据东南亚其他地区所见的部分线粒体单倍群未在泰国样本中出现，提出东南亚多地独立驯化</w:t>
        </w:r>
      </w:ins>
      <w:ins w:id="9144" w:author="Kiro" w:date="2026-10-10T00:00:00Z">
        <w:r>
          <w:rPr>
            <w:vertAlign w:val="superscript"/>
          </w:rPr>
          <w:t xml:space="preserve">[26]</w:t>
        </w:r>
      </w:ins>
      <w:ins w:id="9145" w:author="Kiro" w:date="2026-10-10T00:00:00Z">
        <w:r>
          <w:t xml:space="preserve">。25个核基因座的内含子序列表明，家鸡与红原鸡共享的单倍型既来自祖先多态的保留，也来自后期渗入；两者的分化时间估计为58,000±16,000年前，远早于考古记录的驯化年代</w:t>
        </w:r>
      </w:ins>
      <w:ins w:id="9146" w:author="Kiro" w:date="2026-10-10T00:00:00Z">
        <w:r>
          <w:rPr>
            <w:vertAlign w:val="superscript"/>
          </w:rPr>
          <w:t xml:space="preserve">[27]</w:t>
        </w:r>
      </w:ins>
      <w:ins w:id="9147" w:author="Kiro" w:date="2026-10-10T00:00:00Z">
        <w:r>
          <w:t xml:space="preserve">。这些研究只涉及少数亚种，未能把共同祖源与后期杂交分开。</w:t>
        </w:r>
      </w:ins>
    </w:p>
    <w:p>
      <w:pPr>
        <w:jc w:val="both"/>
        <w:rPr>
          <w:ins w:id="9148" w:author="Kiro" w:date="2026-10-10T00:00:00Z"/>
        </w:rPr>
      </w:pPr>
      <w:ins w:id="9149" w:author="Kiro" w:date="2026-10-10T00:00:00Z">
        <w:r>
          <w:t xml:space="preserve">全基因组研究依次在物种和亚种两个层面确定了主要祖源。在原鸡属各物种中，红原鸡是家鸡的主要祖先物种，其他原鸡物种的贡献以渗入形式存在，其中与灰原鸡之间的双向渗入较为广泛（见第3.3节）</w:t>
        </w:r>
      </w:ins>
      <w:ins w:id="9150" w:author="Kiro" w:date="2026-10-10T00:00:00Z">
        <w:r>
          <w:rPr>
            <w:vertAlign w:val="superscript"/>
          </w:rPr>
          <w:t xml:space="preserve">[28]</w:t>
        </w:r>
      </w:ins>
      <w:ins w:id="9151" w:author="Kiro" w:date="2026-10-10T00:00:00Z">
        <w:r>
          <w:t xml:space="preserve">。覆盖红原鸡全部5个亚种的863个基因组进一步把主要祖源定位到</w:t>
        </w:r>
      </w:ins>
      <w:ins w:id="9152" w:author="Kiro" w:date="2026-10-10T00:00:00Z">
        <w:r>
          <w:rPr>
            <w:i/>
          </w:rPr>
          <w:t xml:space="preserve">spadiceus</w:t>
        </w:r>
      </w:ins>
      <w:ins w:id="9153" w:author="Kiro" w:date="2026-10-10T00:00:00Z">
        <w:r>
          <w:t xml:space="preserve">：696只家鸡中，除2只外都与部分</w:t>
        </w:r>
      </w:ins>
      <w:ins w:id="9154" w:author="Kiro" w:date="2026-10-10T00:00:00Z">
        <w:r>
          <w:rPr>
            <w:i/>
          </w:rPr>
          <w:t xml:space="preserve">spadiceus</w:t>
        </w:r>
      </w:ins>
      <w:ins w:id="9155" w:author="Kiro" w:date="2026-10-10T00:00:00Z">
        <w:r>
          <w:t xml:space="preserve">构成单系群，群体结构、等位基因共享和群体混合图（TreeMix）</w:t>
        </w:r>
      </w:ins>
      <w:ins w:id="9156" w:author="Kiro" w:date="2026-10-10T00:00:00Z">
        <w:r>
          <w:rPr>
            <w:vertAlign w:val="superscript"/>
          </w:rPr>
          <w:t xml:space="preserve">[29]</w:t>
        </w:r>
      </w:ins>
      <w:ins w:id="9157" w:author="Kiro" w:date="2026-10-10T00:00:00Z">
        <w:r>
          <w:t xml:space="preserve">分析也都指向</w:t>
        </w:r>
      </w:ins>
      <w:ins w:id="9158" w:author="Kiro" w:date="2026-10-10T00:00:00Z">
        <w:r>
          <w:rPr>
            <w:i/>
          </w:rPr>
          <w:t xml:space="preserve">spadiceus</w:t>
        </w:r>
      </w:ins>
      <w:ins w:id="9159" w:author="Kiro" w:date="2026-10-10T00:00:00Z">
        <w:r>
          <w:rPr>
            <w:vertAlign w:val="superscript"/>
          </w:rPr>
          <w:t xml:space="preserve">[3]</w:t>
        </w:r>
      </w:ins>
      <w:ins w:id="9160" w:author="Kiro" w:date="2026-10-10T00:00:00Z">
        <w:r>
          <w:t xml:space="preserve">。约一个世纪前的历史</w:t>
        </w:r>
      </w:ins>
      <w:ins w:id="9161" w:author="Kiro" w:date="2026-10-10T00:00:00Z">
        <w:r>
          <w:rPr>
            <w:i/>
          </w:rPr>
          <w:t xml:space="preserve">spadiceus</w:t>
        </w:r>
      </w:ins>
      <w:ins w:id="9162" w:author="Kiro" w:date="2026-10-10T00:00:00Z">
        <w:r>
          <w:t xml:space="preserve">标本仍比其他亚种更接近家鸡，历史标本与现生资料得到相近的结果，进一步支持了这一判断</w:t>
        </w:r>
      </w:ins>
      <w:ins w:id="9163" w:author="Kiro" w:date="2026-10-10T00:00:00Z">
        <w:r>
          <w:rPr>
            <w:vertAlign w:val="superscript"/>
          </w:rPr>
          <w:t xml:space="preserve">[12]</w:t>
        </w:r>
      </w:ins>
      <w:ins w:id="9164" w:author="Kiro" w:date="2026-10-10T00:00:00Z">
        <w:r>
          <w:t xml:space="preserve">。</w:t>
        </w:r>
      </w:ins>
    </w:p>
    <w:p>
      <w:pPr>
        <w:jc w:val="both"/>
        <w:rPr>
          <w:ins w:id="9165" w:author="Kiro" w:date="2026-10-10T00:00:00Z"/>
        </w:rPr>
      </w:pPr>
      <w:ins w:id="9166" w:author="Kiro" w:date="2026-10-10T00:00:00Z">
        <w:r>
          <w:t xml:space="preserve">其他亚种和现代品种的贡献主要发生在驯化之后。印度鸡与</w:t>
        </w:r>
      </w:ins>
      <w:ins w:id="9167" w:author="Kiro" w:date="2026-10-10T00:00:00Z">
        <w:r>
          <w:rPr>
            <w:i/>
          </w:rPr>
          <w:t xml:space="preserve">murghi</w:t>
        </w:r>
      </w:ins>
      <w:ins w:id="9168" w:author="Kiro" w:date="2026-10-10T00:00:00Z">
        <w:r>
          <w:t xml:space="preserve">共享的单倍型片段较长，更符合家鸡传入印度后吸收</w:t>
        </w:r>
      </w:ins>
      <w:ins w:id="9169" w:author="Kiro" w:date="2026-10-10T00:00:00Z">
        <w:r>
          <w:rPr>
            <w:i/>
          </w:rPr>
          <w:t xml:space="preserve">murghi</w:t>
        </w:r>
      </w:ins>
      <w:ins w:id="9170" w:author="Kiro" w:date="2026-10-10T00:00:00Z">
        <w:r>
          <w:t xml:space="preserve">的近期输入，而不支持</w:t>
        </w:r>
      </w:ins>
      <w:ins w:id="9171" w:author="Kiro" w:date="2026-10-10T00:00:00Z">
        <w:r>
          <w:rPr>
            <w:i/>
          </w:rPr>
          <w:t xml:space="preserve">murghi</w:t>
        </w:r>
      </w:ins>
      <w:ins w:id="9172" w:author="Kiro" w:date="2026-10-10T00:00:00Z">
        <w:r>
          <w:t xml:space="preserve">被独立驯化。此外，商业白来航约25%的祖源被推断来自</w:t>
        </w:r>
      </w:ins>
      <w:ins w:id="9173" w:author="Kiro" w:date="2026-10-10T00:00:00Z">
        <w:r>
          <w:rPr>
            <w:i/>
          </w:rPr>
          <w:t xml:space="preserve">murghi</w:t>
        </w:r>
      </w:ins>
      <w:ins w:id="9174" w:author="Kiro" w:date="2026-10-10T00:00:00Z">
        <w:r>
          <w:t xml:space="preserve">，印度尼西亚鸡含</w:t>
        </w:r>
      </w:ins>
      <w:ins w:id="9175" w:author="Kiro" w:date="2026-10-10T00:00:00Z">
        <w:r>
          <w:rPr>
            <w:i/>
          </w:rPr>
          <w:t xml:space="preserve">bankiva</w:t>
        </w:r>
      </w:ins>
      <w:ins w:id="9176" w:author="Kiro" w:date="2026-10-10T00:00:00Z">
        <w:r>
          <w:t xml:space="preserve">和</w:t>
        </w:r>
      </w:ins>
      <w:ins w:id="9177" w:author="Kiro" w:date="2026-10-10T00:00:00Z">
        <w:r>
          <w:rPr>
            <w:i/>
          </w:rPr>
          <w:t xml:space="preserve">gallus</w:t>
        </w:r>
      </w:ins>
      <w:ins w:id="9178" w:author="Kiro" w:date="2026-10-10T00:00:00Z">
        <w:r>
          <w:t xml:space="preserve">相关祖源，中国鸡含</w:t>
        </w:r>
      </w:ins>
      <w:ins w:id="9179" w:author="Kiro" w:date="2026-10-10T00:00:00Z">
        <w:r>
          <w:rPr>
            <w:i/>
          </w:rPr>
          <w:t xml:space="preserve">jabouillei</w:t>
        </w:r>
      </w:ins>
      <w:ins w:id="9180" w:author="Kiro" w:date="2026-10-10T00:00:00Z">
        <w:r>
          <w:t xml:space="preserve">相关祖源</w:t>
        </w:r>
      </w:ins>
      <w:ins w:id="9181" w:author="Kiro" w:date="2026-10-10T00:00:00Z">
        <w:r>
          <w:rPr>
            <w:vertAlign w:val="superscript"/>
          </w:rPr>
          <w:t xml:space="preserve">[3]</w:t>
        </w:r>
      </w:ins>
      <w:ins w:id="9182" w:author="Kiro" w:date="2026-10-10T00:00:00Z">
        <w:r>
          <w:t xml:space="preserve">。在印度，红原鸡的大样本研究检出了由家鸡流向野生红原鸡的定向基因流</w:t>
        </w:r>
      </w:ins>
      <w:ins w:id="9183" w:author="Kiro" w:date="2026-10-10T00:00:00Z">
        <w:r>
          <w:rPr>
            <w:vertAlign w:val="superscript"/>
          </w:rPr>
          <w:t xml:space="preserve">[30]</w:t>
        </w:r>
      </w:ins>
      <w:ins w:id="9184" w:author="Kiro" w:date="2026-10-10T00:00:00Z">
        <w:r>
          <w:t xml:space="preserve">。商业鸡的输入同样改变了地方鸡：8个中国地方品种平均约15%的基因组来自商业肉鸡渗入，范围从藏鸡的0.64%到惠阳胡须鸡的21.52%</w:t>
        </w:r>
      </w:ins>
      <w:ins w:id="9185" w:author="Kiro" w:date="2026-10-10T00:00:00Z">
        <w:r>
          <w:rPr>
            <w:vertAlign w:val="superscript"/>
          </w:rPr>
          <w:t xml:space="preserve">[10]</w:t>
        </w:r>
      </w:ins>
      <w:ins w:id="9186" w:author="Kiro" w:date="2026-10-10T00:00:00Z">
        <w:r>
          <w:t xml:space="preserve">。这些后期成分叠加在共同的主要祖源之上，因此现代鸡群之间的亲缘关系不能直接反映驯化历史。</w:t>
        </w:r>
      </w:ins>
    </w:p>
    <w:p>
      <w:pPr>
        <w:jc w:val="both"/>
        <w:rPr>
          <w:ins w:id="9187" w:author="Kiro" w:date="2026-10-10T00:00:00Z"/>
        </w:rPr>
      </w:pPr>
      <w:ins w:id="9188" w:author="Kiro" w:date="2026-10-10T00:00:00Z">
        <w:r>
          <w:t xml:space="preserve">总之，现有核遗传证据最支持</w:t>
        </w:r>
      </w:ins>
      <w:ins w:id="9189" w:author="Kiro" w:date="2026-10-10T00:00:00Z">
        <w:r>
          <w:rPr>
            <w:i/>
          </w:rPr>
          <w:t xml:space="preserve">spadiceus</w:t>
        </w:r>
      </w:ins>
      <w:ins w:id="9190" w:author="Kiro" w:date="2026-10-10T00:00:00Z">
        <w:r>
          <w:t xml:space="preserve">相关群体为家鸡的主要祖先</w:t>
        </w:r>
      </w:ins>
      <w:ins w:id="9191" w:author="Kiro" w:date="2026-10-10T00:00:00Z">
        <w:r>
          <w:rPr>
            <w:vertAlign w:val="superscript"/>
          </w:rPr>
          <w:t xml:space="preserve">[3,12]</w:t>
        </w:r>
      </w:ins>
      <w:ins w:id="9192" w:author="Kiro" w:date="2026-10-10T00:00:00Z">
        <w:r>
          <w:t xml:space="preserve">，第3.1节所述的多个母系分支与这一判断并不矛盾。现有资料排除了在其他亚种分布区独立驯化的情景，但“一个主要祖源”不等于“一次驯化”：</w:t>
        </w:r>
      </w:ins>
      <w:ins w:id="9193" w:author="Kiro" w:date="2026-10-10T00:00:00Z">
        <w:r>
          <w:rPr>
            <w:i/>
          </w:rPr>
          <w:t xml:space="preserve">spadiceus</w:t>
        </w:r>
      </w:ins>
      <w:ins w:id="9194" w:author="Kiro" w:date="2026-10-10T00:00:00Z">
        <w:r>
          <w:t xml:space="preserve">内部有多少群体、在多少地点参与了驯化，还需要结合考古记录判断（见第4节）。</w:t>
        </w:r>
      </w:ins>
    </w:p>
    <w:p>
      <w:pPr>
        <w:pStyle w:val="Heading2"/>
        <w:jc w:val="left"/>
      </w:pPr>
      <w:r>
        <w:t>3.3 其他原鸡物种的遗传贡献</w:t>
      </w:r>
    </w:p>
    <w:p>
      <w:pPr>
        <w:jc w:val="both"/>
      </w:pPr>
      <w:r>
        <w:t>灰原鸡（</w:t>
      </w:r>
      <w:r>
        <w:rPr>
          <w:i/>
        </w:rPr>
        <w:t>G. sonneratii</w:t>
      </w:r>
      <w:r>
        <w:t>）贡献的最清楚实例是黄色皮肤。Eriksson等（2008）通过跨品种比较，将黄色皮肤性状定位到包含BCO2的23.8 kb片段：黄皮家鸡的片段与灰原鸡序列接近，白皮家鸡的对应片段则与红原鸡接近。同批样本的线粒体与红原鸡聚在一起，公开核标记的重分析也主要支持这一亲缘关系。作者据此推断，黄皮相关片段最可能经杂交来自灰原鸡</w:t>
      </w:r>
      <w:del w:id="9195" w:author="Kiro" w:date="2026-10-10T00:00:00Z">
        <w:r>
          <w:rPr>
            <w:vertAlign w:val="superscript"/>
          </w:rPr>
          <w:delText>[28]</w:delText>
        </w:r>
      </w:del>
      <w:ins w:id="9196" w:author="Kiro" w:date="2026-10-10T00:00:00Z">
        <w:r>
          <w:rPr>
            <w:vertAlign w:val="superscript"/>
          </w:rPr>
          <w:t>[31]</w:t>
        </w:r>
      </w:ins>
      <w:r>
        <w:t>。家鸡的主要祖源与个别性状片段的供体，由此得到区分。</w:t>
      </w:r>
    </w:p>
    <w:p>
      <w:pPr>
        <w:jc w:val="both"/>
      </w:pPr>
      <w:r>
        <w:t>这一黄皮等位型还影响类胡萝卜素的储存与分配。Fallahshahroudi等（2019）通过连续回交，在近似相同的白来航背景下比较黄皮型和红原鸡型BCO2等位型。黄皮型鸡的皮肤、肌肉和脂肪中BCO2表达较低，腿部皮肤积累的类胡萝卜素较多；停止补喂胡萝卜和苜蓿后，其母鸡产蛋初期的蛋黄叶黄素高于红原鸡型母鸡</w:t>
      </w:r>
      <w:del w:id="9197" w:author="Kiro" w:date="2026-10-10T00:00:00Z">
        <w:r>
          <w:rPr>
            <w:vertAlign w:val="superscript"/>
          </w:rPr>
          <w:delText>[29]</w:delText>
        </w:r>
      </w:del>
      <w:ins w:id="9198" w:author="Kiro" w:date="2026-10-10T00:00:00Z">
        <w:r>
          <w:rPr>
            <w:vertAlign w:val="superscript"/>
          </w:rPr>
          <w:t>[32]</w:t>
        </w:r>
      </w:ins>
      <w:r>
        <w:t>。来源研究与功能实验相结合，说明这一黄皮等位型同时影响外观和类胡萝卜素的利用。</w:t>
      </w:r>
    </w:p>
    <w:p>
      <w:pPr>
        <w:jc w:val="both"/>
      </w:pPr>
      <w:r>
        <w:t>全基因组研究将灰原鸡的贡献扩展到BCO2之外。Lawal等（2020）分析87个基因组，在埃塞俄比亚、沙特、斯里兰卡及印度尼西亚等鸡群中识别出8处灰原鸡来源的候选区域。该研究同时发现相反方向的交流，一些较大的共享区域反映家鸡或红原鸡向灰原鸡输入；作者结合片段亲缘、序列差异及局部系统发育关系判断方向。参照群体的杂交历史也参与这一判断：早期研究已在部分动物园灰原鸡样本中发现接近家鸡的线粒体类型；Lawal的3只灰原鸡参照来自圈养繁育群体，其中的大片段输入被解释为较近期事件</w:t>
      </w:r>
      <w:del w:id="9199" w:author="Kiro" w:date="2026-10-10T00:00:00Z">
        <w:r>
          <w:rPr>
            <w:vertAlign w:val="superscript"/>
          </w:rPr>
          <w:delText>[28,30]</w:delText>
        </w:r>
      </w:del>
      <w:ins w:id="9200" w:author="Kiro" w:date="2026-10-10T00:00:00Z">
        <w:r>
          <w:rPr>
            <w:vertAlign w:val="superscript"/>
          </w:rPr>
          <w:t>[28,31]</w:t>
        </w:r>
      </w:ins>
      <w:r>
        <w:t>。供体判定因此依赖具体片段及参照历史，而非仅凭共享序列。</w:t>
      </w:r>
    </w:p>
    <w:p>
      <w:pPr>
        <w:jc w:val="both"/>
      </w:pPr>
      <w:r>
        <w:t>后续研究开始关注黄色皮肤以外的性状。Zhao等（2024）在和田鸡中识别出包含IGFBP2的灰原鸡来源候选片段，在加拿大地方鸡中识别出包含TKT的候选片段。根据这些基因已知的生长相关功能，作者提出渗入可能影响生长；不同BCO2单倍型的亲缘关系还提示灰原鸡与家鸡可能经历过多次交流</w:t>
      </w:r>
      <w:del w:id="9201" w:author="Kiro" w:date="2026-10-10T00:00:00Z">
        <w:r>
          <w:rPr>
            <w:vertAlign w:val="superscript"/>
          </w:rPr>
          <w:delText>[31]</w:delText>
        </w:r>
      </w:del>
      <w:ins w:id="9202" w:author="Kiro" w:date="2026-10-10T00:00:00Z">
        <w:r>
          <w:rPr>
            <w:vertAlign w:val="superscript"/>
          </w:rPr>
          <w:t>[33]</w:t>
        </w:r>
      </w:ins>
      <w:r>
        <w:t>。Xu等（2025）在两只北美斗鸡中检出包含MYBPHL的灰原鸡来源候选片段，提出其可能涉及肌肉相关性状</w:t>
      </w:r>
      <w:del w:id="9203" w:author="Kiro" w:date="2026-10-10T00:00:00Z">
        <w:r>
          <w:rPr>
            <w:vertAlign w:val="superscript"/>
          </w:rPr>
          <w:delText>[32]</w:delText>
        </w:r>
      </w:del>
      <w:ins w:id="9204" w:author="Kiro" w:date="2026-10-10T00:00:00Z">
        <w:r>
          <w:rPr>
            <w:vertAlign w:val="superscript"/>
          </w:rPr>
          <w:t>[34]</w:t>
        </w:r>
      </w:ins>
      <w:r>
        <w:t>。这些片段提供了性状研究的候选区域，实际效应仍需验证。</w:t>
      </w:r>
    </w:p>
    <w:p>
      <w:pPr>
        <w:jc w:val="both"/>
      </w:pPr>
      <w:r>
        <w:t>斯里兰卡原鸡（</w:t>
      </w:r>
      <w:r>
        <w:rPr>
          <w:i/>
        </w:rPr>
        <w:t>G. lafayettii</w:t>
      </w:r>
      <w:r>
        <w:t>）和绿原鸡（</w:t>
      </w:r>
      <w:r>
        <w:rPr>
          <w:i/>
        </w:rPr>
        <w:t>G. varius</w:t>
      </w:r>
      <w:r>
        <w:t>）的证据相对有限。Silva等（2009）的线粒体比较未显示受检斯里兰卡地方鸡具有斯里兰卡原鸡的母系贡献</w:t>
      </w:r>
      <w:del w:id="9205" w:author="Kiro" w:date="2026-10-10T00:00:00Z">
        <w:r>
          <w:rPr>
            <w:vertAlign w:val="superscript"/>
          </w:rPr>
          <w:delText>[33]</w:delText>
        </w:r>
      </w:del>
      <w:ins w:id="9206" w:author="Kiro" w:date="2026-10-10T00:00:00Z">
        <w:r>
          <w:rPr>
            <w:vertAlign w:val="superscript"/>
          </w:rPr>
          <w:t>[35]</w:t>
        </w:r>
      </w:ins>
      <w:r>
        <w:t>；Ulfah等（2016）在印度尼西亚地方鸡及其美国后代的基因组比较中，认为绿原鸡对所采群体的整体贡献很小</w:t>
      </w:r>
      <w:del w:id="9207" w:author="Kiro" w:date="2026-10-10T00:00:00Z">
        <w:r>
          <w:rPr>
            <w:vertAlign w:val="superscript"/>
          </w:rPr>
          <w:delText>[34]</w:delText>
        </w:r>
      </w:del>
      <w:ins w:id="9208" w:author="Kiro" w:date="2026-10-10T00:00:00Z">
        <w:r>
          <w:rPr>
            <w:vertAlign w:val="superscript"/>
          </w:rPr>
          <w:t>[36]</w:t>
        </w:r>
      </w:ins>
      <w:r>
        <w:t>。Lawal等（2020）的局部分析则在斯里兰卡家鸡中识别出4处斯里兰卡原鸡来源的候选区域，每处涉及一至两个家鸡单倍型；在所采狼山鸡中识别出约100 kb的绿原鸡来源片段</w:t>
      </w:r>
      <w:del w:id="9209" w:author="Kiro" w:date="2026-10-10T00:00:00Z">
        <w:r>
          <w:rPr>
            <w:vertAlign w:val="superscript"/>
          </w:rPr>
          <w:delText>[30]</w:delText>
        </w:r>
      </w:del>
      <w:ins w:id="9210" w:author="Kiro" w:date="2026-10-10T00:00:00Z">
        <w:r>
          <w:rPr>
            <w:vertAlign w:val="superscript"/>
          </w:rPr>
          <w:t>[28]</w:t>
        </w:r>
      </w:ins>
      <w:r>
        <w:t>。这些比较反映了不同层面的来源关系：线粒体只追踪母系，家鸡获得其他物种的核片段时仍可保留原有母系类型；整体核亲缘关系主要体现大部分基因组的来源，局部片段分析则能进一步识别少量外来贡献。</w:t>
      </w:r>
    </w:p>
    <w:p>
      <w:pPr>
        <w:jc w:val="both"/>
      </w:pPr>
      <w:r>
        <w:t>在已研究的鸡群中，灰原鸡贡献的报道涉及较多群体和基因组区域，斯里兰卡原鸡及绿原鸡的核片段实例较少。BCO2已将外来来源与明确的性状效应联系起来，其他候选片段则进一步拓展了可能的贡献范围。多数片段进入家鸡的具体时期尚未确定，需要区分它们参与早期驯化、区域传播或后来育种的不同历史</w:t>
      </w:r>
      <w:del w:id="9211" w:author="Kiro" w:date="2026-10-10T00:00:00Z">
        <w:r>
          <w:rPr>
            <w:vertAlign w:val="superscript"/>
          </w:rPr>
          <w:delText>[30,31,32]</w:delText>
        </w:r>
      </w:del>
      <w:ins w:id="9212" w:author="Kiro" w:date="2026-10-10T00:00:00Z">
        <w:r>
          <w:rPr>
            <w:vertAlign w:val="superscript"/>
          </w:rPr>
          <w:t>[28,33,34]</w:t>
        </w:r>
      </w:ins>
      <w:r>
        <w:t>。</w:t>
      </w:r>
    </w:p>
    <w:p>
      <w:pPr>
        <w:pStyle w:val="Heading1"/>
        <w:jc w:val="left"/>
      </w:pPr>
      <w:r>
        <w:t>4 初始驯化的地点与过程</w:t>
      </w:r>
    </w:p>
    <w:p>
      <w:pPr>
        <w:pStyle w:val="Heading2"/>
        <w:jc w:val="left"/>
      </w:pPr>
      <w:r>
        <w:t>4.1 早期记录的修正与候选区域</w:t>
      </w:r>
    </w:p>
    <w:p>
      <w:pPr>
        <w:jc w:val="both"/>
      </w:pPr>
      <w:r>
        <w:t>中国北方曾被视为家鸡最早的驯化地之一。Xiang等（2014）依据南庄头、磁山等遗址的古线粒体DNA，提出距今约1万年的本地驯化</w:t>
      </w:r>
      <w:del w:id="9213" w:author="Kiro" w:date="2026-10-10T00:00:00Z">
        <w:r>
          <w:rPr>
            <w:vertAlign w:val="superscript"/>
          </w:rPr>
          <w:delText>[35]</w:delText>
        </w:r>
      </w:del>
      <w:ins w:id="9214" w:author="Kiro" w:date="2026-10-10T00:00:00Z">
        <w:r>
          <w:rPr>
            <w:vertAlign w:val="superscript"/>
          </w:rPr>
          <w:t>[37]</w:t>
        </w:r>
      </w:ins>
      <w:r>
        <w:t>。后续讨论集中于序列处理、骨骼鉴定、地层背景及当时的原鸡生境，原作者也作出了答复</w:t>
      </w:r>
      <w:del w:id="9215" w:author="Kiro" w:date="2026-10-10T00:00:00Z">
        <w:r>
          <w:rPr>
            <w:vertAlign w:val="superscript"/>
          </w:rPr>
          <w:delText>[36,37,38,39,40]</w:delText>
        </w:r>
      </w:del>
      <w:ins w:id="9216" w:author="Kiro" w:date="2026-10-10T00:00:00Z">
        <w:r>
          <w:rPr>
            <w:vertAlign w:val="superscript"/>
          </w:rPr>
          <w:t>[38,39,40,41,42]</w:t>
        </w:r>
      </w:ins>
      <w:r>
        <w:t>。骨骼重鉴明显改变了证据基础：依据已有的鸡与雉类骨骼鉴别特征，Eda等（2016）检查中国中北部18处遗址的1831件鸟骨，将429件原报鸡骨判为非鸡骨，仅发现3件候选鸡骨</w:t>
      </w:r>
      <w:del w:id="9217" w:author="Kiro" w:date="2026-10-10T00:00:00Z">
        <w:r>
          <w:rPr>
            <w:vertAlign w:val="superscript"/>
          </w:rPr>
          <w:delText>[4,41]</w:delText>
        </w:r>
      </w:del>
      <w:ins w:id="9218" w:author="Kiro" w:date="2026-10-10T00:00:00Z">
        <w:r>
          <w:rPr>
            <w:vertAlign w:val="superscript"/>
          </w:rPr>
          <w:t>[4,43]</w:t>
        </w:r>
      </w:ins>
      <w:r>
        <w:t>。大地湾部分疑似鸡骨又经分子鉴定为雉鸡，同位素结果显示它们摄食了与农业有关的谷物</w:t>
      </w:r>
      <w:del w:id="9219" w:author="Kiro" w:date="2026-10-10T00:00:00Z">
        <w:r>
          <w:rPr>
            <w:vertAlign w:val="superscript"/>
          </w:rPr>
          <w:delText>[42,43]</w:delText>
        </w:r>
      </w:del>
      <w:ins w:id="9220" w:author="Kiro" w:date="2026-10-10T00:00:00Z">
        <w:r>
          <w:rPr>
            <w:vertAlign w:val="superscript"/>
          </w:rPr>
          <w:t>[44,45]</w:t>
        </w:r>
      </w:ins>
      <w:r>
        <w:t>。这些发现说明，农业聚落中存在食谷鸟类，并不足以证明当地已经饲养家鸡；中国北方早全新世驯化的解释由此失去了主要支撑。</w:t>
      </w:r>
    </w:p>
    <w:p>
      <w:pPr>
        <w:jc w:val="both"/>
      </w:pPr>
      <w:r>
        <w:t>泰国Ban Non Wat是当前讨论早期家鸡的重要遗址。Peters等（2022）综合89个国家约600处遗址的资料，将该遗址约公元前1650～1250年的材料列为其评估中最早的明确家鸡记录。判断依据包括原鸡属在鸟骨组合中的高比例、幼鸟记录，以及较晚阶段的鸡随葬现象</w:t>
      </w:r>
      <w:r>
        <w:rPr>
          <w:vertAlign w:val="superscript"/>
        </w:rPr>
        <w:t>[5]</w:t>
      </w:r>
      <w:r>
        <w:t>。具体骨骼的重鉴显示，这些依据来自不同阶段和鉴定层级。Eda等（2019）分析44件鸟骨，其中16件归为雉科，另有16件未定种幼鸟骨，后者来自新石器至铁器时代的宽泛背景；含髓质骨的候选股骨来自晚新石器至早青铜阶段</w:t>
      </w:r>
      <w:del w:id="9221" w:author="Kiro" w:date="2026-10-10T00:00:00Z">
        <w:r>
          <w:rPr>
            <w:vertAlign w:val="superscript"/>
          </w:rPr>
          <w:delText>[44]</w:delText>
        </w:r>
      </w:del>
      <w:ins w:id="9222" w:author="Kiro" w:date="2026-10-10T00:00:00Z">
        <w:r>
          <w:rPr>
            <w:vertAlign w:val="superscript"/>
          </w:rPr>
          <w:t>[46]</w:t>
        </w:r>
      </w:ins>
      <w:r>
        <w:t>。公元前1650～1250年依据新石器1期的遗址年代模型，尚非鸡骨的直接年代</w:t>
      </w:r>
      <w:del w:id="9223" w:author="Kiro" w:date="2026-10-10T00:00:00Z">
        <w:r>
          <w:rPr>
            <w:vertAlign w:val="superscript"/>
          </w:rPr>
          <w:delText>[45]</w:delText>
        </w:r>
      </w:del>
      <w:ins w:id="9224" w:author="Kiro" w:date="2026-10-10T00:00:00Z">
        <w:r>
          <w:rPr>
            <w:vertAlign w:val="superscript"/>
          </w:rPr>
          <w:t>[47]</w:t>
        </w:r>
      </w:ins>
      <w:r>
        <w:t>。两件古线粒体序列确认了鸡或红原鸡的身份，但相关样本的分期在发表资料中不一致，尚不能直接对应到最早阶段，也无法据母系序列区分家养与野生状态</w:t>
      </w:r>
      <w:del w:id="9225" w:author="Kiro" w:date="2026-10-10T00:00:00Z">
        <w:r>
          <w:rPr>
            <w:vertAlign w:val="superscript"/>
          </w:rPr>
          <w:delText>[44,46]</w:delText>
        </w:r>
      </w:del>
      <w:ins w:id="9226" w:author="Kiro" w:date="2026-10-10T00:00:00Z">
        <w:r>
          <w:rPr>
            <w:vertAlign w:val="superscript"/>
          </w:rPr>
          <w:t>[46,48]</w:t>
        </w:r>
      </w:ins>
      <w:r>
        <w:t>。Ban Non Wat支持公元前2千纪东南亚已有较密切的人鸡关系，最早组合的物种身份、个体年代及家养属性仍需共同核实。</w:t>
      </w:r>
    </w:p>
    <w:p>
      <w:pPr>
        <w:jc w:val="both"/>
      </w:pPr>
      <w:r>
        <w:t>云南有年代可能更早的候选材料。Peng等（2022）根据菜园子、大墩子的鸡骨报告和鸡形器物，主张将云南纳入初始驯化区域的讨论</w:t>
      </w:r>
      <w:del w:id="9227" w:author="Kiro" w:date="2026-10-10T00:00:00Z">
        <w:r>
          <w:rPr>
            <w:vertAlign w:val="superscript"/>
          </w:rPr>
          <w:delText>[47]</w:delText>
        </w:r>
      </w:del>
      <w:ins w:id="9228" w:author="Kiro" w:date="2026-10-10T00:00:00Z">
        <w:r>
          <w:rPr>
            <w:vertAlign w:val="superscript"/>
          </w:rPr>
          <w:t>[49]</w:t>
        </w:r>
      </w:ins>
      <w:r>
        <w:t>。Peters等在答复中指出，菜园子约公元前2475～2205年背景中的鸡骨缺少可复核的形态描述，大墩子的标本在原报告中也只被列为可能家养</w:t>
      </w:r>
      <w:del w:id="9229" w:author="Kiro" w:date="2026-10-10T00:00:00Z">
        <w:r>
          <w:rPr>
            <w:vertAlign w:val="superscript"/>
          </w:rPr>
          <w:delText>[48]</w:delText>
        </w:r>
      </w:del>
      <w:ins w:id="9230" w:author="Kiro" w:date="2026-10-10T00:00:00Z">
        <w:r>
          <w:rPr>
            <w:vertAlign w:val="superscript"/>
          </w:rPr>
          <w:t>[50]</w:t>
        </w:r>
      </w:ins>
      <w:r>
        <w:t>。这些材料因年代和位置而值得复核，目前保留为候选记录。spadiceus现今主要分布于中国西南、泰国北部和缅甸；云南及Ban Non Wat均位于这一分布区或邻近区域，使中国西南与东南亚半岛成为遗传和考古资料共同指向的重点</w:t>
      </w:r>
      <w:r>
        <w:rPr>
          <w:vertAlign w:val="superscript"/>
        </w:rPr>
        <w:t>[3]</w:t>
      </w:r>
      <w:r>
        <w:t>。这种区域上的联系尚未确定最初开始饲养的地点，现生分布也不能直接替代当时原鸡的分布。</w:t>
      </w:r>
    </w:p>
    <w:p>
      <w:pPr>
        <w:jc w:val="both"/>
      </w:pPr>
      <w:r>
        <w:t>遗传分化年代早于最早家鸡记录，两者记录的事件也不同。Wang等用多重序列马尔可夫溯祖模型（MSMC）估计，家鸡与spadiceus约在（9500±3300）年前分化；作者认为，这一节点可能反映祖先群体在进入饲养前的分化</w:t>
      </w:r>
      <w:r>
        <w:rPr>
          <w:vertAlign w:val="superscript"/>
        </w:rPr>
        <w:t>[3]</w:t>
      </w:r>
      <w:r>
        <w:t>。原估计采用1年世代时间，将每位点每年1.91×10⁻⁹的突变率用于换算。跨物种家系测序提供了鸡的直接突变率数据；López-Cortegano等（2026）又以194个商业鸡亲子三元组估计，每位点每代突变率约为3.49×10⁻⁹</w:t>
      </w:r>
      <w:del w:id="9231" w:author="Kiro" w:date="2026-10-10T00:00:00Z">
        <w:r>
          <w:rPr>
            <w:vertAlign w:val="superscript"/>
          </w:rPr>
          <w:delText>[49,50]</w:delText>
        </w:r>
      </w:del>
      <w:ins w:id="9232" w:author="Kiro" w:date="2026-10-10T00:00:00Z">
        <w:r>
          <w:rPr>
            <w:vertAlign w:val="superscript"/>
          </w:rPr>
          <w:t>[51,52]</w:t>
        </w:r>
      </w:ins>
      <w:r>
        <w:t>。重新标定时需同时考虑世代时间，不能将按年与按代的估计直接替换。遗传分化因此提供祖先群体的时间信息，物种鉴定、个体测年及利用情境则限定人鸡关系的发展时期。</w:t>
      </w:r>
    </w:p>
    <w:p>
      <w:pPr>
        <w:pStyle w:val="Heading2"/>
        <w:jc w:val="left"/>
      </w:pPr>
      <w:r>
        <w:t>4.2 农业共栖与持续饲养</w:t>
      </w:r>
    </w:p>
    <w:p>
      <w:pPr>
        <w:jc w:val="both"/>
      </w:pPr>
      <w:r>
        <w:t>农业共栖模型为红原鸡如何进入聚落提供了生态解释。Peters等比较了稻、粟种植的扩散与原鸡分布区内鸡的出现，认为开垦、休耕和次生灌丛增加了适宜生境，收获、加工和储藏留下的谷物增加了食物，促使原鸡反复接近聚落</w:t>
      </w:r>
      <w:r>
        <w:rPr>
          <w:vertAlign w:val="superscript"/>
        </w:rPr>
        <w:t>[5]</w:t>
      </w:r>
      <w:r>
        <w:t>。这一解释与动物驯化的共栖路径相联系：人类先改变动物的食物和生境，随后才逐步加强对其繁殖和生存的管理</w:t>
      </w:r>
      <w:del w:id="9233" w:author="Kiro" w:date="2026-10-10T00:00:00Z">
        <w:r>
          <w:rPr>
            <w:vertAlign w:val="superscript"/>
          </w:rPr>
          <w:delText>[51]</w:delText>
        </w:r>
      </w:del>
      <w:ins w:id="9234" w:author="Kiro" w:date="2026-10-10T00:00:00Z">
        <w:r>
          <w:rPr>
            <w:vertAlign w:val="superscript"/>
          </w:rPr>
          <w:t>[53]</w:t>
        </w:r>
      </w:ins>
      <w:r>
        <w:t>。</w:t>
      </w:r>
    </w:p>
    <w:p>
      <w:pPr>
        <w:jc w:val="both"/>
      </w:pPr>
      <w:r>
        <w:t>现代生态观察支持其中的食物和掩蔽联系。Collias和Saichuae（1967）在泰国发现，红原鸡利用开垦地及其边缘，嗉囊和肌胃中既有栽培稻、玉米，也有野外食物；存在猎捕的地区，原鸡在远离村落处反而更常见</w:t>
      </w:r>
      <w:del w:id="9235" w:author="Kiro" w:date="2026-10-10T00:00:00Z">
        <w:r>
          <w:rPr>
            <w:vertAlign w:val="superscript"/>
          </w:rPr>
          <w:delText>[52]</w:delText>
        </w:r>
      </w:del>
      <w:ins w:id="9236" w:author="Kiro" w:date="2026-10-10T00:00:00Z">
        <w:r>
          <w:rPr>
            <w:vertAlign w:val="superscript"/>
          </w:rPr>
          <w:t>[54]</w:t>
        </w:r>
      </w:ins>
      <w:r>
        <w:t>。桂西南的调查则记录到红原鸡利用多种灌丛，并在繁殖季到村落附近与放养家鸡交配</w:t>
      </w:r>
      <w:del w:id="9237" w:author="Kiro" w:date="2026-10-10T00:00:00Z">
        <w:r>
          <w:rPr>
            <w:vertAlign w:val="superscript"/>
          </w:rPr>
          <w:delText>[53]</w:delText>
        </w:r>
      </w:del>
      <w:ins w:id="9238" w:author="Kiro" w:date="2026-10-10T00:00:00Z">
        <w:r>
          <w:rPr>
            <w:vertAlign w:val="superscript"/>
          </w:rPr>
          <w:t>[55]</w:t>
        </w:r>
      </w:ins>
      <w:r>
        <w:t>。农业食物和掩蔽条件增加了接触机会，猎捕等干扰又可能使原鸡远离聚落，两者共同影响共栖能否持续。</w:t>
      </w:r>
    </w:p>
    <w:p>
      <w:pPr>
        <w:jc w:val="both"/>
      </w:pPr>
      <w:r>
        <w:t>不同耕作方式提供的机会并不相同。云南白羊村和大墩子都发现稻、粟和黍，但作物比例及湿地、旱地利用存在差别</w:t>
      </w:r>
      <w:del w:id="9239" w:author="Kiro" w:date="2026-10-10T00:00:00Z">
        <w:r>
          <w:rPr>
            <w:vertAlign w:val="superscript"/>
          </w:rPr>
          <w:delText>[54,55]</w:delText>
        </w:r>
      </w:del>
      <w:ins w:id="9240" w:author="Kiro" w:date="2026-10-10T00:00:00Z">
        <w:r>
          <w:rPr>
            <w:vertAlign w:val="superscript"/>
          </w:rPr>
          <w:t>[56,57]</w:t>
        </w:r>
      </w:ins>
      <w:r>
        <w:t>。将整个候选区域归入同一种稻作或休耕模式，会掩盖这种差异。大地湾雉鸡的例子还表明，摄食谷物可以发生在人类主动饲养之前</w:t>
      </w:r>
      <w:del w:id="9241" w:author="Kiro" w:date="2026-10-10T00:00:00Z">
        <w:r>
          <w:rPr>
            <w:vertAlign w:val="superscript"/>
          </w:rPr>
          <w:delText>[42]</w:delText>
        </w:r>
      </w:del>
      <w:ins w:id="9242" w:author="Kiro" w:date="2026-10-10T00:00:00Z">
        <w:r>
          <w:rPr>
            <w:vertAlign w:val="superscript"/>
          </w:rPr>
          <w:t>[44]</w:t>
        </w:r>
      </w:ins>
      <w:r>
        <w:t>。农业共栖解释了原鸡为何接近聚落，持续饲养则还需要人类容纳、留养和繁殖管理。现有生态观察较能说明接触的条件，早期人类怎样逐步建立持续管理，目前材料仍较少。</w:t>
      </w:r>
    </w:p>
    <w:p>
      <w:pPr>
        <w:pStyle w:val="Heading2"/>
        <w:jc w:val="left"/>
      </w:pPr>
      <w:r>
        <w:t>4.3 温顺选择与性状的关联变化</w:t>
      </w:r>
    </w:p>
    <w:p>
      <w:pPr>
        <w:jc w:val="both"/>
      </w:pPr>
      <w:r>
        <w:t>对人的恐惧降低，是原鸡适应持续饲养的一种可能途径。Agnvall等（2012）以两个圈养红原鸡种群建立高、低对人恐惧选择线，发现这一行为具有遗传基础，并与部分觅食和探索行为相关</w:t>
      </w:r>
      <w:del w:id="9243" w:author="Kiro" w:date="2026-10-10T00:00:00Z">
        <w:r>
          <w:rPr>
            <w:vertAlign w:val="superscript"/>
          </w:rPr>
          <w:delText>[56]</w:delText>
        </w:r>
      </w:del>
      <w:ins w:id="9244" w:author="Kiro" w:date="2026-10-10T00:00:00Z">
        <w:r>
          <w:rPr>
            <w:vertAlign w:val="superscript"/>
          </w:rPr>
          <w:t>[58]</w:t>
        </w:r>
      </w:ins>
      <w:r>
        <w:t>。这一选择系列的后续研究发现，低恐惧线体重、蛋重及初生雏鸡重量较高，基础代谢和饲料利用效率也较高</w:t>
      </w:r>
      <w:del w:id="9245" w:author="Kiro" w:date="2026-10-10T00:00:00Z">
        <w:r>
          <w:rPr>
            <w:vertAlign w:val="superscript"/>
          </w:rPr>
          <w:delText>[7,57]</w:delText>
        </w:r>
      </w:del>
      <w:ins w:id="9246" w:author="Kiro" w:date="2026-10-10T00:00:00Z">
        <w:r>
          <w:rPr>
            <w:vertAlign w:val="superscript"/>
          </w:rPr>
          <w:t>[7,59]</w:t>
        </w:r>
      </w:ins>
      <w:r>
        <w:t>。低恐惧线的同类冲突和雄鸡鸣叫较多，说明对人温顺与同类竞争可以并存</w:t>
      </w:r>
      <w:del w:id="9247" w:author="Kiro" w:date="2026-10-10T00:00:00Z">
        <w:r>
          <w:rPr>
            <w:vertAlign w:val="superscript"/>
          </w:rPr>
          <w:delText>[58]</w:delText>
        </w:r>
      </w:del>
      <w:ins w:id="9248" w:author="Kiro" w:date="2026-10-10T00:00:00Z">
        <w:r>
          <w:rPr>
            <w:vertAlign w:val="superscript"/>
          </w:rPr>
          <w:t>[60]</w:t>
        </w:r>
      </w:ins>
      <w:r>
        <w:t>。Agnvall和Jensen（2016）在第五代中却未发现觅食探索和强直不动随选择改变</w:t>
      </w:r>
      <w:del w:id="9249" w:author="Kiro" w:date="2026-10-10T00:00:00Z">
        <w:r>
          <w:rPr>
            <w:vertAlign w:val="superscript"/>
          </w:rPr>
          <w:delText>[59]</w:delText>
        </w:r>
      </w:del>
      <w:ins w:id="9250" w:author="Kiro" w:date="2026-10-10T00:00:00Z">
        <w:r>
          <w:rPr>
            <w:vertAlign w:val="superscript"/>
          </w:rPr>
          <w:t>[61]</w:t>
        </w:r>
      </w:ins>
      <w:r>
        <w:t>。温顺选择因而伴随部分生长、繁殖和行为响应，并未一致改变全部日常行为。这些论文追踪同一选择系列，提供了跨代观察，但不构成选择线的独立重复。</w:t>
      </w:r>
    </w:p>
    <w:p>
      <w:pPr>
        <w:jc w:val="both"/>
      </w:pPr>
      <w:r>
        <w:t>互交进一步检验了这些性状是否具有共同遗传基础。Katajamaa和Jensen（2021）将高、低恐惧线互交，F3中较低恐惧仍与较快的幼期生长相关</w:t>
      </w:r>
      <w:del w:id="9251" w:author="Kiro" w:date="2026-10-10T00:00:00Z">
        <w:r>
          <w:rPr>
            <w:vertAlign w:val="superscript"/>
          </w:rPr>
          <w:delText>[60]</w:delText>
        </w:r>
      </w:del>
      <w:ins w:id="9252" w:author="Kiro" w:date="2026-10-10T00:00:00Z">
        <w:r>
          <w:rPr>
            <w:vertAlign w:val="superscript"/>
          </w:rPr>
          <w:t>[62]</w:t>
        </w:r>
      </w:ins>
      <w:r>
        <w:t>。重组使原先选择线中的性状组合重新分离，保留下来的关联比单纯比较两条选择线更有助于判断共同或相邻遗传区域的作用。</w:t>
      </w:r>
    </w:p>
    <w:p>
      <w:pPr>
        <w:jc w:val="both"/>
      </w:pPr>
      <w:r>
        <w:t>遗传定位为这种联系提供了进一步依据。Schütz等（2004）在红原鸡与白来航F2互交群体中，采用强直不动、新异物体等试验测量不同恐惧反应。强直不动试验记录鸡在被诱发不动后恢复活动所需的时间，影响这一持续时间的数量性状基因座（QTL）与生长及蛋重位点共定位；雄鸡对新异物体反应的一个QTL也与主要生长位点重叠，其他恐惧反应位点则未必有这种对应</w:t>
      </w:r>
      <w:del w:id="9253" w:author="Kiro" w:date="2026-10-10T00:00:00Z">
        <w:r>
          <w:rPr>
            <w:vertAlign w:val="superscript"/>
          </w:rPr>
          <w:delText>[61]</w:delText>
        </w:r>
      </w:del>
      <w:ins w:id="9254" w:author="Kiro" w:date="2026-10-10T00:00:00Z">
        <w:r>
          <w:rPr>
            <w:vertAlign w:val="superscript"/>
          </w:rPr>
          <w:t>[63]</w:t>
        </w:r>
      </w:ins>
      <w:r>
        <w:t>。Wright等（2010）进一步检验多效性与连锁，发现多种行为、形态和生活史性状的位点集中于11个紧密区域，统计分析支持核心位点的多效性及周围位点的连锁</w:t>
      </w:r>
      <w:del w:id="9255" w:author="Kiro" w:date="2026-10-10T00:00:00Z">
        <w:r>
          <w:rPr>
            <w:vertAlign w:val="superscript"/>
          </w:rPr>
          <w:delText>[62]</w:delText>
        </w:r>
      </w:del>
      <w:ins w:id="9256" w:author="Kiro" w:date="2026-10-10T00:00:00Z">
        <w:r>
          <w:rPr>
            <w:vertAlign w:val="superscript"/>
          </w:rPr>
          <w:t>[64]</w:t>
        </w:r>
      </w:ins>
      <w:r>
        <w:t>。部分恐惧反应与生长、繁殖性状因而可能受到共同或相邻遗传区域的影响。这里测量的还包括对新环境或束缚的反应，与对人的温顺并非同一指标。</w:t>
      </w:r>
    </w:p>
    <w:p>
      <w:pPr>
        <w:jc w:val="both"/>
      </w:pPr>
      <w:r>
        <w:t>脑结构和应激研究显示，温顺选择的响应与现代品种差异部分对应。与高恐惧线相比，低恐惧红原鸡的绝对及相对脑重较低，小脑占全脑的比例较高；相对于亲本代，显著变化主要出现在高恐惧线，因而不宜概括为温顺选择必然使脑缩小</w:t>
      </w:r>
      <w:del w:id="9257" w:author="Kiro" w:date="2026-10-10T00:00:00Z">
        <w:r>
          <w:rPr>
            <w:vertAlign w:val="superscript"/>
          </w:rPr>
          <w:delText>[63]</w:delText>
        </w:r>
      </w:del>
      <w:ins w:id="9258" w:author="Kiro" w:date="2026-10-10T00:00:00Z">
        <w:r>
          <w:rPr>
            <w:vertAlign w:val="superscript"/>
          </w:rPr>
          <w:t>[65]</w:t>
        </w:r>
      </w:ins>
      <w:r>
        <w:t>。白来航与红原鸡相比，相对脑重较低，但体重和绝对脑重均较高，小脑的结构也有差异</w:t>
      </w:r>
      <w:del w:id="9259" w:author="Kiro" w:date="2026-10-10T00:00:00Z">
        <w:r>
          <w:rPr>
            <w:vertAlign w:val="superscript"/>
          </w:rPr>
          <w:delText>[64,65]</w:delText>
        </w:r>
      </w:del>
      <w:ins w:id="9260" w:author="Kiro" w:date="2026-10-10T00:00:00Z">
        <w:r>
          <w:rPr>
            <w:vertAlign w:val="superscript"/>
          </w:rPr>
          <w:t>[66,67]</w:t>
        </w:r>
      </w:ins>
      <w:r>
        <w:t>。两类互交群体的部分脑组成位点共定位，增加了共同遗传基础的证据</w:t>
      </w:r>
      <w:del w:id="9261" w:author="Kiro" w:date="2026-10-10T00:00:00Z">
        <w:r>
          <w:rPr>
            <w:vertAlign w:val="superscript"/>
          </w:rPr>
          <w:delText>[66]</w:delText>
        </w:r>
      </w:del>
      <w:ins w:id="9262" w:author="Kiro" w:date="2026-10-10T00:00:00Z">
        <w:r>
          <w:rPr>
            <w:vertAlign w:val="superscript"/>
          </w:rPr>
          <w:t>[68]</w:t>
        </w:r>
      </w:ins>
      <w:r>
        <w:t>。应激反应则未呈现同样对应：白来航较弱的束缚应激皮质酮反应，并未出现在高、低恐惧选择线的比较中</w:t>
      </w:r>
      <w:del w:id="9263" w:author="Kiro" w:date="2026-10-10T00:00:00Z">
        <w:r>
          <w:rPr>
            <w:vertAlign w:val="superscript"/>
          </w:rPr>
          <w:delText>[57,67]</w:delText>
        </w:r>
      </w:del>
      <w:ins w:id="9264" w:author="Kiro" w:date="2026-10-10T00:00:00Z">
        <w:r>
          <w:rPr>
            <w:vertAlign w:val="superscript"/>
          </w:rPr>
          <w:t>[59,69]</w:t>
        </w:r>
      </w:ins>
      <w:r>
        <w:t>。现代品种的性状还受到后来不同育种目标的影响，温顺选择只能解释其中部分关联变化。</w:t>
      </w:r>
    </w:p>
    <w:p>
      <w:pPr>
        <w:jc w:val="both"/>
      </w:pPr>
      <w:r>
        <w:t>历史标本还能减少近期杂交对家养性状研究的干扰。Wu等（2023）以历史红原鸡为参照，在家鸡与野生群体高度分化的区域中检出8个具有选择信号的候选基因，涉及视觉、神经信号、代谢、繁殖和发育</w:t>
      </w:r>
      <w:r>
        <w:rPr>
          <w:vertAlign w:val="superscript"/>
        </w:rPr>
        <w:t>[12]</w:t>
      </w:r>
      <w:r>
        <w:t>。这些基因补充了家养变化的候选机制，其选择年代及与温顺性的关系尚未确定。实验已经说明，选择对人较少恐惧的原鸡可伴随其他性状变化；这种机制是否参与最初的持续饲养，仍是历史问题，不能仅由圈养实验确定。图1概括了农业共栖、持续管理、传播及后续变化之间的联系。</w:t>
      </w:r>
    </w:p>
    <w:p>
      <w:pPr>
        <w:keepNext/>
        <w:ind w:firstLine="0"/>
        <w:jc w:val="center"/>
      </w:pPr>
      <w:r>
        <w:drawing>
          <wp:inline xmlns:a="http://schemas.openxmlformats.org/drawingml/2006/main" xmlns:pic="http://schemas.openxmlformats.org/drawingml/2006/picture">
            <wp:extent cx="6120000" cy="3442500"/>
            <wp:docPr id="1" name="Picture 1"/>
            <wp:cNvGraphicFramePr>
              <a:graphicFrameLocks noChangeAspect="1"/>
            </wp:cNvGraphicFramePr>
            <a:graphic>
              <a:graphicData uri="http://schemas.openxmlformats.org/drawingml/2006/picture">
                <pic:pic>
                  <pic:nvPicPr>
                    <pic:cNvPr id="0" name="图1.png"/>
                    <pic:cNvPicPr/>
                  </pic:nvPicPr>
                  <pic:blipFill>
                    <a:blip r:embed="rId9"/>
                    <a:stretch>
                      <a:fillRect/>
                    </a:stretch>
                  </pic:blipFill>
                  <pic:spPr>
                    <a:xfrm>
                      <a:off x="0" y="0"/>
                      <a:ext cx="6120000" cy="3442500"/>
                    </a:xfrm>
                    <a:prstGeom prst="rect"/>
                  </pic:spPr>
                </pic:pic>
              </a:graphicData>
            </a:graphic>
          </wp:inline>
        </w:drawing>
      </w:r>
    </w:p>
    <w:p>
      <w:pPr>
        <w:pStyle w:val="Caption"/>
        <w:jc w:val="left"/>
      </w:pPr>
      <w:r>
        <w:t>图1 家鸡从共栖到传播和持续演化的主要过程。农业提供食物与生境、持续饲养、区域传播和后续选育是相互衔接的过程，图中阶段不表示各地均经历相同顺序或持续时间。农业共栖和早期行为改变为现有证据支持的解释模型；传播与后续基因交流可由考古和遗传资料分别追踪。局部野生来源箭头示意野生原鸡向家鸡的贡献，反向交流见第7节。图底部自持续饲养起标示三类作用，人工选择随管理加强而介入，自然选择和遗传漂变也作用于此前的野生群体</w:t>
      </w:r>
      <w:del w:id="9265" w:author="Kiro" w:date="2026-10-10T00:00:00Z">
        <w:r>
          <w:rPr>
            <w:vertAlign w:val="superscript"/>
          </w:rPr>
          <w:delText>[3,5,30,51]</w:delText>
        </w:r>
      </w:del>
      <w:ins w:id="9266" w:author="Kiro" w:date="2026-10-10T00:00:00Z">
        <w:r>
          <w:rPr>
            <w:vertAlign w:val="superscript"/>
          </w:rPr>
          <w:t>[3,5,28,53]</w:t>
        </w:r>
      </w:ins>
      <w:r>
        <w:t>。</w:t>
      </w:r>
    </w:p>
    <w:p>
      <w:pPr>
        <w:pStyle w:val="Heading1"/>
        <w:jc w:val="left"/>
      </w:pPr>
      <w:r>
        <w:t>5 家鸡的全球传播</w:t>
      </w:r>
    </w:p>
    <w:p>
      <w:pPr>
        <w:pStyle w:val="Heading2"/>
        <w:jc w:val="left"/>
      </w:pPr>
      <w:r>
        <w:t>5.1 欧亚大陆与非洲</w:t>
      </w:r>
    </w:p>
    <w:p>
      <w:pPr>
        <w:jc w:val="both"/>
      </w:pPr>
      <w:r>
        <w:t>Peters等（2022）的全球重评把许多早期记录推迟，并将鸡在中国中部、南亚和美索不达米亚的出现置于公元前2千纪后期</w:t>
      </w:r>
      <w:r>
        <w:rPr>
          <w:vertAlign w:val="superscript"/>
        </w:rPr>
        <w:t>[5]</w:t>
      </w:r>
      <w:r>
        <w:t>。向西的传播逐渐进入地中海及欧洲贸易网络，向南则通过红海和印度洋联系进入非洲。各区域资料的密度差异很大，已知最早记录反映的是目前能够确认的出现时间，并非一次迁移的准确年代。</w:t>
      </w:r>
    </w:p>
    <w:p>
      <w:pPr>
        <w:jc w:val="both"/>
      </w:pPr>
      <w:r>
        <w:t>欧洲材料尤其显示直接测年的重要性。Best等（2022）对16处欧洲及西北非遗址的23件候选早期鸡骨测年，发现18件晚于原报告的层位年代。较可靠的地中海欧洲记录落在公元前1千纪，意大利部分鸡骨的宽校准区间需结合遗址背景解释</w:t>
      </w:r>
      <w:r>
        <w:rPr>
          <w:vertAlign w:val="superscript"/>
        </w:rPr>
        <w:t>[6]</w:t>
      </w:r>
      <w:r>
        <w:t>。非洲之角Mezber的鸡骨直接年代为公元前820～595年，支持该地区较早已有鸡，研究者将其与南阿拉伯及红海交流联系起来</w:t>
      </w:r>
      <w:del w:id="9267" w:author="Kiro" w:date="2026-10-10T00:00:00Z">
        <w:r>
          <w:rPr>
            <w:vertAlign w:val="superscript"/>
          </w:rPr>
          <w:delText>[68]</w:delText>
        </w:r>
      </w:del>
      <w:ins w:id="9268" w:author="Kiro" w:date="2026-10-10T00:00:00Z">
        <w:r>
          <w:rPr>
            <w:vertAlign w:val="superscript"/>
          </w:rPr>
          <w:t>[70]</w:t>
        </w:r>
      </w:ins>
      <w:r>
        <w:t>。下埃及、内尼日尔三角洲及东非沿海的记录则展示了后续区域扩散，而非一条已全部确定的单一路线</w:t>
      </w:r>
      <w:del w:id="9269" w:author="Kiro" w:date="2026-10-10T00:00:00Z">
        <w:r>
          <w:rPr>
            <w:vertAlign w:val="superscript"/>
          </w:rPr>
          <w:delText>[69,70,71,72]</w:delText>
        </w:r>
      </w:del>
      <w:ins w:id="9270" w:author="Kiro" w:date="2026-10-10T00:00:00Z">
        <w:r>
          <w:rPr>
            <w:vertAlign w:val="superscript"/>
          </w:rPr>
          <w:t>[71,72,73,74]</w:t>
        </w:r>
      </w:ins>
      <w:r>
        <w:t>。</w:t>
      </w:r>
    </w:p>
    <w:p>
      <w:pPr>
        <w:jc w:val="both"/>
      </w:pPr>
      <w:r>
        <w:t>这些区域记录还反映不同阶段的交流网络。非洲之角的较早鸡骨与红海联系相对应；东非Unguja Ukuu和马达加斯加Mahilaka经古DNA确认的鸡骨，则来自公元7～8世纪及11～13世纪参与印度洋贸易的港口背景</w:t>
      </w:r>
      <w:del w:id="9271" w:author="Kiro" w:date="2026-10-10T00:00:00Z">
        <w:r>
          <w:rPr>
            <w:vertAlign w:val="superscript"/>
          </w:rPr>
          <w:delText>[68,72]</w:delText>
        </w:r>
      </w:del>
      <w:ins w:id="9272" w:author="Kiro" w:date="2026-10-10T00:00:00Z">
        <w:r>
          <w:rPr>
            <w:vertAlign w:val="superscript"/>
          </w:rPr>
          <w:t>[70,74]</w:t>
        </w:r>
      </w:ins>
      <w:r>
        <w:t>。早期陆地和红海联系、较晚的海上输入可以分别参与区域传播。遗存年代限定各地已有鸡的时期，结合港口情境和来源比较，才能进一步讨论它们由何处传入。</w:t>
      </w:r>
    </w:p>
    <w:p>
      <w:pPr>
        <w:pStyle w:val="Heading2"/>
        <w:jc w:val="left"/>
      </w:pPr>
      <w:r>
        <w:t>5.2 东亚与太平洋</w:t>
      </w:r>
    </w:p>
    <w:p>
      <w:pPr>
        <w:jc w:val="both"/>
      </w:pPr>
      <w:r>
        <w:t>东亚传播既有大陆联系，也有跨海输入。日本唐古·键遗址的两件幼鸟骨经胶原肽指纹确认为鸡，其中一件直接年代为公元前381～204年，将鸡在日本的可靠记录置于弥生时期</w:t>
      </w:r>
      <w:del w:id="9273" w:author="Kiro" w:date="2026-10-10T00:00:00Z">
        <w:r>
          <w:rPr>
            <w:vertAlign w:val="superscript"/>
          </w:rPr>
          <w:delText>[73]</w:delText>
        </w:r>
      </w:del>
      <w:ins w:id="9274" w:author="Kiro" w:date="2026-10-10T00:00:00Z">
        <w:r>
          <w:rPr>
            <w:vertAlign w:val="superscript"/>
          </w:rPr>
          <w:t>[75]</w:t>
        </w:r>
      </w:ins>
      <w:r>
        <w:t>。现代核基因组比较还显示，日本鸡群的形成涉及多个亚洲来源，后来的输入和品种间杂交持续影响其组成</w:t>
      </w:r>
      <w:del w:id="9275" w:author="Kiro" w:date="2026-10-10T00:00:00Z">
        <w:r>
          <w:rPr>
            <w:vertAlign w:val="superscript"/>
          </w:rPr>
          <w:delText>[74]</w:delText>
        </w:r>
      </w:del>
      <w:ins w:id="9276" w:author="Kiro" w:date="2026-10-10T00:00:00Z">
        <w:r>
          <w:rPr>
            <w:vertAlign w:val="superscript"/>
          </w:rPr>
          <w:t>[76]</w:t>
        </w:r>
      </w:ins>
      <w:r>
        <w:t>。考古记录与现代群体来源可以相互补充，但后者包含早期传入以后的变化。</w:t>
      </w:r>
    </w:p>
    <w:p>
      <w:pPr>
        <w:jc w:val="both"/>
      </w:pPr>
      <w:r>
        <w:t>向太平洋的扩散与岛屿定居和航海活动相联系。汤加、瓦努阿图等地的拉皮塔背景材料表明，公元前1千纪早期鸡已进入太平洋西南部；个别遗址中鸡出现于初始文化层之后，提示不同动物的传入并不完全同步</w:t>
      </w:r>
      <w:del w:id="9277" w:author="Kiro" w:date="2026-10-10T00:00:00Z">
        <w:r>
          <w:rPr>
            <w:vertAlign w:val="superscript"/>
          </w:rPr>
          <w:delText>[75,76]</w:delText>
        </w:r>
      </w:del>
      <w:ins w:id="9278" w:author="Kiro" w:date="2026-10-10T00:00:00Z">
        <w:r>
          <w:rPr>
            <w:vertAlign w:val="superscript"/>
          </w:rPr>
          <w:t>[77,78]</w:t>
        </w:r>
      </w:ins>
      <w:r>
        <w:t>。Teouma较早已开展鸡骨古线粒体研究</w:t>
      </w:r>
      <w:del w:id="9279" w:author="Kiro" w:date="2026-10-10T00:00:00Z">
        <w:r>
          <w:rPr>
            <w:vertAlign w:val="superscript"/>
          </w:rPr>
          <w:delText>[77]</w:delText>
        </w:r>
      </w:del>
      <w:ins w:id="9280" w:author="Kiro" w:date="2026-10-10T00:00:00Z">
        <w:r>
          <w:rPr>
            <w:vertAlign w:val="superscript"/>
          </w:rPr>
          <w:t>[79]</w:t>
        </w:r>
      </w:ins>
      <w:r>
        <w:t>，后续年代分析则结合鸡骨食性造成的放射性碳偏移及遗址沉积模型，重新限定其占居时期</w:t>
      </w:r>
      <w:del w:id="9281" w:author="Kiro" w:date="2026-10-10T00:00:00Z">
        <w:r>
          <w:rPr>
            <w:vertAlign w:val="superscript"/>
          </w:rPr>
          <w:delText>[76]</w:delText>
        </w:r>
      </w:del>
      <w:ins w:id="9282" w:author="Kiro" w:date="2026-10-10T00:00:00Z">
        <w:r>
          <w:rPr>
            <w:vertAlign w:val="superscript"/>
          </w:rPr>
          <w:t>[78]</w:t>
        </w:r>
      </w:ins>
      <w:r>
        <w:t>。更东侧的夏威夷和Rapa Nui材料把传播与来源比较延伸到远大洋岛屿。Thomson等（2014）对Niue、夏威夷和Rapa Nui古鸡样本复核后获得22条可重复序列，均归入D分支，为重建波利尼西亚鸡的母系联系提供了较可靠的参照</w:t>
      </w:r>
      <w:del w:id="9283" w:author="Kiro" w:date="2026-10-10T00:00:00Z">
        <w:r>
          <w:rPr>
            <w:vertAlign w:val="superscript"/>
          </w:rPr>
          <w:delText>[78]</w:delText>
        </w:r>
      </w:del>
      <w:ins w:id="9284" w:author="Kiro" w:date="2026-10-10T00:00:00Z">
        <w:r>
          <w:rPr>
            <w:vertAlign w:val="superscript"/>
          </w:rPr>
          <w:t>[80]</w:t>
        </w:r>
      </w:ins>
      <w:r>
        <w:t>。</w:t>
      </w:r>
    </w:p>
    <w:p>
      <w:pPr>
        <w:pStyle w:val="Heading2"/>
        <w:jc w:val="left"/>
      </w:pPr>
      <w:r>
        <w:t>5.3 跨洋联系与来源模型的修正</w:t>
      </w:r>
    </w:p>
    <w:p>
      <w:pPr>
        <w:jc w:val="both"/>
      </w:pPr>
      <w:r>
        <w:t>传播研究的进展不仅在于增加地点，还在于改变对已有路线的解释。智利El Arenal-1鸡骨曾被用来支持前哥伦布时期波利尼西亚人将鸡带入南美</w:t>
      </w:r>
      <w:del w:id="9285" w:author="Kiro" w:date="2026-10-10T00:00:00Z">
        <w:r>
          <w:rPr>
            <w:vertAlign w:val="superscript"/>
          </w:rPr>
          <w:delText>[79]</w:delText>
        </w:r>
      </w:del>
      <w:ins w:id="9286" w:author="Kiro" w:date="2026-10-10T00:00:00Z">
        <w:r>
          <w:rPr>
            <w:vertAlign w:val="superscript"/>
          </w:rPr>
          <w:t>[81]</w:t>
        </w:r>
      </w:ins>
      <w:r>
        <w:t>。后续研究质疑其母系和年代解释，太平洋比较样本的去污染复测又改变了原先的遗传依据</w:t>
      </w:r>
      <w:del w:id="9287" w:author="Kiro" w:date="2026-10-10T00:00:00Z">
        <w:r>
          <w:rPr>
            <w:vertAlign w:val="superscript"/>
          </w:rPr>
          <w:delText>[78,80]</w:delText>
        </w:r>
      </w:del>
      <w:ins w:id="9288" w:author="Kiro" w:date="2026-10-10T00:00:00Z">
        <w:r>
          <w:rPr>
            <w:vertAlign w:val="superscript"/>
          </w:rPr>
          <w:t>[80,82]</w:t>
        </w:r>
      </w:ins>
      <w:r>
        <w:t>。新的遗址研究支持El Arenal-1存在前哥伦布时期活动，但未提供明确的波利尼西亚接触证据</w:t>
      </w:r>
      <w:del w:id="9289" w:author="Kiro" w:date="2026-10-10T00:00:00Z">
        <w:r>
          <w:rPr>
            <w:vertAlign w:val="superscript"/>
          </w:rPr>
          <w:delText>[81]</w:delText>
        </w:r>
      </w:del>
      <w:ins w:id="9290" w:author="Kiro" w:date="2026-10-10T00:00:00Z">
        <w:r>
          <w:rPr>
            <w:vertAlign w:val="superscript"/>
          </w:rPr>
          <w:t>[83]</w:t>
        </w:r>
      </w:ins>
      <w:r>
        <w:t>。目前，殖民时期伊比利亚鸡与加勒比地区古鸡的母系联系更清楚，尚不能据El Arenal-1确定一条前哥伦布跨太平洋家鸡传播路线</w:t>
      </w:r>
      <w:del w:id="9291" w:author="Kiro" w:date="2026-10-10T00:00:00Z">
        <w:r>
          <w:rPr>
            <w:vertAlign w:val="superscript"/>
          </w:rPr>
          <w:delText>[46]</w:delText>
        </w:r>
      </w:del>
      <w:ins w:id="9292" w:author="Kiro" w:date="2026-10-10T00:00:00Z">
        <w:r>
          <w:rPr>
            <w:vertAlign w:val="superscript"/>
          </w:rPr>
          <w:t>[48]</w:t>
        </w:r>
      </w:ins>
      <w:r>
        <w:t>。</w:t>
      </w:r>
    </w:p>
    <w:p>
      <w:pPr>
        <w:jc w:val="both"/>
      </w:pPr>
      <w:r>
        <w:t>马达加斯加的来源也存在不同模型。Herrera等（2017）根据母系比较提出南亚鸡群经东非进入马达加斯加</w:t>
      </w:r>
      <w:del w:id="9293" w:author="Kiro" w:date="2026-10-10T00:00:00Z">
        <w:r>
          <w:rPr>
            <w:vertAlign w:val="superscript"/>
          </w:rPr>
          <w:delText>[82]</w:delText>
        </w:r>
      </w:del>
      <w:ins w:id="9294" w:author="Kiro" w:date="2026-10-10T00:00:00Z">
        <w:r>
          <w:rPr>
            <w:vertAlign w:val="superscript"/>
          </w:rPr>
          <w:t>[84]</w:t>
        </w:r>
      </w:ins>
      <w:r>
        <w:t>。Yonezawa等（2024）扩大岛内取样，利用完整线粒体基因组建立亲缘框架，再据此判断控制区序列所属的分支。重新归类修正了此前的D分支判断，发现岛内主要为C2分支，更支持东非与马达加斯加分别接受外来种源</w:t>
      </w:r>
      <w:del w:id="9295" w:author="Kiro" w:date="2026-10-10T00:00:00Z">
        <w:r>
          <w:rPr>
            <w:vertAlign w:val="superscript"/>
          </w:rPr>
          <w:delText>[83]</w:delText>
        </w:r>
      </w:del>
      <w:ins w:id="9296" w:author="Kiro" w:date="2026-10-10T00:00:00Z">
        <w:r>
          <w:rPr>
            <w:vertAlign w:val="superscript"/>
          </w:rPr>
          <w:t>[85]</w:t>
        </w:r>
      </w:ins>
      <w:r>
        <w:t>。前者重视地区间的母系相近，后者通过改进分支归类和扩大来源比较改变了路线解释。两者均依据现代母系资料重建来源，模型仍需历史及古代样本支持。现代相近的鸡群不必对应一条直接的古代迁移路线。各地区主要记录及其年代对象见表1，图2概括已支持的区域联系和仍有不同解释的来源模型。</w:t>
      </w:r>
    </w:p>
    <w:p>
      <w:pPr>
        <w:keepNext/>
        <w:ind w:firstLine="0"/>
        <w:jc w:val="center"/>
      </w:pPr>
      <w:r>
        <w:drawing>
          <wp:inline xmlns:a="http://schemas.openxmlformats.org/drawingml/2006/main" xmlns:pic="http://schemas.openxmlformats.org/drawingml/2006/picture">
            <wp:extent cx="6120000" cy="2753424"/>
            <wp:docPr id="2" name="Picture 2"/>
            <wp:cNvGraphicFramePr>
              <a:graphicFrameLocks noChangeAspect="1"/>
            </wp:cNvGraphicFramePr>
            <a:graphic>
              <a:graphicData uri="http://schemas.openxmlformats.org/drawingml/2006/picture">
                <pic:pic>
                  <pic:nvPicPr>
                    <pic:cNvPr id="0" name="图2.png"/>
                    <pic:cNvPicPr/>
                  </pic:nvPicPr>
                  <pic:blipFill>
                    <a:blip r:embed="rId10"/>
                    <a:stretch>
                      <a:fillRect/>
                    </a:stretch>
                  </pic:blipFill>
                  <pic:spPr>
                    <a:xfrm>
                      <a:off x="0" y="0"/>
                      <a:ext cx="6120000" cy="2753424"/>
                    </a:xfrm>
                    <a:prstGeom prst="rect"/>
                  </pic:spPr>
                </pic:pic>
              </a:graphicData>
            </a:graphic>
          </wp:inline>
        </w:drawing>
      </w:r>
    </w:p>
    <w:p>
      <w:pPr>
        <w:pStyle w:val="Caption"/>
        <w:jc w:val="left"/>
      </w:pPr>
      <w:r>
        <w:t>图2 家鸡的区域传播联系。实线概括考古时序、历史交流及亲缘资料支持的主要区域联系；虚线表示候选路线或不同来源模型；灰色点线表示有争议的前哥伦布时期波利尼西亚与南美联系。阴影为现生</w:t>
      </w:r>
      <w:r>
        <w:rPr>
          <w:i/>
        </w:rPr>
        <w:t>G. g. spadiceus</w:t>
      </w:r>
      <w:r>
        <w:t>的参照分布区。编号与表1一致，15a和15b分别为Unguja Ukuu和Mahilaka，16a和16b分别为Nenumbo和Tongoleleka。马达加斯加的M1为南亚经东非传入模型，M2为东非与马达加斯加分别接受输入的模型，其来源参照包含印度与北非；A表示跨大西洋联系的续接。线条概括区域联系，不表示已测定的迁移轨迹。海岸线使用Natural Earth公开数据</w:t>
      </w:r>
      <w:del w:id="9297" w:author="Kiro" w:date="2026-10-10T00:00:00Z">
        <w:r>
          <w:rPr>
            <w:vertAlign w:val="superscript"/>
          </w:rPr>
          <w:delText>[3,5,46,71,73,74,76,78,82,83]</w:delText>
        </w:r>
      </w:del>
      <w:ins w:id="9298" w:author="Kiro" w:date="2026-10-10T00:00:00Z">
        <w:r>
          <w:rPr>
            <w:vertAlign w:val="superscript"/>
          </w:rPr>
          <w:t>[3,5,48,73,75,76,78,80,84,85]</w:t>
        </w:r>
      </w:ins>
      <w:r>
        <w:t>。</w:t>
      </w:r>
    </w:p>
    <w:p>
      <w:pPr>
        <w:pStyle w:val="Caption"/>
        <w:keepNext/>
        <w:jc w:val="left"/>
      </w:pPr>
      <w:r>
        <w:t>表1 家鸡传播的主要区域记录与历史意义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4649"/>
        <w:gridCol w:w="1020"/>
      </w:tblGrid>
      <w:tr>
        <w:trPr>
          <w:cantSplit/>
          <w:tblHeader w:val="true"/>
        </w:trPr>
        <w:tc>
          <w:tcPr>
            <w:tcW w:type="dxa" w:w="1701"/>
            <w:vAlign w:val="center"/>
            <w:tcMar>
              <w:top w:w="50" w:type="dxa"/>
              <w:left w:w="85" w:type="dxa"/>
              <w:bottom w:w="50" w:type="dxa"/>
              <w:right w:w="85" w:type="dxa"/>
            </w:tcMar>
            <w:shd w:fill="EDEDED"/>
          </w:tcPr>
          <w:p>
            <w:pPr>
              <w:spacing w:after="0" w:line="276" w:lineRule="auto"/>
              <w:ind w:firstLine="0"/>
              <w:jc w:val="center"/>
            </w:pPr>
            <w:r>
              <w:rPr>
                <w:b/>
                <w:sz w:val="20"/>
              </w:rPr>
              <w:t>编号与地点</w:t>
            </w:r>
          </w:p>
        </w:tc>
        <w:tc>
          <w:tcPr>
            <w:tcW w:type="dxa" w:w="2268"/>
            <w:vAlign w:val="center"/>
            <w:tcMar>
              <w:top w:w="50" w:type="dxa"/>
              <w:left w:w="85" w:type="dxa"/>
              <w:bottom w:w="50" w:type="dxa"/>
              <w:right w:w="85" w:type="dxa"/>
            </w:tcMar>
            <w:shd w:fill="EDEDED"/>
          </w:tcPr>
          <w:p>
            <w:pPr>
              <w:spacing w:after="0" w:line="276" w:lineRule="auto"/>
              <w:ind w:firstLine="0"/>
              <w:jc w:val="center"/>
            </w:pPr>
            <w:r>
              <w:rPr>
                <w:b/>
                <w:sz w:val="20"/>
              </w:rPr>
              <w:t>年代及其对象</w:t>
            </w:r>
          </w:p>
        </w:tc>
        <w:tc>
          <w:tcPr>
            <w:tcW w:type="dxa" w:w="4649"/>
            <w:vAlign w:val="center"/>
            <w:tcMar>
              <w:top w:w="50" w:type="dxa"/>
              <w:left w:w="85" w:type="dxa"/>
              <w:bottom w:w="50" w:type="dxa"/>
              <w:right w:w="85" w:type="dxa"/>
            </w:tcMar>
            <w:shd w:fill="EDEDED"/>
          </w:tcPr>
          <w:p>
            <w:pPr>
              <w:spacing w:after="0" w:line="276" w:lineRule="auto"/>
              <w:ind w:firstLine="0"/>
              <w:jc w:val="center"/>
            </w:pPr>
            <w:r>
              <w:rPr>
                <w:b/>
                <w:sz w:val="20"/>
              </w:rPr>
              <w:t>主要证据与历史意义</w:t>
            </w:r>
          </w:p>
        </w:tc>
        <w:tc>
          <w:tcPr>
            <w:tcW w:type="dxa" w:w="1020"/>
            <w:vAlign w:val="center"/>
            <w:tcMar>
              <w:top w:w="50" w:type="dxa"/>
              <w:left w:w="85" w:type="dxa"/>
              <w:bottom w:w="50" w:type="dxa"/>
              <w:right w:w="85" w:type="dxa"/>
            </w:tcMar>
            <w:shd w:fill="EDEDED"/>
          </w:tcPr>
          <w:p>
            <w:pPr>
              <w:spacing w:after="0" w:line="276" w:lineRule="auto"/>
              <w:ind w:firstLine="0"/>
              <w:jc w:val="center"/>
            </w:pPr>
            <w:r>
              <w:rPr>
                <w:b/>
                <w:sz w:val="20"/>
              </w:rPr>
              <w:t>文献</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 泰国Ban Non Wat</w:t>
            </w:r>
          </w:p>
        </w:tc>
        <w:tc>
          <w:tcPr>
            <w:tcW w:type="dxa" w:w="2268"/>
            <w:vAlign w:val="center"/>
            <w:tcMar>
              <w:top w:w="50" w:type="dxa"/>
              <w:left w:w="85" w:type="dxa"/>
              <w:bottom w:w="50" w:type="dxa"/>
              <w:right w:w="85" w:type="dxa"/>
            </w:tcMar>
          </w:tcPr>
          <w:p>
            <w:pPr>
              <w:spacing w:after="0" w:line="276" w:lineRule="auto"/>
              <w:ind w:firstLine="0"/>
              <w:jc w:val="left"/>
            </w:pPr>
            <w:r>
              <w:rPr>
                <w:sz w:val="20"/>
              </w:rPr>
              <w:t>约公元前1650～1250年，新石器1期遗址年代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Peters等认定的早期家鸡记录。未定种幼鸟、繁殖候选及古DNA样本的分期不能合并，最早组合的物种及家养属性仍有讨论。</w:t>
            </w:r>
          </w:p>
        </w:tc>
        <w:tc>
          <w:tcPr>
            <w:tcW w:type="dxa" w:w="1020"/>
            <w:vAlign w:val="center"/>
            <w:tcMar>
              <w:top w:w="50" w:type="dxa"/>
              <w:left w:w="85" w:type="dxa"/>
              <w:bottom w:w="50" w:type="dxa"/>
              <w:right w:w="85" w:type="dxa"/>
            </w:tcMar>
          </w:tcPr>
          <w:p>
            <w:pPr>
              <w:spacing w:after="0" w:line="276" w:lineRule="auto"/>
              <w:ind w:firstLine="0"/>
              <w:jc w:val="center"/>
            </w:pPr>
            <w:del w:id="9299" w:author="Kiro" w:date="2026-10-10T00:00:00Z">
              <w:r>
                <w:rPr>
                  <w:sz w:val="20"/>
                  <w:vertAlign w:val="superscript"/>
                </w:rPr>
                <w:delText>[5,44,45,46]</w:delText>
              </w:r>
            </w:del>
            <w:ins w:id="9300" w:author="Kiro" w:date="2026-10-10T00:00:00Z">
              <w:r>
                <w:rPr>
                  <w:sz w:val="20"/>
                  <w:vertAlign w:val="superscript"/>
                </w:rPr>
                <w:t>[5,46,47,48]</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 中国殷墟和大司空村</w:t>
            </w:r>
          </w:p>
        </w:tc>
        <w:tc>
          <w:tcPr>
            <w:tcW w:type="dxa" w:w="2268"/>
            <w:vAlign w:val="center"/>
            <w:tcMar>
              <w:top w:w="50" w:type="dxa"/>
              <w:left w:w="85" w:type="dxa"/>
              <w:bottom w:w="50" w:type="dxa"/>
              <w:right w:w="85" w:type="dxa"/>
            </w:tcMar>
          </w:tcPr>
          <w:p>
            <w:pPr>
              <w:spacing w:after="0" w:line="276" w:lineRule="auto"/>
              <w:ind w:firstLine="0"/>
              <w:jc w:val="left"/>
            </w:pPr>
            <w:r>
              <w:rPr>
                <w:sz w:val="20"/>
              </w:rPr>
              <w:t>商代晚期，聚落与墓葬背景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鸡已进入聚落及随葬活动，反映中国中部较早的人鸡关系。</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3 日本唐古·键</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公元前381～204年，鸡骨直接测年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两件幼骨经胶原肽指纹鉴定为鸡，其中一件直接测年；作者据幼鸟记录推测当地存在繁殖。</w:t>
            </w:r>
          </w:p>
        </w:tc>
        <w:tc>
          <w:tcPr>
            <w:tcW w:type="dxa" w:w="1020"/>
            <w:vAlign w:val="center"/>
            <w:tcMar>
              <w:top w:w="50" w:type="dxa"/>
              <w:left w:w="85" w:type="dxa"/>
              <w:bottom w:w="50" w:type="dxa"/>
              <w:right w:w="85" w:type="dxa"/>
            </w:tcMar>
          </w:tcPr>
          <w:p>
            <w:pPr>
              <w:spacing w:after="0" w:line="276" w:lineRule="auto"/>
              <w:ind w:firstLine="0"/>
              <w:jc w:val="center"/>
            </w:pPr>
            <w:del w:id="9301" w:author="Kiro" w:date="2026-10-10T00:00:00Z">
              <w:r>
                <w:rPr>
                  <w:sz w:val="20"/>
                  <w:vertAlign w:val="superscript"/>
                </w:rPr>
                <w:delText>[73]</w:delText>
              </w:r>
            </w:del>
            <w:ins w:id="9302" w:author="Kiro" w:date="2026-10-10T00:00:00Z">
              <w:r>
                <w:rPr>
                  <w:sz w:val="20"/>
                  <w:vertAlign w:val="superscript"/>
                </w:rPr>
                <w:t>[75]</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4 日本唐神</w:t>
            </w:r>
          </w:p>
        </w:tc>
        <w:tc>
          <w:tcPr>
            <w:tcW w:type="dxa" w:w="2268"/>
            <w:vAlign w:val="center"/>
            <w:tcMar>
              <w:top w:w="50" w:type="dxa"/>
              <w:left w:w="85" w:type="dxa"/>
              <w:bottom w:w="50" w:type="dxa"/>
              <w:right w:w="85" w:type="dxa"/>
            </w:tcMar>
          </w:tcPr>
          <w:p>
            <w:pPr>
              <w:spacing w:after="0" w:line="276" w:lineRule="auto"/>
              <w:ind w:firstLine="0"/>
              <w:jc w:val="left"/>
            </w:pPr>
            <w:r>
              <w:rPr>
                <w:sz w:val="20"/>
              </w:rPr>
              <w:t>弥生晚期，遗址背景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成鸡已存在，5件受检幼鸟骨均为非鸡，显示繁殖证据需与成鸡的存在分别判断。</w:t>
            </w:r>
          </w:p>
        </w:tc>
        <w:tc>
          <w:tcPr>
            <w:tcW w:type="dxa" w:w="1020"/>
            <w:vAlign w:val="center"/>
            <w:tcMar>
              <w:top w:w="50" w:type="dxa"/>
              <w:left w:w="85" w:type="dxa"/>
              <w:bottom w:w="50" w:type="dxa"/>
              <w:right w:w="85" w:type="dxa"/>
            </w:tcMar>
          </w:tcPr>
          <w:p>
            <w:pPr>
              <w:spacing w:after="0" w:line="276" w:lineRule="auto"/>
              <w:ind w:firstLine="0"/>
              <w:jc w:val="center"/>
            </w:pPr>
            <w:del w:id="9303" w:author="Kiro" w:date="2026-10-10T00:00:00Z">
              <w:r>
                <w:rPr>
                  <w:sz w:val="20"/>
                  <w:vertAlign w:val="superscript"/>
                </w:rPr>
                <w:delText>[84]</w:delText>
              </w:r>
            </w:del>
            <w:ins w:id="9304" w:author="Kiro" w:date="2026-10-10T00:00:00Z">
              <w:r>
                <w:rPr>
                  <w:sz w:val="20"/>
                  <w:vertAlign w:val="superscript"/>
                </w:rPr>
                <w:t>[86]</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5 印度Daimabad</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公元前2千纪后半叶，Jorwe阶段背景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较早层位未见原鸡属，较晚阶段报告鸡骨；鸡出现晚于当地农业和其他家畜饲养的建立。</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6 中亚Paykend和Bash Tepa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分别公元前515～392年、385～206年，同背景蛋壳碎片测年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蛋壳经分子鉴定，多个聚落跨时段反复出土，连接早期出现与后续鸡蛋利用。</w:t>
            </w:r>
          </w:p>
        </w:tc>
        <w:tc>
          <w:tcPr>
            <w:tcW w:type="dxa" w:w="1020"/>
            <w:vAlign w:val="center"/>
            <w:tcMar>
              <w:top w:w="50" w:type="dxa"/>
              <w:left w:w="85" w:type="dxa"/>
              <w:bottom w:w="50" w:type="dxa"/>
              <w:right w:w="85" w:type="dxa"/>
            </w:tcMar>
          </w:tcPr>
          <w:p>
            <w:pPr>
              <w:spacing w:after="0" w:line="276" w:lineRule="auto"/>
              <w:ind w:firstLine="0"/>
              <w:jc w:val="center"/>
            </w:pPr>
            <w:del w:id="9305" w:author="Kiro" w:date="2026-10-10T00:00:00Z">
              <w:r>
                <w:rPr>
                  <w:sz w:val="20"/>
                  <w:vertAlign w:val="superscript"/>
                </w:rPr>
                <w:delText>[85]</w:delText>
              </w:r>
            </w:del>
            <w:ins w:id="9306" w:author="Kiro" w:date="2026-10-10T00:00:00Z">
              <w:r>
                <w:rPr>
                  <w:sz w:val="20"/>
                  <w:vertAlign w:val="superscript"/>
                </w:rPr>
                <w:t>[87]</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7 安纳托利亚Arslantepe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公元前9世纪末，填土与伴生背景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鸡骨较完整且缺少典型食物处理痕迹，支持展示、珍稀动物饲养等解释。</w:t>
            </w:r>
          </w:p>
        </w:tc>
        <w:tc>
          <w:tcPr>
            <w:tcW w:type="dxa" w:w="1020"/>
            <w:vAlign w:val="center"/>
            <w:tcMar>
              <w:top w:w="50" w:type="dxa"/>
              <w:left w:w="85" w:type="dxa"/>
              <w:bottom w:w="50" w:type="dxa"/>
              <w:right w:w="85" w:type="dxa"/>
            </w:tcMar>
          </w:tcPr>
          <w:p>
            <w:pPr>
              <w:spacing w:after="0" w:line="276" w:lineRule="auto"/>
              <w:ind w:firstLine="0"/>
              <w:jc w:val="center"/>
            </w:pPr>
            <w:del w:id="9307" w:author="Kiro" w:date="2026-10-10T00:00:00Z">
              <w:r>
                <w:rPr>
                  <w:sz w:val="20"/>
                  <w:vertAlign w:val="superscript"/>
                </w:rPr>
                <w:delText>[86]</w:delText>
              </w:r>
            </w:del>
            <w:ins w:id="9308" w:author="Kiro" w:date="2026-10-10T00:00:00Z">
              <w:r>
                <w:rPr>
                  <w:sz w:val="20"/>
                  <w:vertAlign w:val="superscript"/>
                </w:rPr>
                <w:t>[88]</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8 南黎凡特Maresha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公元前4～2世纪组合，两件直接年代约在前4世纪末至前3世纪</w:t>
            </w:r>
          </w:p>
        </w:tc>
        <w:tc>
          <w:tcPr>
            <w:tcW w:type="dxa" w:w="4649"/>
            <w:vAlign w:val="center"/>
            <w:tcMar>
              <w:top w:w="50" w:type="dxa"/>
              <w:left w:w="85" w:type="dxa"/>
              <w:bottom w:w="50" w:type="dxa"/>
              <w:right w:w="85" w:type="dxa"/>
            </w:tcMar>
          </w:tcPr>
          <w:p>
            <w:pPr>
              <w:spacing w:after="0" w:line="276" w:lineRule="auto"/>
              <w:ind w:firstLine="0"/>
              <w:jc w:val="left"/>
            </w:pPr>
            <w:r>
              <w:rPr>
                <w:sz w:val="20"/>
              </w:rPr>
              <w:t>成熟雌鸟、髓质骨及屠宰分割痕迹并见，支持集中蛋肉利用。</w:t>
            </w:r>
          </w:p>
        </w:tc>
        <w:tc>
          <w:tcPr>
            <w:tcW w:type="dxa" w:w="1020"/>
            <w:vAlign w:val="center"/>
            <w:tcMar>
              <w:top w:w="50" w:type="dxa"/>
              <w:left w:w="85" w:type="dxa"/>
              <w:bottom w:w="50" w:type="dxa"/>
              <w:right w:w="85" w:type="dxa"/>
            </w:tcMar>
          </w:tcPr>
          <w:p>
            <w:pPr>
              <w:spacing w:after="0" w:line="276" w:lineRule="auto"/>
              <w:ind w:firstLine="0"/>
              <w:jc w:val="center"/>
            </w:pPr>
            <w:del w:id="9309" w:author="Kiro" w:date="2026-10-10T00:00:00Z">
              <w:r>
                <w:rPr>
                  <w:sz w:val="20"/>
                  <w:vertAlign w:val="superscript"/>
                </w:rPr>
                <w:delText>[87]</w:delText>
              </w:r>
            </w:del>
            <w:ins w:id="9310" w:author="Kiro" w:date="2026-10-10T00:00:00Z">
              <w:r>
                <w:rPr>
                  <w:sz w:val="20"/>
                  <w:vertAlign w:val="superscript"/>
                </w:rPr>
                <w:t>[89]</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9 意大利Forcello和Orvieto</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分别公元前775～540年、775～541年，鸡骨直接测年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结合前6、前5世纪遗址背景解释较早出现；宽校准区间的早端不作为传入年份。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10 英国早期遗址及Fishbourne</w:t>
            </w:r>
          </w:p>
        </w:tc>
        <w:tc>
          <w:tcPr>
            <w:tcW w:type="dxa" w:w="2268"/>
            <w:vAlign w:val="center"/>
            <w:tcMar>
              <w:top w:w="50" w:type="dxa"/>
              <w:left w:w="85" w:type="dxa"/>
              <w:bottom w:w="50" w:type="dxa"/>
              <w:right w:w="85" w:type="dxa"/>
            </w:tcMar>
          </w:tcPr>
          <w:p>
            <w:pPr>
              <w:spacing w:after="0" w:line="276" w:lineRule="auto"/>
              <w:ind w:firstLine="0"/>
              <w:jc w:val="left"/>
            </w:pPr>
            <w:r>
              <w:rPr>
                <w:sz w:val="20"/>
              </w:rPr>
              <w:t>铁器时代至罗马时期；Fishbourne为公元43～150年组合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较早完整埋葬与照护记录，后来出现屠宰和食用证据，显示利用方式的变化。</w:t>
            </w:r>
          </w:p>
        </w:tc>
        <w:tc>
          <w:tcPr>
            <w:tcW w:type="dxa" w:w="1020"/>
            <w:vAlign w:val="center"/>
            <w:tcMar>
              <w:top w:w="50" w:type="dxa"/>
              <w:left w:w="85" w:type="dxa"/>
              <w:bottom w:w="50" w:type="dxa"/>
              <w:right w:w="85" w:type="dxa"/>
            </w:tcMar>
          </w:tcPr>
          <w:p>
            <w:pPr>
              <w:spacing w:after="0" w:line="276" w:lineRule="auto"/>
              <w:ind w:firstLine="0"/>
              <w:jc w:val="center"/>
            </w:pPr>
            <w:del w:id="9311" w:author="Kiro" w:date="2026-10-10T00:00:00Z">
              <w:r>
                <w:rPr>
                  <w:sz w:val="20"/>
                  <w:vertAlign w:val="superscript"/>
                </w:rPr>
                <w:delText>[6,88,89]</w:delText>
              </w:r>
            </w:del>
            <w:ins w:id="9312" w:author="Kiro" w:date="2026-10-10T00:00:00Z">
              <w:r>
                <w:rPr>
                  <w:sz w:val="20"/>
                  <w:vertAlign w:val="superscript"/>
                </w:rPr>
                <w:t>[6,90,91]</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11 奥兰群岛Kvarnbo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公元266～541年，鸡骨直接测年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同一个体获得B分支母系序列，连接北欧早期记录与群体来源。</w:t>
            </w:r>
          </w:p>
        </w:tc>
        <w:tc>
          <w:tcPr>
            <w:tcW w:type="dxa" w:w="1020"/>
            <w:vAlign w:val="center"/>
            <w:tcMar>
              <w:top w:w="50" w:type="dxa"/>
              <w:left w:w="85" w:type="dxa"/>
              <w:bottom w:w="50" w:type="dxa"/>
              <w:right w:w="85" w:type="dxa"/>
            </w:tcMar>
          </w:tcPr>
          <w:p>
            <w:pPr>
              <w:spacing w:after="0" w:line="276" w:lineRule="auto"/>
              <w:ind w:firstLine="0"/>
              <w:jc w:val="center"/>
            </w:pPr>
            <w:del w:id="9313" w:author="Kiro" w:date="2026-10-10T00:00:00Z">
              <w:r>
                <w:rPr>
                  <w:sz w:val="20"/>
                  <w:vertAlign w:val="superscript"/>
                </w:rPr>
                <w:delText>[90]</w:delText>
              </w:r>
            </w:del>
            <w:ins w:id="9314" w:author="Kiro" w:date="2026-10-10T00:00:00Z">
              <w:r>
                <w:rPr>
                  <w:sz w:val="20"/>
                  <w:vertAlign w:val="superscript"/>
                </w:rPr>
                <w:t>[92]</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12 埃塞俄比亚Mezber</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公元前820～595年，鸡骨直接测年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经形态鉴定的鸡骨来自农业聚落的食物废弃背景，支持非洲之角较早已有鸡。</w:t>
            </w:r>
          </w:p>
        </w:tc>
        <w:tc>
          <w:tcPr>
            <w:tcW w:type="dxa" w:w="1020"/>
            <w:vAlign w:val="center"/>
            <w:tcMar>
              <w:top w:w="50" w:type="dxa"/>
              <w:left w:w="85" w:type="dxa"/>
              <w:bottom w:w="50" w:type="dxa"/>
              <w:right w:w="85" w:type="dxa"/>
            </w:tcMar>
          </w:tcPr>
          <w:p>
            <w:pPr>
              <w:spacing w:after="0" w:line="276" w:lineRule="auto"/>
              <w:ind w:firstLine="0"/>
              <w:jc w:val="center"/>
            </w:pPr>
            <w:del w:id="9315" w:author="Kiro" w:date="2026-10-10T00:00:00Z">
              <w:r>
                <w:rPr>
                  <w:sz w:val="20"/>
                  <w:vertAlign w:val="superscript"/>
                </w:rPr>
                <w:delText>[68]</w:delText>
              </w:r>
            </w:del>
            <w:ins w:id="9316" w:author="Kiro" w:date="2026-10-10T00:00:00Z">
              <w:r>
                <w:rPr>
                  <w:sz w:val="20"/>
                  <w:vertAlign w:val="superscript"/>
                </w:rPr>
                <w:t>[70]</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13 下埃及Buto和Tell el-Maskhuta</w:t>
            </w:r>
          </w:p>
        </w:tc>
        <w:tc>
          <w:tcPr>
            <w:tcW w:type="dxa" w:w="2268"/>
            <w:vAlign w:val="center"/>
            <w:tcMar>
              <w:top w:w="50" w:type="dxa"/>
              <w:left w:w="85" w:type="dxa"/>
              <w:bottom w:w="50" w:type="dxa"/>
              <w:right w:w="85" w:type="dxa"/>
            </w:tcMar>
          </w:tcPr>
          <w:p>
            <w:pPr>
              <w:spacing w:after="0" w:line="276" w:lineRule="auto"/>
              <w:ind w:firstLine="0"/>
              <w:jc w:val="left"/>
            </w:pPr>
            <w:r>
              <w:rPr>
                <w:sz w:val="20"/>
              </w:rPr>
              <w:t>Buto相关层位跨赛特至罗马时期；Tell el-Maskhuta约公元前320～200年组合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两地鸡骨为下埃及鸡的存在提供记录，前者年代较宽，后者属于希腊化背景。</w:t>
            </w:r>
          </w:p>
        </w:tc>
        <w:tc>
          <w:tcPr>
            <w:tcW w:type="dxa" w:w="1020"/>
            <w:vAlign w:val="center"/>
            <w:tcMar>
              <w:top w:w="50" w:type="dxa"/>
              <w:left w:w="85" w:type="dxa"/>
              <w:bottom w:w="50" w:type="dxa"/>
              <w:right w:w="85" w:type="dxa"/>
            </w:tcMar>
          </w:tcPr>
          <w:p>
            <w:pPr>
              <w:spacing w:after="0" w:line="276" w:lineRule="auto"/>
              <w:ind w:firstLine="0"/>
              <w:jc w:val="center"/>
            </w:pPr>
            <w:del w:id="9317" w:author="Kiro" w:date="2026-10-10T00:00:00Z">
              <w:r>
                <w:rPr>
                  <w:sz w:val="20"/>
                  <w:vertAlign w:val="superscript"/>
                </w:rPr>
                <w:delText>[5,69,70]</w:delText>
              </w:r>
            </w:del>
            <w:ins w:id="9318" w:author="Kiro" w:date="2026-10-10T00:00:00Z">
              <w:r>
                <w:rPr>
                  <w:sz w:val="20"/>
                  <w:vertAlign w:val="superscript"/>
                </w:rPr>
                <w:t>[5,71,72]</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14 马里Jenne-jeno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公元450～850年及850～1400年，考古阶段</w:t>
            </w:r>
          </w:p>
        </w:tc>
        <w:tc>
          <w:tcPr>
            <w:tcW w:type="dxa" w:w="4649"/>
            <w:vAlign w:val="center"/>
            <w:tcMar>
              <w:top w:w="50" w:type="dxa"/>
              <w:left w:w="85" w:type="dxa"/>
              <w:bottom w:w="50" w:type="dxa"/>
              <w:right w:w="85" w:type="dxa"/>
            </w:tcMar>
          </w:tcPr>
          <w:p>
            <w:pPr>
              <w:spacing w:after="0" w:line="276" w:lineRule="auto"/>
              <w:ind w:firstLine="0"/>
              <w:jc w:val="left"/>
            </w:pPr>
            <w:r>
              <w:rPr>
                <w:sz w:val="20"/>
              </w:rPr>
              <w:t>经与珠鸡和大型鹧鸪比较后确认鸡骨，支持内尼日尔三角洲已有鸡。</w:t>
            </w:r>
          </w:p>
        </w:tc>
        <w:tc>
          <w:tcPr>
            <w:tcW w:type="dxa" w:w="1020"/>
            <w:vAlign w:val="center"/>
            <w:tcMar>
              <w:top w:w="50" w:type="dxa"/>
              <w:left w:w="85" w:type="dxa"/>
              <w:bottom w:w="50" w:type="dxa"/>
              <w:right w:w="85" w:type="dxa"/>
            </w:tcMar>
          </w:tcPr>
          <w:p>
            <w:pPr>
              <w:spacing w:after="0" w:line="276" w:lineRule="auto"/>
              <w:ind w:firstLine="0"/>
              <w:jc w:val="center"/>
            </w:pPr>
            <w:del w:id="9319" w:author="Kiro" w:date="2026-10-10T00:00:00Z">
              <w:r>
                <w:rPr>
                  <w:sz w:val="20"/>
                  <w:vertAlign w:val="superscript"/>
                </w:rPr>
                <w:delText>[71]</w:delText>
              </w:r>
            </w:del>
            <w:ins w:id="9320" w:author="Kiro" w:date="2026-10-10T00:00:00Z">
              <w:r>
                <w:rPr>
                  <w:sz w:val="20"/>
                  <w:vertAlign w:val="superscript"/>
                </w:rPr>
                <w:t>[73]</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15 Unguja Ukuu和Mahilaka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分别公元7～8世纪、11～13世纪，伴生炭化种子年代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古DNA确认鸡，联系东非及马达加斯加参与印度洋交流的聚落。</w:t>
            </w:r>
          </w:p>
        </w:tc>
        <w:tc>
          <w:tcPr>
            <w:tcW w:type="dxa" w:w="1020"/>
            <w:vAlign w:val="center"/>
            <w:tcMar>
              <w:top w:w="50" w:type="dxa"/>
              <w:left w:w="85" w:type="dxa"/>
              <w:bottom w:w="50" w:type="dxa"/>
              <w:right w:w="85" w:type="dxa"/>
            </w:tcMar>
          </w:tcPr>
          <w:p>
            <w:pPr>
              <w:spacing w:after="0" w:line="276" w:lineRule="auto"/>
              <w:ind w:firstLine="0"/>
              <w:jc w:val="center"/>
            </w:pPr>
            <w:del w:id="9321" w:author="Kiro" w:date="2026-10-10T00:00:00Z">
              <w:r>
                <w:rPr>
                  <w:sz w:val="20"/>
                  <w:vertAlign w:val="superscript"/>
                </w:rPr>
                <w:delText>[72]</w:delText>
              </w:r>
            </w:del>
            <w:ins w:id="9322" w:author="Kiro" w:date="2026-10-10T00:00:00Z">
              <w:r>
                <w:rPr>
                  <w:sz w:val="20"/>
                  <w:vertAlign w:val="superscript"/>
                </w:rPr>
                <w:t>[74]</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16 Nenumbo和Tongoleleka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分别2925～2538、2780～2750 cal BP，约公元前976～589、831～801年</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鸡已进入太平洋西南部；前者为储库校正日期，后者为六个个体按原研究方法合并的区间。</w:t>
            </w:r>
          </w:p>
        </w:tc>
        <w:tc>
          <w:tcPr>
            <w:tcW w:type="dxa" w:w="1020"/>
            <w:vAlign w:val="center"/>
            <w:tcMar>
              <w:top w:w="50" w:type="dxa"/>
              <w:left w:w="85" w:type="dxa"/>
              <w:bottom w:w="50" w:type="dxa"/>
              <w:right w:w="85" w:type="dxa"/>
            </w:tcMar>
          </w:tcPr>
          <w:p>
            <w:pPr>
              <w:spacing w:after="0" w:line="276" w:lineRule="auto"/>
              <w:ind w:firstLine="0"/>
              <w:jc w:val="center"/>
            </w:pPr>
            <w:del w:id="9323" w:author="Kiro" w:date="2026-10-10T00:00:00Z">
              <w:r>
                <w:rPr>
                  <w:sz w:val="20"/>
                  <w:vertAlign w:val="superscript"/>
                </w:rPr>
                <w:delText>[5,75]</w:delText>
              </w:r>
            </w:del>
            <w:ins w:id="9324" w:author="Kiro" w:date="2026-10-10T00:00:00Z">
              <w:r>
                <w:rPr>
                  <w:sz w:val="20"/>
                  <w:vertAlign w:val="superscript"/>
                </w:rPr>
                <w:t>[5,77]</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17 瓦努阿图Teouma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公元前1千纪早期，鸡骨及遗址沉积年代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后续测年分析结合食性偏移与贝叶斯沉积模型，支持拉皮塔时期已有鸡；不据遗址占居年代给全部鸡骨赋同一日期。</w:t>
            </w:r>
          </w:p>
        </w:tc>
        <w:tc>
          <w:tcPr>
            <w:tcW w:type="dxa" w:w="1020"/>
            <w:vAlign w:val="center"/>
            <w:tcMar>
              <w:top w:w="50" w:type="dxa"/>
              <w:left w:w="85" w:type="dxa"/>
              <w:bottom w:w="50" w:type="dxa"/>
              <w:right w:w="85" w:type="dxa"/>
            </w:tcMar>
          </w:tcPr>
          <w:p>
            <w:pPr>
              <w:spacing w:after="0" w:line="276" w:lineRule="auto"/>
              <w:ind w:firstLine="0"/>
              <w:jc w:val="center"/>
            </w:pPr>
            <w:del w:id="9325" w:author="Kiro" w:date="2026-10-10T00:00:00Z">
              <w:r>
                <w:rPr>
                  <w:sz w:val="20"/>
                  <w:vertAlign w:val="superscript"/>
                </w:rPr>
                <w:delText>[76]</w:delText>
              </w:r>
            </w:del>
            <w:ins w:id="9326" w:author="Kiro" w:date="2026-10-10T00:00:00Z">
              <w:r>
                <w:rPr>
                  <w:sz w:val="20"/>
                  <w:vertAlign w:val="superscript"/>
                </w:rPr>
                <w:t>[78]</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18 夏威夷Pelekane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公元13～15世纪，伴生贝壳年代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鸡遗存与经海洋储库校正的贝壳年代，为夏威夷较早记录提供参照。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19 Rapa Nui</w:t>
            </w:r>
          </w:p>
        </w:tc>
        <w:tc>
          <w:tcPr>
            <w:tcW w:type="dxa" w:w="2268"/>
            <w:vAlign w:val="center"/>
            <w:tcMar>
              <w:top w:w="50" w:type="dxa"/>
              <w:left w:w="85" w:type="dxa"/>
              <w:bottom w:w="50" w:type="dxa"/>
              <w:right w:w="85" w:type="dxa"/>
            </w:tcMar>
          </w:tcPr>
          <w:p>
            <w:pPr>
              <w:spacing w:after="0" w:line="276" w:lineRule="auto"/>
              <w:ind w:firstLine="0"/>
              <w:jc w:val="left"/>
            </w:pPr>
            <w:r>
              <w:rPr>
                <w:sz w:val="20"/>
              </w:rPr>
              <w:t>古代鸡骨，母系复核材料</w:t>
            </w:r>
          </w:p>
        </w:tc>
        <w:tc>
          <w:tcPr>
            <w:tcW w:type="dxa" w:w="4649"/>
            <w:vAlign w:val="center"/>
            <w:tcMar>
              <w:top w:w="50" w:type="dxa"/>
              <w:left w:w="85" w:type="dxa"/>
              <w:bottom w:w="50" w:type="dxa"/>
              <w:right w:w="85" w:type="dxa"/>
            </w:tcMar>
          </w:tcPr>
          <w:p>
            <w:pPr>
              <w:spacing w:after="0" w:line="276" w:lineRule="auto"/>
              <w:ind w:firstLine="0"/>
              <w:jc w:val="left"/>
            </w:pPr>
            <w:r>
              <w:rPr>
                <w:sz w:val="20"/>
              </w:rPr>
              <w:t>PAQANA011去污染后复测为D分支并获重复，修正跨太平洋来源比较的参照。</w:t>
            </w:r>
          </w:p>
        </w:tc>
        <w:tc>
          <w:tcPr>
            <w:tcW w:type="dxa" w:w="1020"/>
            <w:vAlign w:val="center"/>
            <w:tcMar>
              <w:top w:w="50" w:type="dxa"/>
              <w:left w:w="85" w:type="dxa"/>
              <w:bottom w:w="50" w:type="dxa"/>
              <w:right w:w="85" w:type="dxa"/>
            </w:tcMar>
          </w:tcPr>
          <w:p>
            <w:pPr>
              <w:spacing w:after="0" w:line="276" w:lineRule="auto"/>
              <w:ind w:firstLine="0"/>
              <w:jc w:val="center"/>
            </w:pPr>
            <w:del w:id="9327" w:author="Kiro" w:date="2026-10-10T00:00:00Z">
              <w:r>
                <w:rPr>
                  <w:sz w:val="20"/>
                  <w:vertAlign w:val="superscript"/>
                </w:rPr>
                <w:delText>[78]</w:delText>
              </w:r>
            </w:del>
            <w:ins w:id="9328" w:author="Kiro" w:date="2026-10-10T00:00:00Z">
              <w:r>
                <w:rPr>
                  <w:sz w:val="20"/>
                  <w:vertAlign w:val="superscript"/>
                </w:rPr>
                <w:t>[80]</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20 智利El Arenal-1</w:t>
            </w:r>
          </w:p>
        </w:tc>
        <w:tc>
          <w:tcPr>
            <w:tcW w:type="dxa" w:w="2268"/>
            <w:vAlign w:val="center"/>
            <w:tcMar>
              <w:top w:w="50" w:type="dxa"/>
              <w:left w:w="85" w:type="dxa"/>
              <w:bottom w:w="50" w:type="dxa"/>
              <w:right w:w="85" w:type="dxa"/>
            </w:tcMar>
          </w:tcPr>
          <w:p>
            <w:pPr>
              <w:spacing w:after="0" w:line="276" w:lineRule="auto"/>
              <w:ind w:firstLine="0"/>
              <w:jc w:val="left"/>
            </w:pPr>
            <w:r>
              <w:rPr>
                <w:sz w:val="20"/>
              </w:rPr>
              <w:t>原报告公元1304～1424年，争议鸡骨年代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个体年代、遗址背景与传播来源存在不同层次的争论，尚不足以确定波利尼西亚传入。</w:t>
            </w:r>
          </w:p>
        </w:tc>
        <w:tc>
          <w:tcPr>
            <w:tcW w:type="dxa" w:w="1020"/>
            <w:vAlign w:val="center"/>
            <w:tcMar>
              <w:top w:w="50" w:type="dxa"/>
              <w:left w:w="85" w:type="dxa"/>
              <w:bottom w:w="50" w:type="dxa"/>
              <w:right w:w="85" w:type="dxa"/>
            </w:tcMar>
          </w:tcPr>
          <w:p>
            <w:pPr>
              <w:spacing w:after="0" w:line="276" w:lineRule="auto"/>
              <w:ind w:firstLine="0"/>
              <w:jc w:val="center"/>
            </w:pPr>
            <w:del w:id="9329" w:author="Kiro" w:date="2026-10-10T00:00:00Z">
              <w:r>
                <w:rPr>
                  <w:sz w:val="20"/>
                  <w:vertAlign w:val="superscript"/>
                </w:rPr>
                <w:delText>[79,80,81]</w:delText>
              </w:r>
            </w:del>
            <w:ins w:id="9330" w:author="Kiro" w:date="2026-10-10T00:00:00Z">
              <w:r>
                <w:rPr>
                  <w:sz w:val="20"/>
                  <w:vertAlign w:val="superscript"/>
                </w:rPr>
                <w:t>[81,82,83]</w:t>
              </w:r>
            </w:ins>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21 海地和佛罗里达</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公元16～17世纪，遗址与历史背景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古线粒体序列与中世纪伊比利亚鸡共享单倍型，支持殖民时期跨大西洋输入。</w:t>
            </w:r>
          </w:p>
        </w:tc>
        <w:tc>
          <w:tcPr>
            <w:tcW w:type="dxa" w:w="1020"/>
            <w:vAlign w:val="center"/>
            <w:tcMar>
              <w:top w:w="50" w:type="dxa"/>
              <w:left w:w="85" w:type="dxa"/>
              <w:bottom w:w="50" w:type="dxa"/>
              <w:right w:w="85" w:type="dxa"/>
            </w:tcMar>
          </w:tcPr>
          <w:p>
            <w:pPr>
              <w:spacing w:after="0" w:line="276" w:lineRule="auto"/>
              <w:ind w:firstLine="0"/>
              <w:jc w:val="center"/>
            </w:pPr>
            <w:del w:id="9331" w:author="Kiro" w:date="2026-10-10T00:00:00Z">
              <w:r>
                <w:rPr>
                  <w:sz w:val="20"/>
                  <w:vertAlign w:val="superscript"/>
                </w:rPr>
                <w:delText>[46]</w:delText>
              </w:r>
            </w:del>
            <w:ins w:id="9332" w:author="Kiro" w:date="2026-10-10T00:00:00Z">
              <w:r>
                <w:rPr>
                  <w:sz w:val="20"/>
                  <w:vertAlign w:val="superscript"/>
                </w:rPr>
                <w:t>[48]</w:t>
              </w:r>
            </w:ins>
          </w:p>
        </w:tc>
      </w:tr>
    </w:tbl>
    <w:p>
      <w:pPr>
        <w:pStyle w:val="Caption"/>
        <w:jc w:val="left"/>
      </w:pPr>
      <w:r>
        <w:t>表注：表中明确标为鸡骨直接测年的区间均为校准年代；遗址、伴生材料和合并估计的年代另行注明。cal BP以公元1950年为基准。年代限定当地记录，不直接等同于首次传入时间。地理编号沿用图2，以便核对地点。</w:t>
      </w:r>
    </w:p>
    <w:p>
      <w:pPr>
        <w:pStyle w:val="Heading1"/>
        <w:jc w:val="left"/>
      </w:pPr>
      <w:r>
        <w:t>6 家鸡的性状分化与选育</w:t>
      </w:r>
    </w:p>
    <w:p>
      <w:pPr>
        <w:jc w:val="both"/>
      </w:pPr>
      <w:r>
        <w:t>鸡传到不同地区后，利用方式、饲养环境和育种目标逐渐拉开了鸡群之间的差异。古代遗存与历史品系比较可以追踪变化的时期，现代群体、互交和功能实验则进一步解释这些差异的遗传与生理基础。</w:t>
      </w:r>
    </w:p>
    <w:p>
      <w:pPr>
        <w:pStyle w:val="Heading2"/>
        <w:jc w:val="left"/>
      </w:pPr>
      <w:r>
        <w:t>6.1 利用方式与繁殖性状的历史变化</w:t>
      </w:r>
    </w:p>
    <w:p>
      <w:pPr>
        <w:jc w:val="both"/>
      </w:pPr>
      <w:r>
        <w:t>鸡传入新地区后，其用途并不相同。Arslantepe的完整鸡骨和缺少典型食物处理痕迹的组合，更符合珍稀动物展示或饲养的解释；英国较早的完整埋葬、老龄个体和骨折愈合记录，也显示部分鸡受到长期照护</w:t>
      </w:r>
      <w:del w:id="9333" w:author="Kiro" w:date="2026-10-10T00:00:00Z">
        <w:r>
          <w:rPr>
            <w:vertAlign w:val="superscript"/>
          </w:rPr>
          <w:delText>[6,86]</w:delText>
        </w:r>
      </w:del>
      <w:ins w:id="9334" w:author="Kiro" w:date="2026-10-10T00:00:00Z">
        <w:r>
          <w:rPr>
            <w:vertAlign w:val="superscript"/>
          </w:rPr>
          <w:t>[6,88]</w:t>
        </w:r>
      </w:ins>
      <w:r>
        <w:t>。Maresha的成熟雌鸟、髓质骨及屠宰分割痕迹，则共同支持集中蛋肉利用</w:t>
      </w:r>
      <w:del w:id="9335" w:author="Kiro" w:date="2026-10-10T00:00:00Z">
        <w:r>
          <w:rPr>
            <w:vertAlign w:val="superscript"/>
          </w:rPr>
          <w:delText>[87]</w:delText>
        </w:r>
      </w:del>
      <w:ins w:id="9336" w:author="Kiro" w:date="2026-10-10T00:00:00Z">
        <w:r>
          <w:rPr>
            <w:vertAlign w:val="superscript"/>
          </w:rPr>
          <w:t>[89]</w:t>
        </w:r>
      </w:ins>
      <w:r>
        <w:t>。这些地区的记录反映鸡受到珍视、照护及食用等不同利用方式，蛋肉生产的普及也晚于部分地区最早鸡的出现。</w:t>
      </w:r>
    </w:p>
    <w:p>
      <w:pPr>
        <w:jc w:val="both"/>
      </w:pPr>
      <w:r>
        <w:t>中亚鸡蛋壳的反复、大量出现，为研究常规鸡蛋利用提供了另一条线索。Peters等（2024）将多个聚落从公元前1千纪后半叶到中世纪的蛋壳记录，与鸡蛋消费增加及产蛋季节性减弱的解释联系起来</w:t>
      </w:r>
      <w:del w:id="9337" w:author="Kiro" w:date="2026-10-10T00:00:00Z">
        <w:r>
          <w:rPr>
            <w:vertAlign w:val="superscript"/>
          </w:rPr>
          <w:delText>[85]</w:delText>
        </w:r>
      </w:del>
      <w:ins w:id="9338" w:author="Kiro" w:date="2026-10-10T00:00:00Z">
        <w:r>
          <w:rPr>
            <w:vertAlign w:val="superscript"/>
          </w:rPr>
          <w:t>[87]</w:t>
        </w:r>
      </w:ins>
      <w:r>
        <w:t>。遗存由此显示鸡蛋利用的延续，古DNA则可进一步追踪与繁殖有关的遗传变异何时发生变化。</w:t>
      </w:r>
    </w:p>
    <w:p>
      <w:pPr>
        <w:jc w:val="both"/>
      </w:pPr>
      <w:r>
        <w:t>促甲状腺激素受体基因TSHR将功能与时间证据联系起来。Rubin等（2010）在受检家鸡中发现该区域的强选择信号，将其列为驯化相关候选基因</w:t>
      </w:r>
      <w:del w:id="9339" w:author="Kiro" w:date="2026-10-10T00:00:00Z">
        <w:r>
          <w:rPr>
            <w:vertAlign w:val="superscript"/>
          </w:rPr>
          <w:delText>[91]</w:delText>
        </w:r>
      </w:del>
      <w:ins w:id="9340" w:author="Kiro" w:date="2026-10-10T00:00:00Z">
        <w:r>
          <w:rPr>
            <w:vertAlign w:val="superscript"/>
          </w:rPr>
          <w:t>[93]</w:t>
        </w:r>
      </w:ins>
      <w:r>
        <w:t>。Gly558Arg变异的Arg等位型常被称为家鸡型；功能实验显示，家鸡型纯合雌鸟产蛋初期的产蛋率上升较快，雄鸟对日照缩短的睾丸反应较弱</w:t>
      </w:r>
      <w:del w:id="9341" w:author="Kiro" w:date="2026-10-10T00:00:00Z">
        <w:r>
          <w:rPr>
            <w:vertAlign w:val="superscript"/>
          </w:rPr>
          <w:delText>[92]</w:delText>
        </w:r>
      </w:del>
      <w:ins w:id="9342" w:author="Kiro" w:date="2026-10-10T00:00:00Z">
        <w:r>
          <w:rPr>
            <w:vertAlign w:val="superscript"/>
          </w:rPr>
          <w:t>[94]</w:t>
        </w:r>
      </w:ins>
      <w:r>
        <w:t>。Girdland Flink等（2014）分析欧洲12处遗址的80只古鸡，发现古代鸡群中TSHR仍保留明显多态</w:t>
      </w:r>
      <w:r>
        <w:rPr>
          <w:vertAlign w:val="superscript"/>
        </w:rPr>
        <w:t>[8]</w:t>
      </w:r>
      <w:r>
        <w:t>。Loog等（2017）在同时考虑选择与亚洲鸡输入的模型中估计，欧洲鸡群的家鸡型约自公元920年开始受到强选择，95%区间为公元290～1210年，与中世纪养鸡和蛋肉消费的变化相近；Lyu等（2022）采用联合估计选择与迁移的模型，仍支持中世纪选择</w:t>
      </w:r>
      <w:del w:id="9343" w:author="Kiro" w:date="2026-10-10T00:00:00Z">
        <w:r>
          <w:rPr>
            <w:vertAlign w:val="superscript"/>
          </w:rPr>
          <w:delText>[9,93]</w:delText>
        </w:r>
      </w:del>
      <w:ins w:id="9344" w:author="Kiro" w:date="2026-10-10T00:00:00Z">
        <w:r>
          <w:rPr>
            <w:vertAlign w:val="superscript"/>
          </w:rPr>
          <w:t>[9,95]</w:t>
        </w:r>
      </w:ins>
      <w:r>
        <w:t>。这一时间序列把家鸡型在欧洲的明显升频放在鸡传入之后，说明影响繁殖的变异在早期饲养建立后仍可继续受到选择。</w:t>
      </w:r>
    </w:p>
    <w:p>
      <w:pPr>
        <w:jc w:val="both"/>
      </w:pPr>
      <w:r>
        <w:t>这一变化也不完全同步。波罗的海地区的古鸡与现代地方鸡保留了不同的TSHR和BCO2等位基因频率；受检现代芬兰、爱沙尼亚地方鸡中TSHR家鸡型频率分别为3.8%和27.3%，明显低于该研究使用的现代家鸡参照</w:t>
      </w:r>
      <w:del w:id="9345" w:author="Kiro" w:date="2026-10-10T00:00:00Z">
        <w:r>
          <w:rPr>
            <w:vertAlign w:val="superscript"/>
          </w:rPr>
          <w:delText>[90]</w:delText>
        </w:r>
      </w:del>
      <w:ins w:id="9346" w:author="Kiro" w:date="2026-10-10T00:00:00Z">
        <w:r>
          <w:rPr>
            <w:vertAlign w:val="superscript"/>
          </w:rPr>
          <w:t>[92]</w:t>
        </w:r>
      </w:ins>
      <w:r>
        <w:t>。Loog等还将欧洲黄皮相关BCO2变异的近代升频与亚洲鸡输入联系起来</w:t>
      </w:r>
      <w:r>
        <w:rPr>
          <w:vertAlign w:val="superscript"/>
        </w:rPr>
        <w:t>[9]</w:t>
      </w:r>
      <w:r>
        <w:t>。繁殖和外观性状的现今分布，因而包含区域选择和引种共同留下的结果。</w:t>
      </w:r>
    </w:p>
    <w:p>
      <w:pPr>
        <w:pStyle w:val="Heading2"/>
        <w:jc w:val="left"/>
      </w:pPr>
      <w:r>
        <w:t>6.2 环境适应与品种性状分化</w:t>
      </w:r>
    </w:p>
    <w:p>
      <w:pPr>
        <w:jc w:val="both"/>
      </w:pPr>
      <w:r>
        <w:t>家鸡离开热带亚洲后，进入不同温度、降水和海拔条件下的饲养环境。Gheyas等（2021）结合埃塞俄比亚25个村鸡群体的环境资料和245份基因组，将温度、水分及与觅食有关的环境因素同候选适应区域联系起来</w:t>
      </w:r>
      <w:del w:id="9347" w:author="Kiro" w:date="2026-10-10T00:00:00Z">
        <w:r>
          <w:rPr>
            <w:vertAlign w:val="superscript"/>
          </w:rPr>
          <w:delText>[94]</w:delText>
        </w:r>
      </w:del>
      <w:ins w:id="9348" w:author="Kiro" w:date="2026-10-10T00:00:00Z">
        <w:r>
          <w:rPr>
            <w:vertAlign w:val="superscript"/>
          </w:rPr>
          <w:t>[96]</w:t>
        </w:r>
      </w:ins>
      <w:r>
        <w:t>。Zhao等（2026）分析1054份鸡基因组，发现中国西北、川滇邻近地区及喜马拉雅南麓的来源在不同时期参与藏鸡形成，不同祖源的候选选择区域分别涉及血管稳态、代谢和肺血管调节</w:t>
      </w:r>
      <w:del w:id="9349" w:author="Kiro" w:date="2026-10-10T00:00:00Z">
        <w:r>
          <w:rPr>
            <w:vertAlign w:val="superscript"/>
          </w:rPr>
          <w:delText>[95]</w:delText>
        </w:r>
      </w:del>
      <w:ins w:id="9350" w:author="Kiro" w:date="2026-10-10T00:00:00Z">
        <w:r>
          <w:rPr>
            <w:vertAlign w:val="superscript"/>
          </w:rPr>
          <w:t>[97]</w:t>
        </w:r>
      </w:ins>
      <w:r>
        <w:t>。这些比较将群体来源与候选适应区域联系起来，提示地方适应也可能利用多次种源输入带来的变异。</w:t>
      </w:r>
    </w:p>
    <w:p>
      <w:pPr>
        <w:jc w:val="both"/>
      </w:pPr>
      <w:r>
        <w:t>品种外形的分化也涉及观赏、用途等人为选择</w:t>
      </w:r>
      <w:del w:id="9351" w:author="Kiro" w:date="2026-10-10T00:00:00Z">
        <w:r>
          <w:rPr>
            <w:vertAlign w:val="superscript"/>
          </w:rPr>
          <w:delText>[96]</w:delText>
        </w:r>
      </w:del>
      <w:ins w:id="9352" w:author="Kiro" w:date="2026-10-10T00:00:00Z">
        <w:r>
          <w:rPr>
            <w:vertAlign w:val="superscript"/>
          </w:rPr>
          <w:t>[98]</w:t>
        </w:r>
      </w:ins>
      <w:r>
        <w:t>。裸颈鸡的调控变异增强BMP12/GDF7作用，颈部皮肤对羽毛抑制信号较敏感，从而形成羽毛减少的表型；这一特征同时与散热有关</w:t>
      </w:r>
      <w:del w:id="9353" w:author="Kiro" w:date="2026-10-10T00:00:00Z">
        <w:r>
          <w:rPr>
            <w:vertAlign w:val="superscript"/>
          </w:rPr>
          <w:delText>[97]</w:delText>
        </w:r>
      </w:del>
      <w:ins w:id="9354" w:author="Kiro" w:date="2026-10-10T00:00:00Z">
        <w:r>
          <w:rPr>
            <w:vertAlign w:val="superscript"/>
          </w:rPr>
          <w:t>[99]</w:t>
        </w:r>
      </w:ins>
      <w:r>
        <w:t>。丝羽由PDSS2的顺式调控变异引起，改变了羽毛结构</w:t>
      </w:r>
      <w:del w:id="9355" w:author="Kiro" w:date="2026-10-10T00:00:00Z">
        <w:r>
          <w:rPr>
            <w:vertAlign w:val="superscript"/>
          </w:rPr>
          <w:delText>[98]</w:delText>
        </w:r>
      </w:del>
      <w:ins w:id="9356" w:author="Kiro" w:date="2026-10-10T00:00:00Z">
        <w:r>
          <w:rPr>
            <w:vertAlign w:val="superscript"/>
          </w:rPr>
          <w:t>[100]</w:t>
        </w:r>
      </w:ins>
      <w:r>
        <w:t>。同样是羽毛变异，两者涉及的发育途径和生理意义并不相同。</w:t>
      </w:r>
    </w:p>
    <w:p>
      <w:pPr>
        <w:jc w:val="both"/>
      </w:pPr>
      <w:r>
        <w:t>羽色多样化还显示同一基因可以产生多种功能变异。Ma等（2026）利用超过10000只鸡的基因组资料，发现MC1R的编码突变在同一外显子内积累并重新组合，形成多种等位型；功能与结构分析显示，不同替换可激活或抑制受体信号，不同组合产生不同羽色。作者将外显子内重组、尤其是可能的基因转换，与这种快速的等位型多样化联系起来</w:t>
      </w:r>
      <w:del w:id="9357" w:author="Kiro" w:date="2026-10-10T00:00:00Z">
        <w:r>
          <w:rPr>
            <w:vertAlign w:val="superscript"/>
          </w:rPr>
          <w:delText>[99]</w:delText>
        </w:r>
      </w:del>
      <w:ins w:id="9358" w:author="Kiro" w:date="2026-10-10T00:00:00Z">
        <w:r>
          <w:rPr>
            <w:vertAlign w:val="superscript"/>
          </w:rPr>
          <w:t>[101]</w:t>
        </w:r>
      </w:ins>
      <w:r>
        <w:t>。家鸡羽色的分化由此不仅涉及新突变，也涉及已有变异的重新组合。</w:t>
      </w:r>
    </w:p>
    <w:p>
      <w:pPr>
        <w:jc w:val="both"/>
      </w:pPr>
      <w:r>
        <w:t>外形选择还可能伴随其他性状变化。玫瑰冠R1等位型的约7.4 Mb倒位使MNR2在鸡冠发育时异位表达，倒位断点又破坏CCDC108，与纯合雄鸡精子活力下降有关</w:t>
      </w:r>
      <w:del w:id="9359" w:author="Kiro" w:date="2026-10-10T00:00:00Z">
        <w:r>
          <w:rPr>
            <w:vertAlign w:val="superscript"/>
          </w:rPr>
          <w:delText>[100]</w:delText>
        </w:r>
      </w:del>
      <w:ins w:id="9360" w:author="Kiro" w:date="2026-10-10T00:00:00Z">
        <w:r>
          <w:rPr>
            <w:vertAlign w:val="superscript"/>
          </w:rPr>
          <w:t>[102]</w:t>
        </w:r>
      </w:ins>
      <w:r>
        <w:t>。不同用途还与身体各部分的相对发育相联系：体型校正后，斗鸡的臀部肌肉较发达，红原鸡的飞行相关胸肌比例较高</w:t>
      </w:r>
      <w:del w:id="9361" w:author="Kiro" w:date="2026-10-10T00:00:00Z">
        <w:r>
          <w:rPr>
            <w:vertAlign w:val="superscript"/>
          </w:rPr>
          <w:delText>[101]</w:delText>
        </w:r>
      </w:del>
      <w:ins w:id="9362" w:author="Kiro" w:date="2026-10-10T00:00:00Z">
        <w:r>
          <w:rPr>
            <w:vertAlign w:val="superscript"/>
          </w:rPr>
          <w:t>[103]</w:t>
        </w:r>
      </w:ins>
      <w:r>
        <w:t>。品种性状因此可围绕不同用途分化，部分外形变异还可能同时影响繁殖表现。</w:t>
      </w:r>
    </w:p>
    <w:p>
      <w:pPr>
        <w:pStyle w:val="Heading2"/>
        <w:jc w:val="left"/>
      </w:pPr>
      <w:r>
        <w:t>6.3 生产性状的选育与遗传机制</w:t>
      </w:r>
    </w:p>
    <w:p>
      <w:pPr>
        <w:jc w:val="both"/>
      </w:pPr>
      <w:r>
        <w:t>近代商业育种显著强化了生长和体组成的选择。Zuidhof等（2014）在相同营养条件下比较1957年、1978年保留品系及2005年商业肉鸡，发现生长显著加快，42日龄累计料重比从1957品系的2.88降至2005肉鸡的1.67，胸肌增长潜力也提高。以去内脏胴体重量为参照，2005肉鸡的腹脂沉积曲线低于1978品系</w:t>
      </w:r>
      <w:del w:id="9363" w:author="Kiro" w:date="2026-10-10T00:00:00Z">
        <w:r>
          <w:rPr>
            <w:vertAlign w:val="superscript"/>
          </w:rPr>
          <w:delText>[102]</w:delText>
        </w:r>
      </w:del>
      <w:ins w:id="9364" w:author="Kiro" w:date="2026-10-10T00:00:00Z">
        <w:r>
          <w:rPr>
            <w:vertAlign w:val="superscript"/>
          </w:rPr>
          <w:t>[104]</w:t>
        </w:r>
      </w:ins>
      <w:r>
        <w:t>。历史品系比较给出生产表现的变化幅度，现代互交与功能研究则解释摄食、体组成和繁殖表现怎样受到遗传调控。</w:t>
      </w:r>
    </w:p>
    <w:p>
      <w:pPr>
        <w:jc w:val="both"/>
      </w:pPr>
      <w:r>
        <w:t>摄食调控是快速生长的重要环节。CCKAR编码参与饱腹信号传递的胆囊收缩素A型受体。Dunn等（2013）在白来航与商业肉鸡的高世代互交群体中发现，高生长相关单倍型对应较低的CCKAR表达、较高的下丘脑促食欲因子AGRP表达，以及对胆囊收缩素抑制摄食作用的较低敏感性；减弱的饱腹反馈由此与较高摄食和生长相联系。作者还根据传统重型品种中高生长等位型的分布，推测这一单倍型的选择早于近代商业肉鸡育种</w:t>
      </w:r>
      <w:del w:id="9365" w:author="Kiro" w:date="2026-10-10T00:00:00Z">
        <w:r>
          <w:rPr>
            <w:vertAlign w:val="superscript"/>
          </w:rPr>
          <w:delText>[103]</w:delText>
        </w:r>
      </w:del>
      <w:ins w:id="9366" w:author="Kiro" w:date="2026-10-10T00:00:00Z">
        <w:r>
          <w:rPr>
            <w:vertAlign w:val="superscript"/>
          </w:rPr>
          <w:t>[105]</w:t>
        </w:r>
      </w:ins>
      <w:r>
        <w:t>。Wang等（2021）又发现，IGF2BP1上游缺失提高了调控序列的转录活性，3.2 kb缺失在固始鸡与Anak商业肉鸡互交群体中与体重、体尺及胴体性状相关</w:t>
      </w:r>
      <w:del w:id="9367" w:author="Kiro" w:date="2026-10-10T00:00:00Z">
        <w:r>
          <w:rPr>
            <w:vertAlign w:val="superscript"/>
          </w:rPr>
          <w:delText>[104]</w:delText>
        </w:r>
      </w:del>
      <w:ins w:id="9368" w:author="Kiro" w:date="2026-10-10T00:00:00Z">
        <w:r>
          <w:rPr>
            <w:vertAlign w:val="superscript"/>
          </w:rPr>
          <w:t>[106]</w:t>
        </w:r>
      </w:ins>
      <w:r>
        <w:t>。生产选育可以利用已有变异，现代实验则将它们的作用追踪到摄食和组织生长等具体环节。</w:t>
      </w:r>
    </w:p>
    <w:p>
      <w:pPr>
        <w:jc w:val="both"/>
      </w:pPr>
      <w:r>
        <w:t>脂肪双向选择鸡系进一步揭示体组成的调控基础。Shen等（2024）结合三维基因组和功能实验，发现rs734209466的插入等位型增强转录因子IRF4的结合和远端IGFBP2、IGFBP5的表达，促进前脂肪细胞的增殖与分化，并与较高腹脂重量和腹脂率相关</w:t>
      </w:r>
      <w:del w:id="9369" w:author="Kiro" w:date="2026-10-10T00:00:00Z">
        <w:r>
          <w:rPr>
            <w:vertAlign w:val="superscript"/>
          </w:rPr>
          <w:delText>[105]</w:delText>
        </w:r>
      </w:del>
      <w:ins w:id="9370" w:author="Kiro" w:date="2026-10-10T00:00:00Z">
        <w:r>
          <w:rPr>
            <w:vertAlign w:val="superscript"/>
          </w:rPr>
          <w:t>[107]</w:t>
        </w:r>
      </w:ins>
      <w:r>
        <w:t>。这一通路解释了脂肪积累怎样受到遗传调控；是否保留促进积累的等位型，则取决于育种的体组成目标。</w:t>
      </w:r>
    </w:p>
    <w:p>
      <w:pPr>
        <w:jc w:val="both"/>
      </w:pPr>
      <w:r>
        <w:t>类似的调控变化也见于胴体性状。Zhou等（2026）将KLF3上游266 bp缺失与受检互交群体中较低的多项胴体表现联系起来；该缺失降低KLF3及远端TBC1D1、PGM2的表达，并改变相关染色质互作。在其品种比较中，受检商业肉鸡未检出这一缺失，地方肉鸡中则较多</w:t>
      </w:r>
      <w:del w:id="9371" w:author="Kiro" w:date="2026-10-10T00:00:00Z">
        <w:r>
          <w:rPr>
            <w:vertAlign w:val="superscript"/>
          </w:rPr>
          <w:delText>[106]</w:delText>
        </w:r>
      </w:del>
      <w:ins w:id="9372" w:author="Kiro" w:date="2026-10-10T00:00:00Z">
        <w:r>
          <w:rPr>
            <w:vertAlign w:val="superscript"/>
          </w:rPr>
          <w:t>[108]</w:t>
        </w:r>
      </w:ins>
      <w:r>
        <w:t>。结合IGF2BP1的上游缺失和脂肪调控的研究，这些结果说明，生长与体组成的差异可由调控序列变化形成，其影响还可扩展到远端基因。变异提高或降低具体性状的效应，为不同育种目标下的取舍提供依据。</w:t>
      </w:r>
    </w:p>
    <w:p>
      <w:pPr>
        <w:jc w:val="both"/>
      </w:pPr>
      <w:r>
        <w:t>繁殖性状的遗传研究还涉及骨代谢和抱窝行为。Johnsson等（2012）通过三组红原鸡与白来航互交，将鸡冠重量、髓质骨分配及繁殖性状联系到HAO1与BMP2的紧密连锁区域，为外观与繁殖之间的遗传联系提供了依据</w:t>
      </w:r>
      <w:del w:id="9373" w:author="Kiro" w:date="2026-10-10T00:00:00Z">
        <w:r>
          <w:rPr>
            <w:vertAlign w:val="superscript"/>
          </w:rPr>
          <w:delText>[107]</w:delText>
        </w:r>
      </w:del>
      <w:ins w:id="9374" w:author="Kiro" w:date="2026-10-10T00:00:00Z">
        <w:r>
          <w:rPr>
            <w:vertAlign w:val="superscript"/>
          </w:rPr>
          <w:t>[109]</w:t>
        </w:r>
      </w:ins>
      <w:r>
        <w:t>。后续产蛋试验结合表达资料提出FGF1等候选基因；留蛋条件下的产蛋下降被用于间接评价抱窝，所得位点与正常移蛋条件下不完全相同</w:t>
      </w:r>
      <w:del w:id="9375" w:author="Kiro" w:date="2026-10-10T00:00:00Z">
        <w:r>
          <w:rPr>
            <w:vertAlign w:val="superscript"/>
          </w:rPr>
          <w:delText>[108]</w:delText>
        </w:r>
      </w:del>
      <w:ins w:id="9376" w:author="Kiro" w:date="2026-10-10T00:00:00Z">
        <w:r>
          <w:rPr>
            <w:vertAlign w:val="superscript"/>
          </w:rPr>
          <w:t>[110]</w:t>
        </w:r>
      </w:ins>
      <w:r>
        <w:t>。白来航与丝羽鸡的互交也显示，来自两个亲本的等位基因可沿不同方向影响抱窝发生</w:t>
      </w:r>
      <w:del w:id="9377" w:author="Kiro" w:date="2026-10-10T00:00:00Z">
        <w:r>
          <w:rPr>
            <w:vertAlign w:val="superscript"/>
          </w:rPr>
          <w:delText>[109]</w:delText>
        </w:r>
      </w:del>
      <w:ins w:id="9378" w:author="Kiro" w:date="2026-10-10T00:00:00Z">
        <w:r>
          <w:rPr>
            <w:vertAlign w:val="superscript"/>
          </w:rPr>
          <w:t>[111]</w:t>
        </w:r>
      </w:ins>
      <w:r>
        <w:t>。这些实验解释了现代鸡群繁殖表现的部分遗传基础，实际产蛋结果还受到行为状态和管理条件的影响。</w:t>
      </w:r>
    </w:p>
    <w:p>
      <w:pPr>
        <w:jc w:val="both"/>
      </w:pPr>
      <w:r>
        <w:t>生产表现的差异也伴随不同的觅食和环境反应。在半自然条件下，商业蛋鸡比红原鸡和瑞典矮脚鸡较少觅食及社交，更常取食容易获得的食物；急性热暴露试验中，商业肉鸡的部分体温和应激指标变化也强于受检村鸡及红原鸡</w:t>
      </w:r>
      <w:del w:id="9379" w:author="Kiro" w:date="2026-10-10T00:00:00Z">
        <w:r>
          <w:rPr>
            <w:vertAlign w:val="superscript"/>
          </w:rPr>
          <w:delText>[110,111]</w:delText>
        </w:r>
      </w:del>
      <w:ins w:id="9380" w:author="Kiro" w:date="2026-10-10T00:00:00Z">
        <w:r>
          <w:rPr>
            <w:vertAlign w:val="superscript"/>
          </w:rPr>
          <w:t>[112,113]</w:t>
        </w:r>
      </w:ins>
      <w:r>
        <w:t>。这些比较说明，较高生产性能未必同时对应较强觅食能力或热耐受，品种优势还取决于具体饲养条件。</w:t>
      </w:r>
    </w:p>
    <w:p>
      <w:pPr>
        <w:pStyle w:val="Heading1"/>
        <w:jc w:val="left"/>
      </w:pPr>
      <w:r>
        <w:t>7 家鸡、红原鸡与野化群体之间的基因流</w:t>
      </w:r>
    </w:p>
    <w:p>
      <w:pPr>
        <w:jc w:val="both"/>
      </w:pPr>
      <w:r>
        <w:t>驯化以后，家鸡与红原鸡在同域分布区内仍发生双向基因流，逸出的家鸡还可形成野化群体，并再与红原鸡混合（其他原鸡物种及红原鸡各亚种对家鸡祖源的贡献见第3.2节和第3.3节）。</w:t>
      </w:r>
    </w:p>
    <w:p>
      <w:pPr>
        <w:pStyle w:val="Heading2"/>
        <w:jc w:val="left"/>
      </w:pPr>
      <w:r>
        <w:t>7.1 红原鸡向家鸡的基因流</w:t>
      </w:r>
    </w:p>
    <w:p>
      <w:pPr>
        <w:jc w:val="both"/>
      </w:pPr>
      <w:r>
        <w:t>在红原鸡与放养家鸡同域分布的越南河江，微卫星分析显示，部分乡的地方鸡与红原鸡聚为一类并呈混合模式，提示存在由红原鸡流向家鸡的基因流</w:t>
      </w:r>
      <w:del w:id="9381" w:author="Kiro" w:date="2026-10-10T00:00:00Z">
        <w:r>
          <w:rPr>
            <w:vertAlign w:val="superscript"/>
          </w:rPr>
          <w:delText>[112]</w:delText>
        </w:r>
      </w:del>
      <w:ins w:id="9382" w:author="Kiro" w:date="2026-10-10T00:00:00Z">
        <w:r>
          <w:rPr>
            <w:vertAlign w:val="superscript"/>
          </w:rPr>
          <w:t>[114]</w:t>
        </w:r>
      </w:ins>
      <w:r>
        <w:t>。同一群体的线粒体资料未见相应的地理信号，表明这一基因流可能主要经野生公鸡与家养母鸡交配发生，而非来自采拾野卵</w:t>
      </w:r>
      <w:del w:id="9383" w:author="Kiro" w:date="2026-10-10T00:00:00Z">
        <w:r>
          <w:rPr>
            <w:vertAlign w:val="superscript"/>
          </w:rPr>
          <w:delText>[113]</w:delText>
        </w:r>
      </w:del>
      <w:ins w:id="9384" w:author="Kiro" w:date="2026-10-10T00:00:00Z">
        <w:r>
          <w:rPr>
            <w:vertAlign w:val="superscript"/>
          </w:rPr>
          <w:t>[115]</w:t>
        </w:r>
      </w:ins>
      <w:r>
        <w:t>。在泰国，Lao Pa Koi斗鸡和Mae Hong Son鸡均含部分红原鸡基因库成分</w:t>
      </w:r>
      <w:del w:id="9385" w:author="Kiro" w:date="2026-10-10T00:00:00Z">
        <w:r>
          <w:rPr>
            <w:vertAlign w:val="superscript"/>
          </w:rPr>
          <w:delText>[114,115]</w:delText>
        </w:r>
      </w:del>
      <w:ins w:id="9386" w:author="Kiro" w:date="2026-10-10T00:00:00Z">
        <w:r>
          <w:rPr>
            <w:vertAlign w:val="superscript"/>
          </w:rPr>
          <w:t>[116,117]</w:t>
        </w:r>
      </w:ins>
      <w:r>
        <w:t>；而Lueng Hang Khao和Pradu Hang Dam等斗鸡品种主要与其他家鸡品种混合，受红原鸡的影响很小</w:t>
      </w:r>
      <w:del w:id="9387" w:author="Kiro" w:date="2026-10-10T00:00:00Z">
        <w:r>
          <w:rPr>
            <w:vertAlign w:val="superscript"/>
          </w:rPr>
          <w:delText>[116]</w:delText>
        </w:r>
      </w:del>
      <w:ins w:id="9388" w:author="Kiro" w:date="2026-10-10T00:00:00Z">
        <w:r>
          <w:rPr>
            <w:vertAlign w:val="superscript"/>
          </w:rPr>
          <w:t>[118]</w:t>
        </w:r>
      </w:ins>
      <w:r>
        <w:t>。全基因组资料可将这类基因流定位到具体区段：D统计量提示东南亚斗鸡与</w:t>
      </w:r>
      <w:r>
        <w:rPr>
          <w:i/>
        </w:rPr>
        <w:t>G. g. gallus</w:t>
      </w:r>
      <w:r>
        <w:t>之间存在基因流；在</w:t>
      </w:r>
      <w:r>
        <w:rPr>
          <w:i/>
        </w:rPr>
        <w:t>CPZ</w:t>
      </w:r>
      <w:r>
        <w:t>区段，东南亚、吐鲁番、西双版纳和日本的斗鸡样本均与</w:t>
      </w:r>
      <w:r>
        <w:rPr>
          <w:i/>
        </w:rPr>
        <w:t>G. g. gallus</w:t>
      </w:r>
      <w:r>
        <w:t>聚在一起</w:t>
      </w:r>
      <w:del w:id="9389" w:author="Kiro" w:date="2026-10-10T00:00:00Z">
        <w:r>
          <w:rPr>
            <w:vertAlign w:val="superscript"/>
          </w:rPr>
          <w:delText>[117]</w:delText>
        </w:r>
      </w:del>
      <w:ins w:id="9390" w:author="Kiro" w:date="2026-10-10T00:00:00Z">
        <w:r>
          <w:rPr>
            <w:vertAlign w:val="superscript"/>
          </w:rPr>
          <w:t>[119]</w:t>
        </w:r>
      </w:ins>
      <w:r>
        <w:t>，表明红原鸡来源的片段可在特定品种中保留下来。</w:t>
      </w:r>
    </w:p>
    <w:p>
      <w:pPr>
        <w:pStyle w:val="Heading2"/>
        <w:jc w:val="left"/>
      </w:pPr>
      <w:r>
        <w:t>7.2 家鸡向红原鸡的基因流</w:t>
      </w:r>
    </w:p>
    <w:p>
      <w:pPr>
        <w:jc w:val="both"/>
      </w:pPr>
      <w:r>
        <w:t>反方向的基因流同样存在。在印度，微卫星和线粒体D-loop分析提示存在由家鸡流向自由活动红原鸡的定向基因流</w:t>
      </w:r>
      <w:del w:id="9391" w:author="Kiro" w:date="2026-10-10T00:00:00Z">
        <w:r>
          <w:rPr>
            <w:vertAlign w:val="superscript"/>
          </w:rPr>
          <w:delText>[118]</w:delText>
        </w:r>
      </w:del>
      <w:ins w:id="9392" w:author="Kiro" w:date="2026-10-10T00:00:00Z">
        <w:r>
          <w:rPr>
            <w:vertAlign w:val="superscript"/>
          </w:rPr>
          <w:t>[30]</w:t>
        </w:r>
      </w:ins>
      <w:r>
        <w:t>，而早期研究认为两者在野外极少杂交</w:t>
      </w:r>
      <w:del w:id="9393" w:author="Kiro" w:date="2026-10-10T00:00:00Z">
        <w:r>
          <w:rPr>
            <w:vertAlign w:val="superscript"/>
          </w:rPr>
          <w:delText>[21]</w:delText>
        </w:r>
      </w:del>
      <w:ins w:id="9394" w:author="Kiro" w:date="2026-10-10T00:00:00Z">
        <w:r>
          <w:rPr>
            <w:vertAlign w:val="superscript"/>
          </w:rPr>
          <w:t>[19]</w:t>
        </w:r>
      </w:ins>
      <w:r>
        <w:t>。以1874～1939年采集的博物馆标本为野生参照，多数现代</w:t>
      </w:r>
      <w:r>
        <w:rPr>
          <w:i/>
        </w:rPr>
        <w:t>spadiceus</w:t>
      </w:r>
      <w:r>
        <w:t>个体有20%～50%的祖源来自家鸡；局部祖源分析中，清迈、曼尼普尔和云南个体的家鸡来源等位基因占83%～96%，只以商业品种为家鸡参照时则降至30%～70%</w:t>
      </w:r>
      <w:r>
        <w:rPr>
          <w:vertAlign w:val="superscript"/>
        </w:rPr>
        <w:t>[12]</w:t>
      </w:r>
      <w:r>
        <w:t>，表明渗入的估计值对参照的选择十分敏感。在新加坡，自由活动的红原鸡呈现从野化到野生的连续梯度，各亚群的渗入程度不同</w:t>
      </w:r>
      <w:del w:id="9395" w:author="Kiro" w:date="2026-10-10T00:00:00Z">
        <w:r>
          <w:rPr>
            <w:vertAlign w:val="superscript"/>
          </w:rPr>
          <w:delText>[119]</w:delText>
        </w:r>
      </w:del>
      <w:ins w:id="9396" w:author="Kiro" w:date="2026-10-10T00:00:00Z">
        <w:r>
          <w:rPr>
            <w:vertAlign w:val="superscript"/>
          </w:rPr>
          <w:t>[120]</w:t>
        </w:r>
      </w:ins>
      <w:r>
        <w:t>。外形也难以可靠地反映祖源。基于博物馆标本，雄鸟蚀羽曾被视为纯野生基因型的标志，多数野生群体被推测已受家鸡渗入</w:t>
      </w:r>
      <w:del w:id="9397" w:author="Kiro" w:date="2026-10-10T00:00:00Z">
        <w:r>
          <w:rPr>
            <w:vertAlign w:val="superscript"/>
          </w:rPr>
          <w:delText>[120]</w:delText>
        </w:r>
      </w:del>
      <w:ins w:id="9398" w:author="Kiro" w:date="2026-10-10T00:00:00Z">
        <w:r>
          <w:rPr>
            <w:vertAlign w:val="superscript"/>
          </w:rPr>
          <w:t>[121]</w:t>
        </w:r>
      </w:ins>
      <w:r>
        <w:t>；而已知纯度的回交系显示，母鸡冠退化、雄鸟蚀羽等常用纯度指标在含家鸡成分的后代中同样会出现</w:t>
      </w:r>
      <w:del w:id="9399" w:author="Kiro" w:date="2026-10-10T00:00:00Z">
        <w:r>
          <w:rPr>
            <w:vertAlign w:val="superscript"/>
          </w:rPr>
          <w:delText>[121]</w:delText>
        </w:r>
      </w:del>
      <w:ins w:id="9400" w:author="Kiro" w:date="2026-10-10T00:00:00Z">
        <w:r>
          <w:rPr>
            <w:vertAlign w:val="superscript"/>
          </w:rPr>
          <w:t>[122]</w:t>
        </w:r>
      </w:ins>
      <w:r>
        <w:t>。此外，新加坡红原鸡的外形评分与基因组估计的家养程度显著相关，外形分值75被提出作为识别野生型个体的阈值</w:t>
      </w:r>
      <w:del w:id="9401" w:author="Kiro" w:date="2026-10-10T00:00:00Z">
        <w:r>
          <w:rPr>
            <w:vertAlign w:val="superscript"/>
          </w:rPr>
          <w:delText>[119]</w:delText>
        </w:r>
      </w:del>
      <w:ins w:id="9402" w:author="Kiro" w:date="2026-10-10T00:00:00Z">
        <w:r>
          <w:rPr>
            <w:vertAlign w:val="superscript"/>
          </w:rPr>
          <w:t>[120]</w:t>
        </w:r>
      </w:ins>
      <w:r>
        <w:t>，表明外形可用于初筛，但不能替代基因组检验。</w:t>
      </w:r>
    </w:p>
    <w:p>
      <w:pPr>
        <w:pStyle w:val="Heading2"/>
        <w:jc w:val="left"/>
      </w:pPr>
      <w:r>
        <w:t>7.3 野化群体的来源与选择</w:t>
      </w:r>
    </w:p>
    <w:p>
      <w:pPr>
        <w:jc w:val="both"/>
      </w:pPr>
      <w:r>
        <w:t>夏威夷Kauai岛的野化鸡含两支线粒体谱系：少见的一支与欧洲人到来前的Kauai古DNA同属，可能由古代波利尼西亚人带入；常见的一支见于世界各地，包括近代欧洲育成的品种</w:t>
      </w:r>
      <w:del w:id="9403" w:author="Kiro" w:date="2026-10-10T00:00:00Z">
        <w:r>
          <w:rPr>
            <w:vertAlign w:val="superscript"/>
          </w:rPr>
          <w:delText>[122]</w:delText>
        </w:r>
      </w:del>
      <w:ins w:id="9404" w:author="Kiro" w:date="2026-10-10T00:00:00Z">
        <w:r>
          <w:rPr>
            <w:vertAlign w:val="superscript"/>
          </w:rPr>
          <w:t>[123]</w:t>
        </w:r>
      </w:ins>
      <w:r>
        <w:t>。这提示现今群体源于近代家鸡对古老种群的侵入。岛上在1939年曾放归857只红原鸡；基因组分析检出红原鸡和白来航蛋鸡的贡献，混合时间估计为1981年（1976～1995年），与1982年和1992年飓风后家鸡大量逸出相符</w:t>
      </w:r>
      <w:del w:id="9405" w:author="Kiro" w:date="2026-10-10T00:00:00Z">
        <w:r>
          <w:rPr>
            <w:vertAlign w:val="superscript"/>
          </w:rPr>
          <w:delText>[123]</w:delText>
        </w:r>
      </w:del>
      <w:ins w:id="9406" w:author="Kiro" w:date="2026-10-10T00:00:00Z">
        <w:r>
          <w:rPr>
            <w:vertAlign w:val="superscript"/>
          </w:rPr>
          <w:t>[124]</w:t>
        </w:r>
      </w:ins>
      <w:r>
        <w:t>。Kauai野化鸡的选择扫描区大多为野化特有，不同于驯化中受选择的区域</w:t>
      </w:r>
      <w:del w:id="9407" w:author="Kiro" w:date="2026-10-10T00:00:00Z">
        <w:r>
          <w:rPr>
            <w:vertAlign w:val="superscript"/>
          </w:rPr>
          <w:delText>[124]</w:delText>
        </w:r>
      </w:del>
      <w:ins w:id="9408" w:author="Kiro" w:date="2026-10-10T00:00:00Z">
        <w:r>
          <w:rPr>
            <w:vertAlign w:val="superscript"/>
          </w:rPr>
          <w:t>[125]</w:t>
        </w:r>
      </w:ins>
      <w:r>
        <w:t>。与之相比，独立形成的百慕大野化群体较多含褐壳蛋鸡和肉鸡背景，Kauai群体则较多含白壳蛋鸡和红原鸡成分；两地共同的选择扫描区中，单倍型主要为家养来源</w:t>
      </w:r>
      <w:del w:id="9409" w:author="Kiro" w:date="2026-10-10T00:00:00Z">
        <w:r>
          <w:rPr>
            <w:vertAlign w:val="superscript"/>
          </w:rPr>
          <w:delText>[125]</w:delText>
        </w:r>
      </w:del>
      <w:ins w:id="9410" w:author="Kiro" w:date="2026-10-10T00:00:00Z">
        <w:r>
          <w:rPr>
            <w:vertAlign w:val="superscript"/>
          </w:rPr>
          <w:t>[126]</w:t>
        </w:r>
      </w:ins>
      <w:r>
        <w:t>，表明家鸡来源的变异可在野外保留，并成为野化后选择的材料。</w:t>
      </w:r>
    </w:p>
    <w:p>
      <w:pPr>
        <w:pStyle w:val="Heading2"/>
        <w:jc w:val="left"/>
      </w:pPr>
      <w:r>
        <w:t>7.4 对野生参照与红原鸡保护的含义</w:t>
      </w:r>
    </w:p>
    <w:p>
      <w:pPr>
        <w:jc w:val="both"/>
      </w:pPr>
      <w:r>
        <w:t>这些基因流直接影响以红原鸡为野生参照的研究。以历史标本为参照检出的驯化候选基因中，可评估的6个有5个在多数现代红原鸡中带有家鸡来源的拷贝；若以现代个体为参照，这些基因将无法被检出</w:t>
      </w:r>
      <w:r>
        <w:rPr>
          <w:vertAlign w:val="superscript"/>
        </w:rPr>
        <w:t>[12]</w:t>
      </w:r>
      <w:r>
        <w:t>。此外，不少研究所用的红原鸡来自圈养群体。例如，第4.3节的温顺选择线起始于两个圈养种群</w:t>
      </w:r>
      <w:del w:id="9411" w:author="Kiro" w:date="2026-10-10T00:00:00Z">
        <w:r>
          <w:rPr>
            <w:vertAlign w:val="superscript"/>
          </w:rPr>
          <w:delText>[56]</w:delText>
        </w:r>
      </w:del>
      <w:ins w:id="9412" w:author="Kiro" w:date="2026-10-10T00:00:00Z">
        <w:r>
          <w:rPr>
            <w:vertAlign w:val="superscript"/>
          </w:rPr>
          <w:t>[58]</w:t>
        </w:r>
      </w:ins>
      <w:r>
        <w:t>，Kauai混合分析中的红原鸡供体也来自动物园</w:t>
      </w:r>
      <w:del w:id="9413" w:author="Kiro" w:date="2026-10-10T00:00:00Z">
        <w:r>
          <w:rPr>
            <w:vertAlign w:val="superscript"/>
          </w:rPr>
          <w:delText>[123]</w:delText>
        </w:r>
      </w:del>
      <w:ins w:id="9414" w:author="Kiro" w:date="2026-10-10T00:00:00Z">
        <w:r>
          <w:rPr>
            <w:vertAlign w:val="superscript"/>
          </w:rPr>
          <w:t>[124]</w:t>
        </w:r>
      </w:ins>
      <w:r>
        <w:t>。日本动物园的红原鸡经历了严重瓶颈，纯合片段极长，并有可能的家鸡混合迹象</w:t>
      </w:r>
      <w:del w:id="9415" w:author="Kiro" w:date="2026-10-10T00:00:00Z">
        <w:r>
          <w:rPr>
            <w:vertAlign w:val="superscript"/>
          </w:rPr>
          <w:delText>[126]</w:delText>
        </w:r>
      </w:del>
      <w:ins w:id="9416" w:author="Kiro" w:date="2026-10-10T00:00:00Z">
        <w:r>
          <w:rPr>
            <w:vertAlign w:val="superscript"/>
          </w:rPr>
          <w:t>[127]</w:t>
        </w:r>
      </w:ins>
      <w:r>
        <w:t>；而强烈的漂变本身也可使群体结构分析得到类似混合的结果</w:t>
      </w:r>
      <w:del w:id="9417" w:author="Kiro" w:date="2026-10-10T00:00:00Z">
        <w:r>
          <w:rPr>
            <w:vertAlign w:val="superscript"/>
          </w:rPr>
          <w:delText>[127]</w:delText>
        </w:r>
      </w:del>
      <w:ins w:id="9418" w:author="Kiro" w:date="2026-10-10T00:00:00Z">
        <w:r>
          <w:rPr>
            <w:vertAlign w:val="superscript"/>
          </w:rPr>
          <w:t>[128]</w:t>
        </w:r>
      </w:ins>
      <w:r>
        <w:t>。在保护方面，现代</w:t>
      </w:r>
      <w:r>
        <w:rPr>
          <w:i/>
        </w:rPr>
        <w:t>spadiceus</w:t>
      </w:r>
      <w:r>
        <w:t>的观察杂合度约为历史样本的十分之一，这被归因于高度同质的家鸡等位基因的渗入</w:t>
      </w:r>
      <w:r>
        <w:rPr>
          <w:vertAlign w:val="superscript"/>
        </w:rPr>
        <w:t>[12]</w:t>
      </w:r>
      <w:r>
        <w:t>。新加坡已建议移除外形分值低于75的个体，以维持野生基因型</w:t>
      </w:r>
      <w:del w:id="9419" w:author="Kiro" w:date="2026-10-10T00:00:00Z">
        <w:r>
          <w:rPr>
            <w:vertAlign w:val="superscript"/>
          </w:rPr>
          <w:delText>[119]</w:delText>
        </w:r>
      </w:del>
      <w:ins w:id="9420" w:author="Kiro" w:date="2026-10-10T00:00:00Z">
        <w:r>
          <w:rPr>
            <w:vertAlign w:val="superscript"/>
          </w:rPr>
          <w:t>[120]</w:t>
        </w:r>
      </w:ins>
      <w:r>
        <w:t>。另一项研究以164只红原鸡和1796只家鸡的基因组训练深度学习模型，得到285个SNP的判别面板；该面板将45份历史标本中的44份判为红原鸡，而云南查没的24份疑似红原鸡中只有12份被判为红原鸡</w:t>
      </w:r>
      <w:del w:id="9421" w:author="Kiro" w:date="2026-10-10T00:00:00Z">
        <w:r>
          <w:rPr>
            <w:vertAlign w:val="superscript"/>
          </w:rPr>
          <w:delText>[128]</w:delText>
        </w:r>
      </w:del>
      <w:ins w:id="9422" w:author="Kiro" w:date="2026-10-10T00:00:00Z">
        <w:r>
          <w:rPr>
            <w:vertAlign w:val="superscript"/>
          </w:rPr>
          <w:t>[129]</w:t>
        </w:r>
      </w:ins>
      <w:r>
        <w:t>，为红原鸡的遗传监测提供了工具。</w:t>
      </w:r>
    </w:p>
    <w:p>
      <w:pPr>
        <w:pStyle w:val="Heading1"/>
        <w:jc w:val="left"/>
      </w:pPr>
      <w:r>
        <w:t>8 结论与展望</w:t>
      </w:r>
    </w:p>
    <w:p>
      <w:pPr>
        <w:jc w:val="both"/>
      </w:pPr>
      <w:r>
        <w:t>现有核遗传与历史标本资料最支持spadiceus相关红原鸡群体为家鸡的主要祖先，多个母系分支及其他原鸡贡献的局部片段可与这一来源并存。早期遗存重评把初始饲养的研究重点指向中国西南及邻近东南亚，具体开始地点和参与群体仍未确定。农业共栖、温顺选择及遗传定位解释了原鸡接近聚落和部分性状关联变化的可能过程，欧洲古鸡TSHR频率序列又显示，一些现代常见变异在传播后才明显升频。因此，初始饲养建立与现代品种完整性状组合的形成并非同一事件，家鸡性状包含早期改变及后来利用、适应和选育的共同影响。</w:t>
      </w:r>
    </w:p>
    <w:p>
      <w:pPr>
        <w:jc w:val="both"/>
      </w:pPr>
      <w:r>
        <w:t>鸡在某地出现也并不意味着当地鸡群的来源从此固定。历史引种与育种已将不同来源重新组合为地方和商业品种，后续推广、配种及家鸡与原鸡的交流仍在改变群体组成。解释现今鸡群，既要追踪主要祖源，也要辨认后期输入及其性状作用。特定杂交组合带来的性状改善、群体的总体多样性及地方特有变异的保留，需要分别评价。今后的研究可优先复核候选遗存的身份和个体年代，以已有历史样本追踪变异变化，并在引种记录较清楚的地区比较具体种源的贡献，从而进一步连接较早传播、后期选育和仍在继续的交流。</w:t>
      </w:r>
    </w:p>
    <w:p>
      <w:pPr>
        <w:pStyle w:val="Heading1"/>
        <w:jc w:val="left"/>
      </w:pPr>
      <w:r>
        <w:t>参考文献</w:t>
      </w:r>
    </w:p>
    <w:p>
      <w:pPr>
        <w:keepLines/>
        <w:spacing w:after="80" w:line="276" w:lineRule="auto"/>
        <w:ind w:hanging="400" w:left="400"/>
        <w:jc w:val="left"/>
      </w:pPr>
      <w:r>
        <w:rPr>
          <w:sz w:val="20"/>
        </w:rPr>
        <w:t>[1]</w:t>
      </w:r>
      <w:r>
        <w:rPr>
          <w:sz w:val="20"/>
        </w:rPr>
        <w:t xml:space="preserve"> Liu, Y.P.; Wu, G.S.; Yao, Y.G.; Miao, Y.W.; Luikart, G.; Baig, M.; Beja-Pereira, A.; Ding, Z.L.; Palanichamy, M.G.; Zhang, Y.P. Multiple maternal origins of chickens: Out of the Asian jungles. Molecular Phylogenetics and Evolution 2006, 38, 12–19. DOI: 10.1016/j.ympev.2005.09.014.</w:t>
      </w:r>
    </w:p>
    <w:p>
      <w:pPr>
        <w:keepLines/>
        <w:spacing w:after="80" w:line="276" w:lineRule="auto"/>
        <w:ind w:hanging="400" w:left="400"/>
        <w:jc w:val="left"/>
      </w:pPr>
      <w:r>
        <w:rPr>
          <w:sz w:val="20"/>
        </w:rPr>
        <w:t>[2]</w:t>
      </w:r>
      <w:r>
        <w:rPr>
          <w:sz w:val="20"/>
        </w:rPr>
        <w:t xml:space="preserve"> Miao, Y.W.; Peng, M.S.; Wu, G.S.; Ouyang, Y.N.; Yang, Z.Y.; Yu, N.; Liang, J.P.; Pianchou, G.; Beja-Pereira, A.; Mitra, B.; et al. Chicken domestication: an updated perspective based on mitochondrial genomes. Heredity 2013, 110, 277–282. DOI: 10.1038/hdy.2012.83.</w:t>
      </w:r>
    </w:p>
    <w:p>
      <w:pPr>
        <w:keepLines/>
        <w:spacing w:after="80" w:line="276" w:lineRule="auto"/>
        <w:ind w:hanging="400" w:left="400"/>
        <w:jc w:val="left"/>
      </w:pPr>
      <w:r>
        <w:rPr>
          <w:sz w:val="20"/>
        </w:rPr>
        <w:t>[3]</w:t>
      </w:r>
      <w:r>
        <w:rPr>
          <w:sz w:val="20"/>
        </w:rPr>
        <w:t xml:space="preserve"> Wang, M.S.; Thakur, M.; Peng, M.S.; Jiang, Y.; Frantz, L.A.F.; Li, M.; Zhang, J.J.; Wang, S.; Peters, J.; Otecko, N.O.; et al. 863 genomes reveal the origin and domestication of chicken. Cell Research 2020, 30, 693–701. DOI: 10.1038/s41422-020-0349-y.</w:t>
      </w:r>
    </w:p>
    <w:p>
      <w:pPr>
        <w:keepLines/>
        <w:spacing w:after="80" w:line="276" w:lineRule="auto"/>
        <w:ind w:hanging="400" w:left="400"/>
        <w:jc w:val="left"/>
      </w:pPr>
      <w:r>
        <w:rPr>
          <w:sz w:val="20"/>
        </w:rPr>
        <w:t>[4]</w:t>
      </w:r>
      <w:r>
        <w:rPr>
          <w:sz w:val="20"/>
        </w:rPr>
        <w:t xml:space="preserve"> Eda, M.; Lu, P.; Kikuchi, H.; Li, Z.; Li, F.; Yuan, J. Reevaluation of early Holocene chicken domestication in northern China. Journal of Archaeological Science 2016, 67, 25–31. DOI: 10.1016/j.jas.2016.01.012.</w:t>
      </w:r>
    </w:p>
    <w:p>
      <w:pPr>
        <w:keepLines/>
        <w:spacing w:after="80" w:line="276" w:lineRule="auto"/>
        <w:ind w:hanging="400" w:left="400"/>
        <w:jc w:val="left"/>
      </w:pPr>
      <w:r>
        <w:rPr>
          <w:sz w:val="20"/>
        </w:rPr>
        <w:t>[5]</w:t>
      </w:r>
      <w:r>
        <w:rPr>
          <w:sz w:val="20"/>
        </w:rPr>
        <w:t xml:space="preserve">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after="80" w:line="276" w:lineRule="auto"/>
        <w:ind w:hanging="400" w:left="400"/>
        <w:jc w:val="left"/>
      </w:pPr>
      <w:r>
        <w:rPr>
          <w:sz w:val="20"/>
        </w:rPr>
        <w:t>[6]</w:t>
      </w:r>
      <w:r>
        <w:rPr>
          <w:sz w:val="20"/>
        </w:rPr>
        <w:t xml:space="preserve">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after="80" w:line="276" w:lineRule="auto"/>
        <w:ind w:hanging="400" w:left="400"/>
        <w:jc w:val="left"/>
      </w:pPr>
      <w:r>
        <w:rPr>
          <w:sz w:val="20"/>
        </w:rPr>
        <w:t>[7]</w:t>
      </w:r>
      <w:r>
        <w:rPr>
          <w:sz w:val="20"/>
        </w:rPr>
        <w:t xml:space="preserve"> Agnvall, B.; Ali, A.; Olby, S.; Jensen, P. Red Junglefowl (</w:t>
      </w:r>
      <w:r>
        <w:rPr>
          <w:i/>
          <w:sz w:val="20"/>
        </w:rPr>
        <w:t>Gallus gallus</w:t>
      </w:r>
      <w:r>
        <w:rPr>
          <w:sz w:val="20"/>
        </w:rPr>
        <w:t>) selected for low fear of humans are larger, more dominant and produce larger offspring. Animal 2014, 8, 1498–1505. DOI: 10.1017/S1751731114001426.</w:t>
      </w:r>
    </w:p>
    <w:p>
      <w:pPr>
        <w:keepLines/>
        <w:spacing w:after="80" w:line="276" w:lineRule="auto"/>
        <w:ind w:hanging="400" w:left="400"/>
        <w:jc w:val="left"/>
      </w:pPr>
      <w:r>
        <w:rPr>
          <w:sz w:val="20"/>
        </w:rPr>
        <w:t>[8]</w:t>
      </w:r>
      <w:r>
        <w:rPr>
          <w:sz w:val="20"/>
        </w:rPr>
        <w:t xml:space="preserve">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after="80" w:line="276" w:lineRule="auto"/>
        <w:ind w:hanging="400" w:left="400"/>
        <w:jc w:val="left"/>
      </w:pPr>
      <w:r>
        <w:rPr>
          <w:sz w:val="20"/>
        </w:rPr>
        <w:t>[9]</w:t>
      </w:r>
      <w:r>
        <w:rPr>
          <w:sz w:val="20"/>
        </w:rPr>
        <w:t xml:space="preserve">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after="80" w:line="276" w:lineRule="auto"/>
        <w:ind w:hanging="400" w:left="400"/>
        <w:jc w:val="left"/>
      </w:pPr>
      <w:r>
        <w:rPr>
          <w:sz w:val="20"/>
        </w:rPr>
        <w:t>[10]</w:t>
      </w:r>
      <w:r>
        <w:rPr>
          <w:sz w:val="20"/>
        </w:rPr>
        <w:t xml:space="preserve"> Zhang, C.; Lin, D.; Wang, Y.; Peng, D.; Li, H.; Fei, J.; Chen, K.; Yang, N.; Hu, X.; Zhao, Y.; et al. Widespread introgression in Chinese indigenous chicken breeds from commercial broiler. Evolutionary Applications 2019, 12, 610–621. DOI: 10.1111/eva.12742.</w:t>
      </w:r>
    </w:p>
    <w:p>
      <w:pPr>
        <w:keepLines/>
        <w:spacing w:after="80" w:line="276" w:lineRule="auto"/>
        <w:ind w:hanging="400" w:left="400"/>
        <w:jc w:val="left"/>
      </w:pPr>
      <w:r>
        <w:rPr>
          <w:sz w:val="20"/>
        </w:rPr>
        <w:t>[11]</w:t>
      </w:r>
      <w:r>
        <w:rPr>
          <w:sz w:val="20"/>
        </w:rPr>
        <w:t xml:space="preserve">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after="80" w:line="276" w:lineRule="auto"/>
        <w:ind w:hanging="400" w:left="400"/>
        <w:jc w:val="left"/>
      </w:pPr>
      <w:r>
        <w:rPr>
          <w:sz w:val="20"/>
        </w:rPr>
        <w:t>[12]</w:t>
      </w:r>
      <w:r>
        <w:rPr>
          <w:sz w:val="20"/>
        </w:rPr>
        <w:t xml:space="preserve">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after="80" w:line="276" w:lineRule="auto"/>
        <w:ind w:hanging="400" w:left="400"/>
        <w:jc w:val="left"/>
      </w:pPr>
      <w:r>
        <w:rPr>
          <w:sz w:val="20"/>
        </w:rPr>
        <w:t>[13]</w:t>
      </w:r>
      <w:r>
        <w:rPr>
          <w:sz w:val="20"/>
        </w:rPr>
        <w:t xml:space="preserve"> Tixier-Boichard, M.; Bed’hom, B.; Rognon, X. Chicken domestication: From archeology to genomics. Comptes Rendus Biologies 2011, 334, 197–204. DOI: 10.1016/j.crvi.2010.12.012.</w:t>
      </w:r>
    </w:p>
    <w:p>
      <w:pPr>
        <w:keepLines/>
        <w:spacing w:after="80" w:line="276" w:lineRule="auto"/>
        <w:ind w:hanging="400" w:left="400"/>
        <w:jc w:val="left"/>
      </w:pPr>
      <w:r>
        <w:rPr>
          <w:sz w:val="20"/>
        </w:rPr>
        <w:t>[14]</w:t>
      </w:r>
      <w:r>
        <w:rPr>
          <w:sz w:val="20"/>
        </w:rPr>
        <w:t xml:space="preserve"> Lawal, R.A.; Hanotte, O. Domestic chicken diversity: Origin, distribution, and adaptation. Animal Genetics 2021, 52, 385–394. DOI: 10.1111/age.13091.</w:t>
      </w:r>
    </w:p>
    <w:p>
      <w:pPr>
        <w:keepLines/>
        <w:spacing w:after="80" w:line="276" w:lineRule="auto"/>
        <w:ind w:hanging="400" w:left="400"/>
        <w:jc w:val="left"/>
      </w:pPr>
      <w:r>
        <w:rPr>
          <w:sz w:val="20"/>
        </w:rPr>
        <w:t>[15]</w:t>
      </w:r>
      <w:r>
        <w:rPr>
          <w:sz w:val="20"/>
        </w:rPr>
        <w:t xml:space="preserve"> Darwin, C. The Variation of Animals and Plants under Domestication; John Murray: London, 1868.</w:t>
      </w:r>
    </w:p>
    <w:p>
      <w:pPr>
        <w:keepLines/>
        <w:spacing w:after="80" w:line="276" w:lineRule="auto"/>
        <w:ind w:hanging="400" w:left="400"/>
        <w:jc w:val="left"/>
      </w:pPr>
      <w:r>
        <w:rPr>
          <w:sz w:val="20"/>
        </w:rPr>
        <w:t>[16]</w:t>
      </w:r>
      <w:r>
        <w:rPr>
          <w:sz w:val="20"/>
        </w:rPr>
        <w:t xml:space="preserve"> Hutt, F.B. Genetics of the Fowl; McGraw-Hill: New York, 1949.</w:t>
      </w:r>
    </w:p>
    <w:p>
      <w:pPr>
        <w:keepLines/>
        <w:spacing w:after="80" w:line="276" w:lineRule="auto"/>
        <w:ind w:hanging="400" w:left="400"/>
        <w:jc w:val="left"/>
      </w:pPr>
      <w:r>
        <w:rPr>
          <w:sz w:val="20"/>
        </w:rPr>
        <w:t>[17]</w:t>
      </w:r>
      <w:r>
        <w:rPr>
          <w:sz w:val="20"/>
        </w:rPr>
        <w:t xml:space="preserve"> Fumihito, A.; Miyake, T.; Sumi, S.; Takada, M.; Ohno, S.; Kondo, N. One subspecies of the red junglefowl (</w:t>
      </w:r>
      <w:r>
        <w:rPr>
          <w:i/>
          <w:sz w:val="20"/>
        </w:rPr>
        <w:t>Gallus gallus</w:t>
      </w:r>
      <w:r>
        <w:rPr>
          <w:sz w:val="20"/>
        </w:rPr>
        <w:t xml:space="preserve"> gallus) suffices as the matriarchic ancestor of all domestic breeds. Proceedings of the National Academy of Sciences of the United States of America 1994, 91, 12505–12509. DOI: 10.1073/pnas.91.26.12505.</w:t>
      </w:r>
    </w:p>
    <w:p>
      <w:pPr>
        <w:keepLines/>
        <w:spacing w:after="80" w:line="276" w:lineRule="auto"/>
        <w:ind w:hanging="400" w:left="400"/>
        <w:jc w:val="left"/>
      </w:pPr>
      <w:r>
        <w:rPr>
          <w:sz w:val="20"/>
        </w:rPr>
        <w:t>[18]</w:t>
      </w:r>
      <w:r>
        <w:rPr>
          <w:sz w:val="20"/>
        </w:rPr>
        <w:t xml:space="preserve">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after="80" w:line="276" w:lineRule="auto"/>
        <w:ind w:hanging="400" w:left="400"/>
        <w:jc w:val="left"/>
        <w:rPr>
          <w:del w:id="9423" w:author="Kiro" w:date="2026-10-10T00:00:00Z"/>
        </w:rPr>
      </w:pPr>
      <w:del w:id="9424" w:author="Kiro" w:date="2026-10-10T00:00:00Z">
        <w:r>
          <w:rPr>
            <w:sz w:val="20"/>
          </w:rPr>
          <w:delText>[19]</w:delText>
        </w:r>
      </w:del>
      <w:del w:id="9425" w:author="Kiro" w:date="2026-10-10T00:00:00Z">
        <w:r>
          <w:rPr>
            <w:sz w:val="20"/>
          </w:rPr>
          <w:delText xml:space="preserve"> Huang, X.H.; Wu, Y.J.; Miao, Y.W.; Peng, M.S.; Chen, X.; He, D.L.; Suwannapoom, C.; Du, B.W.; Li, X.Y.; Weng, Z.X.; et al. Was chicken domesticated in northern China? New evidence from mitochondrial genomes. Science Bulletin 2018, 63, 743–746. DOI: 10.1016/j.scib.2017.12.004.</w:delText>
        </w:r>
      </w:del>
    </w:p>
    <w:p>
      <w:pPr>
        <w:keepLines/>
        <w:spacing w:after="80" w:line="276" w:lineRule="auto"/>
        <w:ind w:hanging="400" w:left="400"/>
        <w:jc w:val="left"/>
        <w:rPr>
          <w:del w:id="9426" w:author="Kiro" w:date="2026-10-10T00:00:00Z"/>
        </w:rPr>
      </w:pPr>
      <w:del w:id="9427" w:author="Kiro" w:date="2026-10-10T00:00:00Z">
        <w:r>
          <w:rPr>
            <w:sz w:val="20"/>
          </w:rPr>
          <w:delText>[20]</w:delText>
        </w:r>
      </w:del>
      <w:del w:id="9428" w:author="Kiro" w:date="2026-10-10T00:00:00Z">
        <w:r>
          <w:rPr>
            <w:sz w:val="20"/>
          </w:rPr>
          <w:delTex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delText>
        </w:r>
      </w:del>
    </w:p>
    <w:p>
      <w:pPr>
        <w:keepLines/>
        <w:spacing w:after="80" w:line="276" w:lineRule="auto"/>
        <w:ind w:hanging="400" w:left="400"/>
        <w:jc w:val="left"/>
      </w:pPr>
      <w:del w:id="9429" w:author="Kiro" w:date="2026-10-10T00:00:00Z">
        <w:r>
          <w:rPr>
            <w:sz w:val="20"/>
          </w:rPr>
          <w:delText>[21]</w:delText>
        </w:r>
      </w:del>
      <w:ins w:id="9430" w:author="Kiro" w:date="2026-10-10T00:00:00Z">
        <w:r>
          <w:rPr>
            <w:sz w:val="20"/>
          </w:rPr>
          <w:t>[19]</w:t>
        </w:r>
      </w:ins>
      <w:r>
        <w:rPr>
          <w:sz w:val="20"/>
        </w:rPr>
        <w:t xml:space="preserve"> Kanginakudru, S.; Metta, M.; Jakati, R.; Nagaraju, J. Genetic evidence from Indian red jungle fowl corroborates multiple domestication of modern day chicken. BMC Evolutionary Biology 2008, 8, 174. DOI: 10.1186/1471-2148-8-174.</w:t>
      </w:r>
    </w:p>
    <w:p>
      <w:pPr>
        <w:keepLines/>
        <w:spacing w:after="80" w:line="276" w:lineRule="auto"/>
        <w:ind w:hanging="400" w:left="400"/>
        <w:jc w:val="left"/>
      </w:pPr>
      <w:del w:id="9431" w:author="Kiro" w:date="2026-10-10T00:00:00Z">
        <w:r>
          <w:rPr>
            <w:sz w:val="20"/>
          </w:rPr>
          <w:delText>[22]</w:delText>
        </w:r>
      </w:del>
      <w:ins w:id="9432" w:author="Kiro" w:date="2026-10-10T00:00:00Z">
        <w:r>
          <w:rPr>
            <w:sz w:val="20"/>
          </w:rPr>
          <w:t>[20]</w:t>
        </w:r>
      </w:ins>
      <w:r>
        <w:rPr>
          <w:sz w:val="20"/>
        </w:rPr>
        <w:t xml:space="preserve">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after="80" w:line="276" w:lineRule="auto"/>
        <w:ind w:hanging="400" w:left="400"/>
        <w:jc w:val="left"/>
        <w:rPr>
          <w:ins w:id="9433" w:author="Kiro" w:date="2026-10-10T00:00:00Z"/>
        </w:rPr>
      </w:pPr>
      <w:ins w:id="9434" w:author="Kiro" w:date="2026-10-10T00:00:00Z">
        <w:r>
          <w:rPr>
            <w:sz w:val="20"/>
          </w:rPr>
          <w:t>[21]</w:t>
        </w:r>
      </w:ins>
      <w:ins w:id="9435" w:author="Kiro" w:date="2026-10-10T00:00:00Z">
        <w:r>
          <w:rPr>
            <w:sz w:val="20"/>
          </w:rPr>
          <w:t xml:space="preserve"> Huang, X.H.; Wu, Y.J.; Miao, Y.W.; Peng, M.S.; Chen, X.; He, D.L.; Suwannapoom, C.; Du, B.W.; Li, X.Y.; Weng, Z.X.; et al. Was chicken domesticated in northern China? New evidence from mitochondrial genomes. Science Bulletin 2018, 63, 743–746. DOI: 10.1016/j.scib.2017.12.004.</w:t>
        </w:r>
      </w:ins>
    </w:p>
    <w:p>
      <w:pPr>
        <w:keepLines/>
        <w:spacing w:after="80" w:line="276" w:lineRule="auto"/>
        <w:ind w:hanging="400" w:left="400"/>
        <w:jc w:val="left"/>
        <w:rPr>
          <w:ins w:id="9436" w:author="Kiro" w:date="2026-10-10T00:00:00Z"/>
        </w:rPr>
      </w:pPr>
      <w:ins w:id="9437" w:author="Kiro" w:date="2026-10-10T00:00:00Z">
        <w:r>
          <w:rPr>
            <w:sz w:val="20"/>
          </w:rPr>
          <w:t>[22]</w:t>
        </w:r>
      </w:ins>
      <w:ins w:id="9438" w:author="Kiro" w:date="2026-10-10T00:00:00Z">
        <w:r>
          <w:rPr>
            <w:sz w:val="20"/>
          </w:rPr>
          <w: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t>
        </w:r>
      </w:ins>
    </w:p>
    <w:p>
      <w:pPr>
        <w:keepLines/>
        <w:spacing w:after="80" w:line="276" w:lineRule="auto"/>
        <w:ind w:hanging="400" w:left="400"/>
        <w:jc w:val="left"/>
      </w:pPr>
      <w:r>
        <w:rPr>
          <w:sz w:val="20"/>
        </w:rPr>
        <w:t>[23]</w:t>
      </w:r>
      <w:r>
        <w:rPr>
          <w:sz w:val="20"/>
        </w:rPr>
        <w:t xml:space="preserve"> Ballard, J.W.O.; Whitlock, M.C. The incomplete natural history of mitochondria. Molecular Ecology 2004, 13, 729–744. DOI: 10.1046/j.1365-294x.2003.02063.x.</w:t>
      </w:r>
    </w:p>
    <w:p>
      <w:pPr>
        <w:keepLines/>
        <w:spacing w:after="80" w:line="276" w:lineRule="auto"/>
        <w:ind w:hanging="400" w:left="400"/>
        <w:jc w:val="left"/>
      </w:pPr>
      <w:r>
        <w:rPr>
          <w:sz w:val="20"/>
        </w:rPr>
        <w:t>[24]</w:t>
      </w:r>
      <w:r>
        <w:rPr>
          <w:sz w:val="20"/>
        </w:rPr>
        <w:t xml:space="preserve"> Toews, D.P.L.; Brelsford, A. The biogeography of mitochondrial and nuclear discordance in animals. Molecular Ecology 2012, 21, 3907–3930. DOI: 10.1111/j.1365-294x.2012.05664.x.</w:t>
      </w:r>
    </w:p>
    <w:p>
      <w:pPr>
        <w:keepLines/>
        <w:spacing w:after="80" w:line="276" w:lineRule="auto"/>
        <w:ind w:hanging="400" w:left="400"/>
        <w:jc w:val="left"/>
      </w:pPr>
      <w:r>
        <w:rPr>
          <w:sz w:val="20"/>
        </w:rPr>
        <w:t>[25]</w:t>
      </w:r>
      <w:r>
        <w:rPr>
          <w:sz w:val="20"/>
        </w:rPr>
        <w:t xml:space="preserve"> Bao, W.; Chen, G.; Li, B.; Wu, X.; Shu, J.; Wu, S.; Xu, Q.; Weigend, S. Analysis of genetic diversity and phylogenetic relationships among red jungle fowls and Chinese domestic fowls. Science in China Series C: Life Sciences 2008, 51, 560–568. DOI: 10.1007/s11427-008-0076-y.</w:t>
      </w:r>
    </w:p>
    <w:p>
      <w:pPr>
        <w:keepLines/>
        <w:spacing w:after="80" w:line="276" w:lineRule="auto"/>
        <w:ind w:hanging="400" w:left="400"/>
        <w:jc w:val="left"/>
        <w:rPr>
          <w:ins w:id="9439" w:author="Kiro" w:date="2026-10-10T00:00:00Z"/>
        </w:rPr>
      </w:pPr>
      <w:ins w:id="9440" w:author="Kiro" w:date="2026-10-10T00:00:00Z">
        <w:r>
          <w:rPr>
            <w:sz w:val="20"/>
          </w:rPr>
          <w:t>[26]</w:t>
        </w:r>
      </w:ins>
      <w:ins w:id="9441" w:author="Kiro" w:date="2026-10-10T00:00:00Z">
        <w:r>
          <w:rPr>
            <w:sz w:val="20"/>
          </w:rPr>
          <w:t xml:space="preserve">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ins>
    </w:p>
    <w:p>
      <w:pPr>
        <w:keepLines/>
        <w:spacing w:after="80" w:line="276" w:lineRule="auto"/>
        <w:ind w:hanging="400" w:left="400"/>
        <w:jc w:val="left"/>
      </w:pPr>
      <w:del w:id="9442" w:author="Kiro" w:date="2026-10-10T00:00:00Z">
        <w:r>
          <w:rPr>
            <w:sz w:val="20"/>
          </w:rPr>
          <w:delText>[26]</w:delText>
        </w:r>
      </w:del>
      <w:ins w:id="9443" w:author="Kiro" w:date="2026-10-10T00:00:00Z">
        <w:r>
          <w:rPr>
            <w:sz w:val="20"/>
          </w:rPr>
          <w:t>[27]</w:t>
        </w:r>
      </w:ins>
      <w:r>
        <w:rPr>
          <w:sz w:val="20"/>
        </w:rPr>
        <w:t xml:space="preserve"> Sawai, H.; Kim, H.L.; Kuno, K.; Suzuki, S.; Gotoh, H.; Takada, M.; Takahata, N.; Satta, Y.; Akishinonomiya, F. The Origin and Genetic Variation of Domestic Chickens with Special Reference to Junglefowls Gallus g. gallus and </w:t>
      </w:r>
      <w:r>
        <w:rPr>
          <w:i/>
          <w:sz w:val="20"/>
        </w:rPr>
        <w:t>G. varius</w:t>
      </w:r>
      <w:r>
        <w:rPr>
          <w:sz w:val="20"/>
        </w:rPr>
        <w:t>. PLOS ONE 2010, 5, e10639. DOI: 10.1371/journal.pone.0010639.</w:t>
      </w:r>
    </w:p>
    <w:p>
      <w:pPr>
        <w:keepLines/>
        <w:spacing w:after="80" w:line="276" w:lineRule="auto"/>
        <w:ind w:hanging="400" w:left="400"/>
        <w:jc w:val="left"/>
        <w:rPr>
          <w:ins w:id="9444" w:author="Kiro" w:date="2026-10-10T00:00:00Z"/>
        </w:rPr>
      </w:pPr>
      <w:ins w:id="9445" w:author="Kiro" w:date="2026-10-10T00:00:00Z">
        <w:r>
          <w:rPr>
            <w:sz w:val="20"/>
          </w:rPr>
          <w:t>[28]</w:t>
        </w:r>
      </w:ins>
      <w:ins w:id="9446" w:author="Kiro" w:date="2026-10-10T00:00:00Z">
        <w:r>
          <w:rPr>
            <w:sz w:val="20"/>
          </w:rPr>
          <w:t xml:space="preserve"> Lawal, R.A.; Martin, S.H.; Vanmechelen, K.; Vereijken, A.; Silva, P.; Al-Atiyat, R.M.; Aljumaah, R.S.; Mwacharo, J.M.; Wu, D.D.; Zhang, Y.P.; et al. The wild species genome ancestry of domestic chickens. BMC Biology 2020, 18, 13. DOI: 10.1186/s12915-020-0738-1.</w:t>
        </w:r>
      </w:ins>
    </w:p>
    <w:p>
      <w:pPr>
        <w:keepLines/>
        <w:spacing w:after="80" w:line="276" w:lineRule="auto"/>
        <w:ind w:hanging="400" w:left="400"/>
        <w:jc w:val="left"/>
      </w:pPr>
      <w:del w:id="9447" w:author="Kiro" w:date="2026-10-10T00:00:00Z">
        <w:r>
          <w:rPr>
            <w:sz w:val="20"/>
          </w:rPr>
          <w:delText>[27]</w:delText>
        </w:r>
      </w:del>
      <w:ins w:id="9448" w:author="Kiro" w:date="2026-10-10T00:00:00Z">
        <w:r>
          <w:rPr>
            <w:sz w:val="20"/>
          </w:rPr>
          <w:t>[29]</w:t>
        </w:r>
      </w:ins>
      <w:r>
        <w:rPr>
          <w:sz w:val="20"/>
        </w:rPr>
        <w:t xml:space="preserve"> Pickrell, J.K.; Pritchard, J.K. Inference of population splits and mixtures from genome-wide allele frequency data. PLoS Genetics 2012, 8, e1002967. DOI: 10.1371/journal.pgen.1002967.</w:t>
      </w:r>
    </w:p>
    <w:p>
      <w:pPr>
        <w:keepLines/>
        <w:spacing w:after="80" w:line="276" w:lineRule="auto"/>
        <w:ind w:hanging="400" w:left="400"/>
        <w:jc w:val="left"/>
        <w:rPr>
          <w:ins w:id="9449" w:author="Kiro" w:date="2026-10-10T00:00:00Z"/>
        </w:rPr>
      </w:pPr>
      <w:ins w:id="9450" w:author="Kiro" w:date="2026-10-10T00:00:00Z">
        <w:r>
          <w:rPr>
            <w:sz w:val="20"/>
          </w:rPr>
          <w:t>[30]</w:t>
        </w:r>
      </w:ins>
      <w:ins w:id="9451" w:author="Kiro" w:date="2026-10-10T00:00:00Z">
        <w:r>
          <w:rPr>
            <w:sz w:val="20"/>
          </w:rPr>
          <w:t xml:space="preserve"> Thakur, M.; Fernandes, M.; Sathyakumar, S.; Singh, S.K.; Vijh, R.K.; Han, J.; Wu, D.D.; Zhang, Y.P. Understanding the cryptic introgression and mixed ancestry of Red Junglefowl in India. PLOS ONE 2018, 13, e0204351. DOI: 10.1371/journal.pone.0204351.</w:t>
        </w:r>
      </w:ins>
    </w:p>
    <w:p>
      <w:pPr>
        <w:keepLines/>
        <w:spacing w:after="80" w:line="276" w:lineRule="auto"/>
        <w:ind w:hanging="400" w:left="400"/>
        <w:jc w:val="left"/>
      </w:pPr>
      <w:del w:id="9452" w:author="Kiro" w:date="2026-10-10T00:00:00Z">
        <w:r>
          <w:rPr>
            <w:sz w:val="20"/>
          </w:rPr>
          <w:delText>[28]</w:delText>
        </w:r>
      </w:del>
      <w:ins w:id="9453" w:author="Kiro" w:date="2026-10-10T00:00:00Z">
        <w:r>
          <w:rPr>
            <w:sz w:val="20"/>
          </w:rPr>
          <w:t>[31]</w:t>
        </w:r>
      </w:ins>
      <w:r>
        <w:rPr>
          <w:sz w:val="20"/>
        </w:rPr>
        <w:t xml:space="preserve">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after="80" w:line="276" w:lineRule="auto"/>
        <w:ind w:hanging="400" w:left="400"/>
        <w:jc w:val="left"/>
      </w:pPr>
      <w:del w:id="9454" w:author="Kiro" w:date="2026-10-10T00:00:00Z">
        <w:r>
          <w:rPr>
            <w:sz w:val="20"/>
          </w:rPr>
          <w:delText>[29]</w:delText>
        </w:r>
      </w:del>
      <w:ins w:id="9455" w:author="Kiro" w:date="2026-10-10T00:00:00Z">
        <w:r>
          <w:rPr>
            <w:sz w:val="20"/>
          </w:rPr>
          <w:t>[32]</w:t>
        </w:r>
      </w:ins>
      <w:r>
        <w:rPr>
          <w:sz w:val="20"/>
        </w:rPr>
        <w:t xml:space="preserve"> Fallahshahroudi, A.; Sorato, E.; Altimiras, J.; Jensen, P. The Domestic BCO2 Allele Buffers Low-Carotenoid Diets in Chickens: Possible Fitness Increase Through Species Hybridization. Genetics 2019, 212, 1445–1452. DOI: 10.1534/genetics.119.302258.</w:t>
      </w:r>
    </w:p>
    <w:p>
      <w:pPr>
        <w:keepLines/>
        <w:spacing w:after="80" w:line="276" w:lineRule="auto"/>
        <w:ind w:hanging="400" w:left="400"/>
        <w:jc w:val="left"/>
        <w:rPr>
          <w:del w:id="9456" w:author="Kiro" w:date="2026-10-10T00:00:00Z"/>
        </w:rPr>
      </w:pPr>
      <w:del w:id="9457" w:author="Kiro" w:date="2026-10-10T00:00:00Z">
        <w:r>
          <w:rPr>
            <w:sz w:val="20"/>
          </w:rPr>
          <w:delText>[30]</w:delText>
        </w:r>
      </w:del>
      <w:del w:id="9458" w:author="Kiro" w:date="2026-10-10T00:00:00Z">
        <w:r>
          <w:rPr>
            <w:sz w:val="20"/>
          </w:rPr>
          <w:delText xml:space="preserve"> Lawal, R.A.; Martin, S.H.; Vanmechelen, K.; Vereijken, A.; Silva, P.; Al-Atiyat, R.M.; Aljumaah, R.S.; Mwacharo, J.M.; Wu, D.D.; Zhang, Y.P.; et al. The wild species genome ancestry of domestic chickens. BMC Biology 2020, 18, 13. DOI: 10.1186/s12915-020-0738-1.</w:delText>
        </w:r>
      </w:del>
    </w:p>
    <w:p>
      <w:pPr>
        <w:keepLines/>
        <w:spacing w:after="80" w:line="276" w:lineRule="auto"/>
        <w:ind w:hanging="400" w:left="400"/>
        <w:jc w:val="left"/>
      </w:pPr>
      <w:del w:id="9459" w:author="Kiro" w:date="2026-10-10T00:00:00Z">
        <w:r>
          <w:rPr>
            <w:sz w:val="20"/>
          </w:rPr>
          <w:delText>[31]</w:delText>
        </w:r>
      </w:del>
      <w:ins w:id="9460" w:author="Kiro" w:date="2026-10-10T00:00:00Z">
        <w:r>
          <w:rPr>
            <w:sz w:val="20"/>
          </w:rPr>
          <w:t>[33]</w:t>
        </w:r>
      </w:ins>
      <w:r>
        <w:rPr>
          <w:sz w:val="20"/>
        </w:rPr>
        <w:t xml:space="preserve"> Zhao, X.; Wen, J.; Zhang, X.; Zhang, J.; Zhu, T.; Wang, H.; Yang, W.; Cao, G.; Xiong, W.; Liu, Y.; et al. Significant genomic introgression from grey junglefowl (Gallus sonneratii) to domestic chickens (</w:t>
      </w:r>
      <w:r>
        <w:rPr>
          <w:i/>
          <w:sz w:val="20"/>
        </w:rPr>
        <w:t>Gallus gallus domesticus</w:t>
      </w:r>
      <w:r>
        <w:rPr>
          <w:sz w:val="20"/>
        </w:rPr>
        <w:t>). Journal of Animal Science and Biotechnology 2024, 15, 45. DOI: 10.1186/s40104-024-01006-7.</w:t>
      </w:r>
    </w:p>
    <w:p>
      <w:pPr>
        <w:keepLines/>
        <w:spacing w:after="80" w:line="276" w:lineRule="auto"/>
        <w:ind w:hanging="400" w:left="400"/>
        <w:jc w:val="left"/>
      </w:pPr>
      <w:del w:id="9461" w:author="Kiro" w:date="2026-10-10T00:00:00Z">
        <w:r>
          <w:rPr>
            <w:sz w:val="20"/>
          </w:rPr>
          <w:delText>[32]</w:delText>
        </w:r>
      </w:del>
      <w:ins w:id="9462" w:author="Kiro" w:date="2026-10-10T00:00:00Z">
        <w:r>
          <w:rPr>
            <w:sz w:val="20"/>
          </w:rPr>
          <w:t>[34]</w:t>
        </w:r>
      </w:ins>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del w:id="9463" w:author="Kiro" w:date="2026-10-10T00:00:00Z">
        <w:r>
          <w:rPr>
            <w:sz w:val="20"/>
          </w:rPr>
          <w:delText>[33]</w:delText>
        </w:r>
      </w:del>
      <w:ins w:id="9464" w:author="Kiro" w:date="2026-10-10T00:00:00Z">
        <w:r>
          <w:rPr>
            <w:sz w:val="20"/>
          </w:rPr>
          <w:t>[35]</w:t>
        </w:r>
      </w:ins>
      <w:r>
        <w:rPr>
          <w:sz w:val="20"/>
        </w:rPr>
        <w:t xml:space="preserve"> Silva, P.; Guan, X.; Ho-Shing, O.; Jones, J.; Xu, J.; Hui, D.; Notter, D.; Smith, E. Mitochondrial DNA-based analysis of genetic variation and relatedness among Sri Lankan indigenous chickens and the Ceylon junglefowl (Gallus lafayetti). Animal Genetics 2009, 40, 1–9. DOI: 10.1111/j.1365-2052.2008.01783.x.</w:t>
      </w:r>
    </w:p>
    <w:p>
      <w:pPr>
        <w:keepLines/>
        <w:spacing w:after="80" w:line="276" w:lineRule="auto"/>
        <w:ind w:hanging="400" w:left="400"/>
        <w:jc w:val="left"/>
      </w:pPr>
      <w:del w:id="9465" w:author="Kiro" w:date="2026-10-10T00:00:00Z">
        <w:r>
          <w:rPr>
            <w:sz w:val="20"/>
          </w:rPr>
          <w:delText>[34]</w:delText>
        </w:r>
      </w:del>
      <w:ins w:id="9466" w:author="Kiro" w:date="2026-10-10T00:00:00Z">
        <w:r>
          <w:rPr>
            <w:sz w:val="20"/>
          </w:rPr>
          <w:t>[36]</w:t>
        </w:r>
      </w:ins>
      <w:r>
        <w:rPr>
          <w:sz w:val="20"/>
        </w:rPr>
        <w:t xml:space="preserve">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after="80" w:line="276" w:lineRule="auto"/>
        <w:ind w:hanging="400" w:left="400"/>
        <w:jc w:val="left"/>
      </w:pPr>
      <w:del w:id="9467" w:author="Kiro" w:date="2026-10-10T00:00:00Z">
        <w:r>
          <w:rPr>
            <w:sz w:val="20"/>
          </w:rPr>
          <w:delText>[35]</w:delText>
        </w:r>
      </w:del>
      <w:ins w:id="9468" w:author="Kiro" w:date="2026-10-10T00:00:00Z">
        <w:r>
          <w:rPr>
            <w:sz w:val="20"/>
          </w:rPr>
          <w:t>[37]</w:t>
        </w:r>
      </w:ins>
      <w:r>
        <w:rPr>
          <w:sz w:val="20"/>
        </w:rPr>
        <w:t xml:space="preserve">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after="80" w:line="276" w:lineRule="auto"/>
        <w:ind w:hanging="400" w:left="400"/>
        <w:jc w:val="left"/>
      </w:pPr>
      <w:del w:id="9469" w:author="Kiro" w:date="2026-10-10T00:00:00Z">
        <w:r>
          <w:rPr>
            <w:sz w:val="20"/>
          </w:rPr>
          <w:delText>[36]</w:delText>
        </w:r>
      </w:del>
      <w:ins w:id="9470" w:author="Kiro" w:date="2026-10-10T00:00:00Z">
        <w:r>
          <w:rPr>
            <w:sz w:val="20"/>
          </w:rPr>
          <w:t>[38]</w:t>
        </w:r>
      </w:ins>
      <w:r>
        <w:rPr>
          <w:sz w:val="20"/>
        </w:rPr>
        <w:t xml:space="preserve"> Peng, M.-S.; Shi, N.-N.; Yao, Y.-G.; Zhang, Y.-P. Caveats about interpretation of ancient chicken mtDNAs from northern China. Proceedings of the National Academy of Sciences of the United States of America 2015, 112, E1970–E1971. DOI: 10.1073/pnas.1501151112.</w:t>
      </w:r>
    </w:p>
    <w:p>
      <w:pPr>
        <w:keepLines/>
        <w:spacing w:after="80" w:line="276" w:lineRule="auto"/>
        <w:ind w:hanging="400" w:left="400"/>
        <w:jc w:val="left"/>
      </w:pPr>
      <w:del w:id="9471" w:author="Kiro" w:date="2026-10-10T00:00:00Z">
        <w:r>
          <w:rPr>
            <w:sz w:val="20"/>
          </w:rPr>
          <w:delText>[37]</w:delText>
        </w:r>
      </w:del>
      <w:ins w:id="9472" w:author="Kiro" w:date="2026-10-10T00:00:00Z">
        <w:r>
          <w:rPr>
            <w:sz w:val="20"/>
          </w:rPr>
          <w:t>[39]</w:t>
        </w:r>
      </w:ins>
      <w:r>
        <w:rPr>
          <w:sz w:val="20"/>
        </w:rPr>
        <w:t xml:space="preserve">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after="80" w:line="276" w:lineRule="auto"/>
        <w:ind w:hanging="400" w:left="400"/>
        <w:jc w:val="left"/>
      </w:pPr>
      <w:del w:id="9473" w:author="Kiro" w:date="2026-10-10T00:00:00Z">
        <w:r>
          <w:rPr>
            <w:sz w:val="20"/>
          </w:rPr>
          <w:delText>[38]</w:delText>
        </w:r>
      </w:del>
      <w:ins w:id="9474" w:author="Kiro" w:date="2026-10-10T00:00:00Z">
        <w:r>
          <w:rPr>
            <w:sz w:val="20"/>
          </w:rPr>
          <w:t>[40]</w:t>
        </w:r>
      </w:ins>
      <w:r>
        <w:rPr>
          <w:sz w:val="20"/>
        </w:rPr>
        <w:t xml:space="preserve">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after="80" w:line="276" w:lineRule="auto"/>
        <w:ind w:hanging="400" w:left="400"/>
        <w:jc w:val="left"/>
      </w:pPr>
      <w:del w:id="9475" w:author="Kiro" w:date="2026-10-10T00:00:00Z">
        <w:r>
          <w:rPr>
            <w:sz w:val="20"/>
          </w:rPr>
          <w:delText>[39]</w:delText>
        </w:r>
      </w:del>
      <w:ins w:id="9476" w:author="Kiro" w:date="2026-10-10T00:00:00Z">
        <w:r>
          <w:rPr>
            <w:sz w:val="20"/>
          </w:rPr>
          <w:t>[41]</w:t>
        </w:r>
      </w:ins>
      <w:r>
        <w:rPr>
          <w:sz w:val="20"/>
        </w:rPr>
        <w:t xml:space="preserve">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after="80" w:line="276" w:lineRule="auto"/>
        <w:ind w:hanging="400" w:left="400"/>
        <w:jc w:val="left"/>
      </w:pPr>
      <w:del w:id="9477" w:author="Kiro" w:date="2026-10-10T00:00:00Z">
        <w:r>
          <w:rPr>
            <w:sz w:val="20"/>
          </w:rPr>
          <w:delText>[40]</w:delText>
        </w:r>
      </w:del>
      <w:ins w:id="9478" w:author="Kiro" w:date="2026-10-10T00:00:00Z">
        <w:r>
          <w:rPr>
            <w:sz w:val="20"/>
          </w:rPr>
          <w:t>[42]</w:t>
        </w:r>
      </w:ins>
      <w:r>
        <w:rPr>
          <w:sz w:val="20"/>
        </w:rPr>
        <w:t xml:space="preserve"> Peters, J.; Lebrasseur, O.; Deng, H.; Larson, G. Holocene cultural history of Red jungle fowl (</w:t>
      </w:r>
      <w:r>
        <w:rPr>
          <w:i/>
          <w:sz w:val="20"/>
        </w:rPr>
        <w:t>Gallus gallus</w:t>
      </w:r>
      <w:r>
        <w:rPr>
          <w:sz w:val="20"/>
        </w:rPr>
        <w:t>) and its domestic descendant in East Asia. Quaternary Science Reviews 2016, 142, 102–119. DOI: 10.1016/j.quascirev.2016.04.004.</w:t>
      </w:r>
    </w:p>
    <w:p>
      <w:pPr>
        <w:keepLines/>
        <w:spacing w:after="80" w:line="276" w:lineRule="auto"/>
        <w:ind w:hanging="400" w:left="400"/>
        <w:jc w:val="left"/>
      </w:pPr>
      <w:del w:id="9479" w:author="Kiro" w:date="2026-10-10T00:00:00Z">
        <w:r>
          <w:rPr>
            <w:sz w:val="20"/>
          </w:rPr>
          <w:delText>[41]</w:delText>
        </w:r>
      </w:del>
      <w:ins w:id="9480" w:author="Kiro" w:date="2026-10-10T00:00:00Z">
        <w:r>
          <w:rPr>
            <w:sz w:val="20"/>
          </w:rPr>
          <w:t>[43]</w:t>
        </w:r>
      </w:ins>
      <w:r>
        <w:rPr>
          <w:sz w:val="20"/>
        </w:rPr>
        <w:t xml:space="preserve"> Deng, H.; Yuan, J.; Song, G.; Wang, C.; Eda, M. Reexamination of the domestic chicken in ancient China. Chinese Archaeology 2014, 14, 189–193. DOI: 10.1515/char-2014-0021.</w:t>
      </w:r>
    </w:p>
    <w:p>
      <w:pPr>
        <w:keepLines/>
        <w:spacing w:after="80" w:line="276" w:lineRule="auto"/>
        <w:ind w:hanging="400" w:left="400"/>
        <w:jc w:val="left"/>
      </w:pPr>
      <w:del w:id="9481" w:author="Kiro" w:date="2026-10-10T00:00:00Z">
        <w:r>
          <w:rPr>
            <w:sz w:val="20"/>
          </w:rPr>
          <w:delText>[42]</w:delText>
        </w:r>
      </w:del>
      <w:ins w:id="9482" w:author="Kiro" w:date="2026-10-10T00:00:00Z">
        <w:r>
          <w:rPr>
            <w:sz w:val="20"/>
          </w:rPr>
          <w:t>[44]</w:t>
        </w:r>
      </w:ins>
      <w:r>
        <w:rPr>
          <w:sz w:val="20"/>
        </w:rPr>
        <w:t xml:space="preserve"> Barton, L.; Bingham, B.; Sankaranarayanan, K.; Monroe, C.; Thomas, A.; Kemp, B.M. The earliest farmers of northwest China exploited grain-fed pheasants not chickens. Scientific Reports 2020, 10, 2556. DOI: 10.1038/s41598-020-59316-5.</w:t>
      </w:r>
    </w:p>
    <w:p>
      <w:pPr>
        <w:keepLines/>
        <w:spacing w:after="80" w:line="276" w:lineRule="auto"/>
        <w:ind w:hanging="400" w:left="400"/>
        <w:jc w:val="left"/>
      </w:pPr>
      <w:del w:id="9483" w:author="Kiro" w:date="2026-10-10T00:00:00Z">
        <w:r>
          <w:rPr>
            <w:sz w:val="20"/>
          </w:rPr>
          <w:delText>[43]</w:delText>
        </w:r>
      </w:del>
      <w:ins w:id="9484" w:author="Kiro" w:date="2026-10-10T00:00:00Z">
        <w:r>
          <w:rPr>
            <w:sz w:val="20"/>
          </w:rPr>
          <w:t>[45]</w:t>
        </w:r>
      </w:ins>
      <w:r>
        <w:rPr>
          <w:sz w:val="20"/>
        </w:rPr>
        <w:t xml:space="preserve">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after="80" w:line="276" w:lineRule="auto"/>
        <w:ind w:hanging="400" w:left="400"/>
        <w:jc w:val="left"/>
      </w:pPr>
      <w:del w:id="9485" w:author="Kiro" w:date="2026-10-10T00:00:00Z">
        <w:r>
          <w:rPr>
            <w:sz w:val="20"/>
          </w:rPr>
          <w:delText>[44]</w:delText>
        </w:r>
      </w:del>
      <w:ins w:id="9486" w:author="Kiro" w:date="2026-10-10T00:00:00Z">
        <w:r>
          <w:rPr>
            <w:sz w:val="20"/>
          </w:rPr>
          <w:t>[46]</w:t>
        </w:r>
      </w:ins>
      <w:r>
        <w:rPr>
          <w:sz w:val="20"/>
        </w:rPr>
        <w:t xml:space="preserve">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after="80" w:line="276" w:lineRule="auto"/>
        <w:ind w:hanging="400" w:left="400"/>
        <w:jc w:val="left"/>
      </w:pPr>
      <w:del w:id="9487" w:author="Kiro" w:date="2026-10-10T00:00:00Z">
        <w:r>
          <w:rPr>
            <w:sz w:val="20"/>
          </w:rPr>
          <w:delText>[45]</w:delText>
        </w:r>
      </w:del>
      <w:ins w:id="9488" w:author="Kiro" w:date="2026-10-10T00:00:00Z">
        <w:r>
          <w:rPr>
            <w:sz w:val="20"/>
          </w:rPr>
          <w:t>[47]</w:t>
        </w:r>
      </w:ins>
      <w:r>
        <w:rPr>
          <w:sz w:val="20"/>
        </w:rPr>
        <w:t xml:space="preserve"> Higham, C.; Higham, T. A new chronological framework for prehistoric Southeast Asia, based on a Bayesian model from Ban Non Wat. Antiquity 2009, 83, 125–144. DOI: 10.1017/S0003598X00098136.</w:t>
      </w:r>
    </w:p>
    <w:p>
      <w:pPr>
        <w:keepLines/>
        <w:spacing w:after="80" w:line="276" w:lineRule="auto"/>
        <w:ind w:hanging="400" w:left="400"/>
        <w:jc w:val="left"/>
      </w:pPr>
      <w:del w:id="9489" w:author="Kiro" w:date="2026-10-10T00:00:00Z">
        <w:r>
          <w:rPr>
            <w:sz w:val="20"/>
          </w:rPr>
          <w:delText>[46]</w:delText>
        </w:r>
      </w:del>
      <w:ins w:id="9490" w:author="Kiro" w:date="2026-10-10T00:00:00Z">
        <w:r>
          <w:rPr>
            <w:sz w:val="20"/>
          </w:rPr>
          <w:t>[48]</w:t>
        </w:r>
      </w:ins>
      <w:r>
        <w:rPr>
          <w:sz w:val="20"/>
        </w:rPr>
        <w:t xml:space="preserve">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after="80" w:line="276" w:lineRule="auto"/>
        <w:ind w:hanging="400" w:left="400"/>
        <w:jc w:val="left"/>
      </w:pPr>
      <w:del w:id="9491" w:author="Kiro" w:date="2026-10-10T00:00:00Z">
        <w:r>
          <w:rPr>
            <w:sz w:val="20"/>
          </w:rPr>
          <w:delText>[47]</w:delText>
        </w:r>
      </w:del>
      <w:ins w:id="9492" w:author="Kiro" w:date="2026-10-10T00:00:00Z">
        <w:r>
          <w:rPr>
            <w:sz w:val="20"/>
          </w:rPr>
          <w:t>[49]</w:t>
        </w:r>
      </w:ins>
      <w:r>
        <w:rPr>
          <w:sz w:val="20"/>
        </w:rPr>
        <w:t xml:space="preserve"> Peng, M.S.; Han, J.L.; Zhang, Y.P. Missing puzzle piece for the origins of domestic chickens. Proceedings of the National Academy of Sciences of the United States of America 2022, 119, e2210996119. DOI: 10.1073/pnas.2210996119.</w:t>
      </w:r>
    </w:p>
    <w:p>
      <w:pPr>
        <w:keepLines/>
        <w:spacing w:after="80" w:line="276" w:lineRule="auto"/>
        <w:ind w:hanging="400" w:left="400"/>
        <w:jc w:val="left"/>
      </w:pPr>
      <w:del w:id="9493" w:author="Kiro" w:date="2026-10-10T00:00:00Z">
        <w:r>
          <w:rPr>
            <w:sz w:val="20"/>
          </w:rPr>
          <w:delText>[48]</w:delText>
        </w:r>
      </w:del>
      <w:ins w:id="9494" w:author="Kiro" w:date="2026-10-10T00:00:00Z">
        <w:r>
          <w:rPr>
            <w:sz w:val="20"/>
          </w:rPr>
          <w:t>[50]</w:t>
        </w:r>
      </w:ins>
      <w:r>
        <w:rPr>
          <w:sz w:val="20"/>
        </w:rPr>
        <w:t xml:space="preserve">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after="80" w:line="276" w:lineRule="auto"/>
        <w:ind w:hanging="400" w:left="400"/>
        <w:jc w:val="left"/>
      </w:pPr>
      <w:del w:id="9495" w:author="Kiro" w:date="2026-10-10T00:00:00Z">
        <w:r>
          <w:rPr>
            <w:sz w:val="20"/>
          </w:rPr>
          <w:delText>[49]</w:delText>
        </w:r>
      </w:del>
      <w:ins w:id="9496" w:author="Kiro" w:date="2026-10-10T00:00:00Z">
        <w:r>
          <w:rPr>
            <w:sz w:val="20"/>
          </w:rPr>
          <w:t>[51]</w:t>
        </w:r>
      </w:ins>
      <w:r>
        <w:rPr>
          <w:sz w:val="20"/>
        </w:rPr>
        <w:t xml:space="preserve"> Bergeron, L.A.; Besenbacher, S.; Zheng, J.; Li, P.; Bertelsen, M.F.; Quintard, B.; Hoffman, J.I.; Li, Z.; St. Leger, J.; Shao, C.; et al. Evolution of the germline mutation rate across vertebrates. Nature 2023, 615, 285–291. DOI: 10.1038/s41586-023-05752-y.</w:t>
      </w:r>
    </w:p>
    <w:p>
      <w:pPr>
        <w:keepLines/>
        <w:spacing w:after="80" w:line="276" w:lineRule="auto"/>
        <w:ind w:hanging="400" w:left="400"/>
        <w:jc w:val="left"/>
      </w:pPr>
      <w:del w:id="9497" w:author="Kiro" w:date="2026-10-10T00:00:00Z">
        <w:r>
          <w:rPr>
            <w:sz w:val="20"/>
          </w:rPr>
          <w:delText>[50]</w:delText>
        </w:r>
      </w:del>
      <w:ins w:id="9498" w:author="Kiro" w:date="2026-10-10T00:00:00Z">
        <w:r>
          <w:rPr>
            <w:sz w:val="20"/>
          </w:rPr>
          <w:t>[52]</w:t>
        </w:r>
      </w:ins>
      <w:r>
        <w:rPr>
          <w:sz w:val="20"/>
        </w:rPr>
        <w:t xml:space="preserve"> López-Cortegano, E.; Sosa-Madrid, B.S.; Kranis, A. The rate and spectrum of germline mutations in chicken from a commercial pedigree line. Genetics Selection Evolution 2026, 58, 70. DOI: 10.1186/s12711-026-01085-2.</w:t>
      </w:r>
    </w:p>
    <w:p>
      <w:pPr>
        <w:keepLines/>
        <w:spacing w:after="80" w:line="276" w:lineRule="auto"/>
        <w:ind w:hanging="400" w:left="400"/>
        <w:jc w:val="left"/>
      </w:pPr>
      <w:del w:id="9499" w:author="Kiro" w:date="2026-10-10T00:00:00Z">
        <w:r>
          <w:rPr>
            <w:sz w:val="20"/>
          </w:rPr>
          <w:delText>[51]</w:delText>
        </w:r>
      </w:del>
      <w:ins w:id="9500" w:author="Kiro" w:date="2026-10-10T00:00:00Z">
        <w:r>
          <w:rPr>
            <w:sz w:val="20"/>
          </w:rPr>
          <w:t>[53]</w:t>
        </w:r>
      </w:ins>
      <w:r>
        <w:rPr>
          <w:sz w:val="20"/>
        </w:rPr>
        <w:t xml:space="preserve"> Larson, G.; Fuller, D.Q. The Evolution of Animal Domestication. Annual Review of Ecology, Evolution, and Systematics 2014, 45, 115–136. DOI: 10.1146/annurev-ecolsys-110512-135813.</w:t>
      </w:r>
    </w:p>
    <w:p>
      <w:pPr>
        <w:keepLines/>
        <w:spacing w:after="80" w:line="276" w:lineRule="auto"/>
        <w:ind w:hanging="400" w:left="400"/>
        <w:jc w:val="left"/>
      </w:pPr>
      <w:del w:id="9501" w:author="Kiro" w:date="2026-10-10T00:00:00Z">
        <w:r>
          <w:rPr>
            <w:sz w:val="20"/>
          </w:rPr>
          <w:delText>[52]</w:delText>
        </w:r>
      </w:del>
      <w:ins w:id="9502" w:author="Kiro" w:date="2026-10-10T00:00:00Z">
        <w:r>
          <w:rPr>
            <w:sz w:val="20"/>
          </w:rPr>
          <w:t>[54]</w:t>
        </w:r>
      </w:ins>
      <w:r>
        <w:rPr>
          <w:sz w:val="20"/>
        </w:rPr>
        <w:t xml:space="preserve"> Collias, N.E.; Saichuae, P. Ecology of the Red Jungle Fowl in Thailand and Malaya with Reference to the Origin of Domestication. Natural History Bulletin of the Siam Society 1967, 22, 189–209.</w:t>
      </w:r>
    </w:p>
    <w:p>
      <w:pPr>
        <w:keepLines/>
        <w:spacing w:after="80" w:line="276" w:lineRule="auto"/>
        <w:ind w:hanging="400" w:left="400"/>
        <w:jc w:val="left"/>
      </w:pPr>
      <w:del w:id="9503" w:author="Kiro" w:date="2026-10-10T00:00:00Z">
        <w:r>
          <w:rPr>
            <w:sz w:val="20"/>
          </w:rPr>
          <w:delText>[53]</w:delText>
        </w:r>
      </w:del>
      <w:ins w:id="9504" w:author="Kiro" w:date="2026-10-10T00:00:00Z">
        <w:r>
          <w:rPr>
            <w:sz w:val="20"/>
          </w:rPr>
          <w:t>[55]</w:t>
        </w:r>
      </w:ins>
      <w:r>
        <w:rPr>
          <w:sz w:val="20"/>
        </w:rPr>
        <w:t xml:space="preserve"> 余辰星；杨岗；李东；周放。桂西南喀斯特山地雉类的生态分布和空间生态位分析。动物学研究 2011, 32, 549–555. DOI: 10.3724/SP.J.1141.2011.05549.</w:t>
      </w:r>
    </w:p>
    <w:p>
      <w:pPr>
        <w:keepLines/>
        <w:spacing w:after="80" w:line="276" w:lineRule="auto"/>
        <w:ind w:hanging="400" w:left="400"/>
        <w:jc w:val="left"/>
      </w:pPr>
      <w:del w:id="9505" w:author="Kiro" w:date="2026-10-10T00:00:00Z">
        <w:r>
          <w:rPr>
            <w:sz w:val="20"/>
          </w:rPr>
          <w:delText>[54]</w:delText>
        </w:r>
      </w:del>
      <w:ins w:id="9506" w:author="Kiro" w:date="2026-10-10T00:00:00Z">
        <w:r>
          <w:rPr>
            <w:sz w:val="20"/>
          </w:rPr>
          <w:t>[56]</w:t>
        </w:r>
      </w:ins>
      <w:r>
        <w:rPr>
          <w:sz w:val="20"/>
        </w:rPr>
        <w:t xml:space="preserve">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after="80" w:line="276" w:lineRule="auto"/>
        <w:ind w:hanging="400" w:left="400"/>
        <w:jc w:val="left"/>
      </w:pPr>
      <w:del w:id="9507" w:author="Kiro" w:date="2026-10-10T00:00:00Z">
        <w:r>
          <w:rPr>
            <w:sz w:val="20"/>
          </w:rPr>
          <w:delText>[55]</w:delText>
        </w:r>
      </w:del>
      <w:ins w:id="9508" w:author="Kiro" w:date="2026-10-10T00:00:00Z">
        <w:r>
          <w:rPr>
            <w:sz w:val="20"/>
          </w:rPr>
          <w:t>[57]</w:t>
        </w:r>
      </w:ins>
      <w:r>
        <w:rPr>
          <w:sz w:val="20"/>
        </w:rPr>
        <w:t xml:space="preserve">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after="80" w:line="276" w:lineRule="auto"/>
        <w:ind w:hanging="400" w:left="400"/>
        <w:jc w:val="left"/>
      </w:pPr>
      <w:del w:id="9509" w:author="Kiro" w:date="2026-10-10T00:00:00Z">
        <w:r>
          <w:rPr>
            <w:sz w:val="20"/>
          </w:rPr>
          <w:delText>[56]</w:delText>
        </w:r>
      </w:del>
      <w:ins w:id="9510" w:author="Kiro" w:date="2026-10-10T00:00:00Z">
        <w:r>
          <w:rPr>
            <w:sz w:val="20"/>
          </w:rPr>
          <w:t>[58]</w:t>
        </w:r>
      </w:ins>
      <w:r>
        <w:rPr>
          <w:sz w:val="20"/>
        </w:rPr>
        <w:t xml:space="preserve"> Agnvall, B.; Jöngren, M.; Strandberg, E.; Jensen, P. Heritability and Genetic Correlations of Fear-Related Behaviour in Red Junglefowl–Possible Implications for Early Domestication. PLOS ONE 2012, 7, e35162. DOI: 10.1371/journal.pone.0035162.</w:t>
      </w:r>
    </w:p>
    <w:p>
      <w:pPr>
        <w:keepLines/>
        <w:spacing w:after="80" w:line="276" w:lineRule="auto"/>
        <w:ind w:hanging="400" w:left="400"/>
        <w:jc w:val="left"/>
      </w:pPr>
      <w:del w:id="9511" w:author="Kiro" w:date="2026-10-10T00:00:00Z">
        <w:r>
          <w:rPr>
            <w:sz w:val="20"/>
          </w:rPr>
          <w:delText>[57]</w:delText>
        </w:r>
      </w:del>
      <w:ins w:id="9512" w:author="Kiro" w:date="2026-10-10T00:00:00Z">
        <w:r>
          <w:rPr>
            <w:sz w:val="20"/>
          </w:rPr>
          <w:t>[59]</w:t>
        </w:r>
      </w:ins>
      <w:r>
        <w:rPr>
          <w:sz w:val="20"/>
        </w:rPr>
        <w:t xml:space="preserve"> Agnvall, B.; Katajamaa, R.; Altimiras, J.; Jensen, P. Is domestication driven by reduced fear of humans? Boldness, metabolism and serotonin levels in divergently selected red junglefowl (</w:t>
      </w:r>
      <w:r>
        <w:rPr>
          <w:i/>
          <w:sz w:val="20"/>
        </w:rPr>
        <w:t>Gallus gallus</w:t>
      </w:r>
      <w:r>
        <w:rPr>
          <w:sz w:val="20"/>
        </w:rPr>
        <w:t>). Biology Letters 2015, 11, 20150509. DOI: 10.1098/rsbl.2015.0509.</w:t>
      </w:r>
    </w:p>
    <w:p>
      <w:pPr>
        <w:keepLines/>
        <w:spacing w:after="80" w:line="276" w:lineRule="auto"/>
        <w:ind w:hanging="400" w:left="400"/>
        <w:jc w:val="left"/>
      </w:pPr>
      <w:del w:id="9513" w:author="Kiro" w:date="2026-10-10T00:00:00Z">
        <w:r>
          <w:rPr>
            <w:sz w:val="20"/>
          </w:rPr>
          <w:delText>[58]</w:delText>
        </w:r>
      </w:del>
      <w:ins w:id="9514" w:author="Kiro" w:date="2026-10-10T00:00:00Z">
        <w:r>
          <w:rPr>
            <w:sz w:val="20"/>
          </w:rPr>
          <w:t>[60]</w:t>
        </w:r>
      </w:ins>
      <w:r>
        <w:rPr>
          <w:sz w:val="20"/>
        </w:rPr>
        <w:t xml:space="preserve"> Gjøen, J.; Jensen, P. Selection for Reduced Fear of Humans Changes Intra-Specific Social Behavior in Red Junglefowl—Implications for Chicken Domestication. Genes 2022, 13, 43. DOI: 10.3390/genes13010043.</w:t>
      </w:r>
    </w:p>
    <w:p>
      <w:pPr>
        <w:keepLines/>
        <w:spacing w:after="80" w:line="276" w:lineRule="auto"/>
        <w:ind w:hanging="400" w:left="400"/>
        <w:jc w:val="left"/>
      </w:pPr>
      <w:del w:id="9515" w:author="Kiro" w:date="2026-10-10T00:00:00Z">
        <w:r>
          <w:rPr>
            <w:sz w:val="20"/>
          </w:rPr>
          <w:delText>[59]</w:delText>
        </w:r>
      </w:del>
      <w:ins w:id="9516" w:author="Kiro" w:date="2026-10-10T00:00:00Z">
        <w:r>
          <w:rPr>
            <w:sz w:val="20"/>
          </w:rPr>
          <w:t>[61]</w:t>
        </w:r>
      </w:ins>
      <w:r>
        <w:rPr>
          <w:sz w:val="20"/>
        </w:rPr>
        <w:t xml:space="preserve"> Agnvall, B.; Jensen, P. Effects of Divergent Selection for Fear of Humans on Behaviour in Red Junglefowl. PLOS ONE 2016, 11, e0166075. DOI: 10.1371/journal.pone.0166075.</w:t>
      </w:r>
    </w:p>
    <w:p>
      <w:pPr>
        <w:keepLines/>
        <w:spacing w:after="80" w:line="276" w:lineRule="auto"/>
        <w:ind w:hanging="400" w:left="400"/>
        <w:jc w:val="left"/>
      </w:pPr>
      <w:del w:id="9517" w:author="Kiro" w:date="2026-10-10T00:00:00Z">
        <w:r>
          <w:rPr>
            <w:sz w:val="20"/>
          </w:rPr>
          <w:delText>[60]</w:delText>
        </w:r>
      </w:del>
      <w:ins w:id="9518" w:author="Kiro" w:date="2026-10-10T00:00:00Z">
        <w:r>
          <w:rPr>
            <w:sz w:val="20"/>
          </w:rPr>
          <w:t>[62]</w:t>
        </w:r>
      </w:ins>
      <w:r>
        <w:rPr>
          <w:sz w:val="20"/>
        </w:rPr>
        <w:t xml:space="preserve"> Katajamaa, R.; Jensen, P. Tameness correlates with domestication related traits in a Red Junglefowl intercross. Genes, Brain and Behavior 2021, 20, e12704. DOI: 10.1111/gbb.12704.</w:t>
      </w:r>
    </w:p>
    <w:p>
      <w:pPr>
        <w:keepLines/>
        <w:spacing w:after="80" w:line="276" w:lineRule="auto"/>
        <w:ind w:hanging="400" w:left="400"/>
        <w:jc w:val="left"/>
      </w:pPr>
      <w:del w:id="9519" w:author="Kiro" w:date="2026-10-10T00:00:00Z">
        <w:r>
          <w:rPr>
            <w:sz w:val="20"/>
          </w:rPr>
          <w:delText>[61]</w:delText>
        </w:r>
      </w:del>
      <w:ins w:id="9520" w:author="Kiro" w:date="2026-10-10T00:00:00Z">
        <w:r>
          <w:rPr>
            <w:sz w:val="20"/>
          </w:rPr>
          <w:t>[63]</w:t>
        </w:r>
      </w:ins>
      <w:r>
        <w:rPr>
          <w:sz w:val="20"/>
        </w:rPr>
        <w:t xml:space="preserve">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pacing w:after="80" w:line="276" w:lineRule="auto"/>
        <w:ind w:hanging="400" w:left="400"/>
        <w:jc w:val="left"/>
      </w:pPr>
      <w:del w:id="9521" w:author="Kiro" w:date="2026-10-10T00:00:00Z">
        <w:r>
          <w:rPr>
            <w:sz w:val="20"/>
          </w:rPr>
          <w:delText>[62]</w:delText>
        </w:r>
      </w:del>
      <w:ins w:id="9522" w:author="Kiro" w:date="2026-10-10T00:00:00Z">
        <w:r>
          <w:rPr>
            <w:sz w:val="20"/>
          </w:rPr>
          <w:t>[64]</w:t>
        </w:r>
      </w:ins>
      <w:r>
        <w:rPr>
          <w:sz w:val="20"/>
        </w:rPr>
        <w:t xml:space="preserve">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pacing w:after="80" w:line="276" w:lineRule="auto"/>
        <w:ind w:hanging="400" w:left="400"/>
        <w:jc w:val="left"/>
      </w:pPr>
      <w:del w:id="9523" w:author="Kiro" w:date="2026-10-10T00:00:00Z">
        <w:r>
          <w:rPr>
            <w:sz w:val="20"/>
          </w:rPr>
          <w:delText>[63]</w:delText>
        </w:r>
      </w:del>
      <w:ins w:id="9524" w:author="Kiro" w:date="2026-10-10T00:00:00Z">
        <w:r>
          <w:rPr>
            <w:sz w:val="20"/>
          </w:rPr>
          <w:t>[65]</w:t>
        </w:r>
      </w:ins>
      <w:r>
        <w:rPr>
          <w:sz w:val="20"/>
        </w:rPr>
        <w:t xml:space="preserve"> Agnvall, B.; Bélteky, J.; Jensen, P. Brain size is reduced by selection for tameness in Red Junglefowl– correlated effects in vital organs. Scientific Reports 2017, 7, 3306. DOI: 10.1038/s41598-017-03236-4.</w:t>
      </w:r>
    </w:p>
    <w:p>
      <w:pPr>
        <w:keepLines/>
        <w:spacing w:after="80" w:line="276" w:lineRule="auto"/>
        <w:ind w:hanging="400" w:left="400"/>
        <w:jc w:val="left"/>
      </w:pPr>
      <w:del w:id="9525" w:author="Kiro" w:date="2026-10-10T00:00:00Z">
        <w:r>
          <w:rPr>
            <w:sz w:val="20"/>
          </w:rPr>
          <w:delText>[64]</w:delText>
        </w:r>
      </w:del>
      <w:ins w:id="9526" w:author="Kiro" w:date="2026-10-10T00:00:00Z">
        <w:r>
          <w:rPr>
            <w:sz w:val="20"/>
          </w:rPr>
          <w:t>[66]</w:t>
        </w:r>
      </w:ins>
      <w:r>
        <w:rPr>
          <w:sz w:val="20"/>
        </w:rPr>
        <w:t xml:space="preserve"> Henriksen, R.; Johnsson, M.; Andersson, L.; Jensen, P.; Wright, D. The domesticated brain: genetics of brain mass and brain structure in an avian species. Scientific Reports 2016, 6, 34031. DOI: 10.1038/srep34031.</w:t>
      </w:r>
    </w:p>
    <w:p>
      <w:pPr>
        <w:keepLines/>
        <w:spacing w:after="80" w:line="276" w:lineRule="auto"/>
        <w:ind w:hanging="400" w:left="400"/>
        <w:jc w:val="left"/>
      </w:pPr>
      <w:del w:id="9527" w:author="Kiro" w:date="2026-10-10T00:00:00Z">
        <w:r>
          <w:rPr>
            <w:sz w:val="20"/>
          </w:rPr>
          <w:delText>[65]</w:delText>
        </w:r>
      </w:del>
      <w:ins w:id="9528" w:author="Kiro" w:date="2026-10-10T00:00:00Z">
        <w:r>
          <w:rPr>
            <w:sz w:val="20"/>
          </w:rPr>
          <w:t>[67]</w:t>
        </w:r>
      </w:ins>
      <w:r>
        <w:rPr>
          <w:sz w:val="20"/>
        </w:rPr>
        <w:t xml:space="preserve">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pacing w:after="80" w:line="276" w:lineRule="auto"/>
        <w:ind w:hanging="400" w:left="400"/>
        <w:jc w:val="left"/>
      </w:pPr>
      <w:del w:id="9529" w:author="Kiro" w:date="2026-10-10T00:00:00Z">
        <w:r>
          <w:rPr>
            <w:sz w:val="20"/>
          </w:rPr>
          <w:delText>[66]</w:delText>
        </w:r>
      </w:del>
      <w:ins w:id="9530" w:author="Kiro" w:date="2026-10-10T00:00:00Z">
        <w:r>
          <w:rPr>
            <w:sz w:val="20"/>
          </w:rPr>
          <w:t>[68]</w:t>
        </w:r>
      </w:ins>
      <w:r>
        <w:rPr>
          <w:sz w:val="20"/>
        </w:rPr>
        <w:t xml:space="preserve"> Guerrero-Bosagna, C.; Pértille, F.; Moradinour, Z.; Katajama, R.; Martin Cerezo, M.L.; Henriksen, R.; Jensen, P.; Wright, D. Selection for Tameness in Red Junglefowl Recapitulates Genetic Loci Associated With Domestication‐Related Brain Composition. Molecular Ecology 2025, 34, e17788. DOI: 10.1111/mec.17788.</w:t>
      </w:r>
    </w:p>
    <w:p>
      <w:pPr>
        <w:keepLines/>
        <w:spacing w:after="80" w:line="276" w:lineRule="auto"/>
        <w:ind w:hanging="400" w:left="400"/>
        <w:jc w:val="left"/>
      </w:pPr>
      <w:del w:id="9531" w:author="Kiro" w:date="2026-10-10T00:00:00Z">
        <w:r>
          <w:rPr>
            <w:sz w:val="20"/>
          </w:rPr>
          <w:delText>[67]</w:delText>
        </w:r>
      </w:del>
      <w:ins w:id="9532" w:author="Kiro" w:date="2026-10-10T00:00:00Z">
        <w:r>
          <w:rPr>
            <w:sz w:val="20"/>
          </w:rPr>
          <w:t>[69]</w:t>
        </w:r>
      </w:ins>
      <w:r>
        <w:rPr>
          <w:sz w:val="20"/>
        </w:rPr>
        <w:t xml:space="preserve"> Fallahsharoudi, A.; de Kock, N.; Johnsson, M.; Ubhayasekera, S.J.K.A.; Bergquist, J.; Wright, D.; Jensen, P. Domestication Effects on Stress Induced Steroid Secretion and Adrenal Gene Expression in Chickens. Scientific Reports 2015, 5, 15345. DOI: 10.1038/srep15345.</w:t>
      </w:r>
    </w:p>
    <w:p>
      <w:pPr>
        <w:keepLines/>
        <w:spacing w:after="80" w:line="276" w:lineRule="auto"/>
        <w:ind w:hanging="400" w:left="400"/>
        <w:jc w:val="left"/>
      </w:pPr>
      <w:del w:id="9533" w:author="Kiro" w:date="2026-10-10T00:00:00Z">
        <w:r>
          <w:rPr>
            <w:sz w:val="20"/>
          </w:rPr>
          <w:delText>[68]</w:delText>
        </w:r>
      </w:del>
      <w:ins w:id="9534" w:author="Kiro" w:date="2026-10-10T00:00:00Z">
        <w:r>
          <w:rPr>
            <w:sz w:val="20"/>
          </w:rPr>
          <w:t>[70]</w:t>
        </w:r>
      </w:ins>
      <w:r>
        <w:rPr>
          <w:sz w:val="20"/>
        </w:rPr>
        <w:t xml:space="preserve"> Woldekiros, H.S.; D'Andrea, A.C. Early Evidence for Domestic Chickens (</w:t>
      </w:r>
      <w:r>
        <w:rPr>
          <w:i/>
          <w:sz w:val="20"/>
        </w:rPr>
        <w:t>Gallus gallus domesticus</w:t>
      </w:r>
      <w:r>
        <w:rPr>
          <w:sz w:val="20"/>
        </w:rPr>
        <w:t>) in the Horn of Africa. International Journal of Osteoarchaeology 2017, 27, 329–341. DOI: 10.1002/oa.2540.</w:t>
      </w:r>
    </w:p>
    <w:p>
      <w:pPr>
        <w:keepLines/>
        <w:spacing w:after="80" w:line="276" w:lineRule="auto"/>
        <w:ind w:hanging="400" w:left="400"/>
        <w:jc w:val="left"/>
      </w:pPr>
      <w:del w:id="9535" w:author="Kiro" w:date="2026-10-10T00:00:00Z">
        <w:r>
          <w:rPr>
            <w:sz w:val="20"/>
          </w:rPr>
          <w:delText>[69]</w:delText>
        </w:r>
      </w:del>
      <w:ins w:id="9536" w:author="Kiro" w:date="2026-10-10T00:00:00Z">
        <w:r>
          <w:rPr>
            <w:sz w:val="20"/>
          </w:rPr>
          <w:t>[71]</w:t>
        </w:r>
      </w:ins>
      <w:r>
        <w:rPr>
          <w:sz w:val="20"/>
        </w:rPr>
        <w:t xml:space="preserve"> von den Driesch, A. Tierreste aus Buto im Nildelta. Archaeofauna 1997, 6, 23–39. DOI: 10.15366/archaeofauna1997.6.003.</w:t>
      </w:r>
    </w:p>
    <w:p>
      <w:pPr>
        <w:keepLines/>
        <w:spacing w:after="80" w:line="276" w:lineRule="auto"/>
        <w:ind w:hanging="400" w:left="400"/>
        <w:jc w:val="left"/>
      </w:pPr>
      <w:del w:id="9537" w:author="Kiro" w:date="2026-10-10T00:00:00Z">
        <w:r>
          <w:rPr>
            <w:sz w:val="20"/>
          </w:rPr>
          <w:delText>[70]</w:delText>
        </w:r>
      </w:del>
      <w:ins w:id="9538" w:author="Kiro" w:date="2026-10-10T00:00:00Z">
        <w:r>
          <w:rPr>
            <w:sz w:val="20"/>
          </w:rPr>
          <w:t>[72]</w:t>
        </w:r>
      </w:ins>
      <w:r>
        <w:rPr>
          <w:sz w:val="20"/>
        </w:rPr>
        <w:t xml:space="preserve"> Boessneck, J. Vogelknochenfunde aus dem alten Ägypten. Annalen des Naturhistorischen Museums in Wien, Serie B 1986, 88/89, 323–344.</w:t>
      </w:r>
    </w:p>
    <w:p>
      <w:pPr>
        <w:keepLines/>
        <w:spacing w:after="80" w:line="276" w:lineRule="auto"/>
        <w:ind w:hanging="400" w:left="400"/>
        <w:jc w:val="left"/>
      </w:pPr>
      <w:del w:id="9539" w:author="Kiro" w:date="2026-10-10T00:00:00Z">
        <w:r>
          <w:rPr>
            <w:sz w:val="20"/>
          </w:rPr>
          <w:delText>[71]</w:delText>
        </w:r>
      </w:del>
      <w:ins w:id="9540" w:author="Kiro" w:date="2026-10-10T00:00:00Z">
        <w:r>
          <w:rPr>
            <w:sz w:val="20"/>
          </w:rPr>
          <w:t>[73]</w:t>
        </w:r>
      </w:ins>
      <w:r>
        <w:rPr>
          <w:sz w:val="20"/>
        </w:rPr>
        <w:t xml:space="preserve"> MacDonald, K.C. The domestic chicken (</w:t>
      </w:r>
      <w:r>
        <w:rPr>
          <w:i/>
          <w:sz w:val="20"/>
        </w:rPr>
        <w:t>Gallus gallus</w:t>
      </w:r>
      <w:r>
        <w:rPr>
          <w:sz w:val="20"/>
        </w:rPr>
        <w:t>) in sub-Saharan Africa: A background to its introduction and its osteological differentiation from indigenous fowls (Numidinae and Francolinus sp.). Journal of Archaeological Science 1992, 19, 303–318. DOI: 10.1016/0305-4403(92)90019-Y.</w:t>
      </w:r>
    </w:p>
    <w:p>
      <w:pPr>
        <w:keepLines/>
        <w:spacing w:after="80" w:line="276" w:lineRule="auto"/>
        <w:ind w:hanging="400" w:left="400"/>
        <w:jc w:val="left"/>
      </w:pPr>
      <w:del w:id="9541" w:author="Kiro" w:date="2026-10-10T00:00:00Z">
        <w:r>
          <w:rPr>
            <w:sz w:val="20"/>
          </w:rPr>
          <w:delText>[72]</w:delText>
        </w:r>
      </w:del>
      <w:ins w:id="9542" w:author="Kiro" w:date="2026-10-10T00:00:00Z">
        <w:r>
          <w:rPr>
            <w:sz w:val="20"/>
          </w:rPr>
          <w:t>[74]</w:t>
        </w:r>
      </w:ins>
      <w:r>
        <w:rPr>
          <w:sz w:val="20"/>
        </w:rPr>
        <w:t xml:space="preserve">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after="80" w:line="276" w:lineRule="auto"/>
        <w:ind w:hanging="400" w:left="400"/>
        <w:jc w:val="left"/>
      </w:pPr>
      <w:del w:id="9543" w:author="Kiro" w:date="2026-10-10T00:00:00Z">
        <w:r>
          <w:rPr>
            <w:sz w:val="20"/>
          </w:rPr>
          <w:delText>[73]</w:delText>
        </w:r>
      </w:del>
      <w:ins w:id="9544" w:author="Kiro" w:date="2026-10-10T00:00:00Z">
        <w:r>
          <w:rPr>
            <w:sz w:val="20"/>
          </w:rPr>
          <w:t>[75]</w:t>
        </w:r>
      </w:ins>
      <w:r>
        <w:rPr>
          <w:sz w:val="20"/>
        </w:rPr>
        <w:t xml:space="preserve"> Eda, M.; Izumi, H.; Yoneda, M.; Fujita, S. The earliest evidence of domestic chickens in the Japanese Archipelago. Frontiers in Earth Science 2023, 11, 1104535. DOI: 10.3389/feart.2023.1104535.</w:t>
      </w:r>
    </w:p>
    <w:p>
      <w:pPr>
        <w:keepLines/>
        <w:spacing w:after="80" w:line="276" w:lineRule="auto"/>
        <w:ind w:hanging="400" w:left="400"/>
        <w:jc w:val="left"/>
      </w:pPr>
      <w:del w:id="9545" w:author="Kiro" w:date="2026-10-10T00:00:00Z">
        <w:r>
          <w:rPr>
            <w:sz w:val="20"/>
          </w:rPr>
          <w:delText>[74]</w:delText>
        </w:r>
      </w:del>
      <w:ins w:id="9546" w:author="Kiro" w:date="2026-10-10T00:00:00Z">
        <w:r>
          <w:rPr>
            <w:sz w:val="20"/>
          </w:rPr>
          <w:t>[76]</w:t>
        </w:r>
      </w:ins>
      <w:r>
        <w:rPr>
          <w:sz w:val="20"/>
        </w:rPr>
        <w:t xml:space="preserve"> Matsuda, Y.; Matsumoto, Y.; Higashiura, Y.; Bendesky, A.; Tsudzuki, M.; Shimmura, T. Population genomics elucidates the trajectory of chicken domestication from Asia to Japan. Poultry Science 2025, 104, 105060. DOI: 10.1016/j.psj.2025.105060.</w:t>
      </w:r>
    </w:p>
    <w:p>
      <w:pPr>
        <w:keepLines/>
        <w:spacing w:after="80" w:line="276" w:lineRule="auto"/>
        <w:ind w:hanging="400" w:left="400"/>
        <w:jc w:val="left"/>
      </w:pPr>
      <w:del w:id="9547" w:author="Kiro" w:date="2026-10-10T00:00:00Z">
        <w:r>
          <w:rPr>
            <w:sz w:val="20"/>
          </w:rPr>
          <w:delText>[75]</w:delText>
        </w:r>
      </w:del>
      <w:ins w:id="9548" w:author="Kiro" w:date="2026-10-10T00:00:00Z">
        <w:r>
          <w:rPr>
            <w:sz w:val="20"/>
          </w:rPr>
          <w:t>[77]</w:t>
        </w:r>
      </w:ins>
      <w:r>
        <w:rPr>
          <w:sz w:val="20"/>
        </w:rPr>
        <w:t xml:space="preserve"> Steadman, D.W.; Pregill, G.K.; Burley, D.V. Rapid prehistoric extinction of iguanas and birds in Polynesia. Proceedings of the National Academy of Sciences of the United States of America 2002, 99, 3673–3677. DOI: 10.1073/pnas.072079299.</w:t>
      </w:r>
    </w:p>
    <w:p>
      <w:pPr>
        <w:keepLines/>
        <w:spacing w:after="80" w:line="276" w:lineRule="auto"/>
        <w:ind w:hanging="400" w:left="400"/>
        <w:jc w:val="left"/>
      </w:pPr>
      <w:del w:id="9549" w:author="Kiro" w:date="2026-10-10T00:00:00Z">
        <w:r>
          <w:rPr>
            <w:sz w:val="20"/>
          </w:rPr>
          <w:delText>[76]</w:delText>
        </w:r>
      </w:del>
      <w:ins w:id="9550" w:author="Kiro" w:date="2026-10-10T00:00:00Z">
        <w:r>
          <w:rPr>
            <w:sz w:val="20"/>
          </w:rPr>
          <w:t>[78]</w:t>
        </w:r>
      </w:ins>
      <w:r>
        <w:rPr>
          <w:sz w:val="20"/>
        </w:rPr>
        <w:t xml:space="preserve">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after="80" w:line="276" w:lineRule="auto"/>
        <w:ind w:hanging="400" w:left="400"/>
        <w:jc w:val="left"/>
      </w:pPr>
      <w:del w:id="9551" w:author="Kiro" w:date="2026-10-10T00:00:00Z">
        <w:r>
          <w:rPr>
            <w:sz w:val="20"/>
          </w:rPr>
          <w:delText>[77]</w:delText>
        </w:r>
      </w:del>
      <w:ins w:id="9552" w:author="Kiro" w:date="2026-10-10T00:00:00Z">
        <w:r>
          <w:rPr>
            <w:sz w:val="20"/>
          </w:rPr>
          <w:t>[79]</w:t>
        </w:r>
      </w:ins>
      <w:r>
        <w:rPr>
          <w:sz w:val="20"/>
        </w:rPr>
        <w:t xml:space="preserve"> Storey, A.A.; Spriggs, M.; Bedford, S.; Hawkins, S.C.; Robins, J.H.; Huynen, L.; Matisoo-Smith, E. Mitochondrial DNA from 3000-year old chickens at the Teouma site, Vanuatu. Journal of Archaeological Science 2010, 37, 2459–2468. DOI: 10.1016/j.jas.2010.05.006.</w:t>
      </w:r>
    </w:p>
    <w:p>
      <w:pPr>
        <w:keepLines/>
        <w:spacing w:after="80" w:line="276" w:lineRule="auto"/>
        <w:ind w:hanging="400" w:left="400"/>
        <w:jc w:val="left"/>
      </w:pPr>
      <w:del w:id="9553" w:author="Kiro" w:date="2026-10-10T00:00:00Z">
        <w:r>
          <w:rPr>
            <w:sz w:val="20"/>
          </w:rPr>
          <w:delText>[78]</w:delText>
        </w:r>
      </w:del>
      <w:ins w:id="9554" w:author="Kiro" w:date="2026-10-10T00:00:00Z">
        <w:r>
          <w:rPr>
            <w:sz w:val="20"/>
          </w:rPr>
          <w:t>[80]</w:t>
        </w:r>
      </w:ins>
      <w:r>
        <w:rPr>
          <w:sz w:val="20"/>
        </w:rPr>
        <w:t xml:space="preserve">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after="80" w:line="276" w:lineRule="auto"/>
        <w:ind w:hanging="400" w:left="400"/>
        <w:jc w:val="left"/>
      </w:pPr>
      <w:del w:id="9555" w:author="Kiro" w:date="2026-10-10T00:00:00Z">
        <w:r>
          <w:rPr>
            <w:sz w:val="20"/>
          </w:rPr>
          <w:delText>[79]</w:delText>
        </w:r>
      </w:del>
      <w:ins w:id="9556" w:author="Kiro" w:date="2026-10-10T00:00:00Z">
        <w:r>
          <w:rPr>
            <w:sz w:val="20"/>
          </w:rPr>
          <w:t>[81]</w:t>
        </w:r>
      </w:ins>
      <w:r>
        <w:rPr>
          <w:sz w:val="20"/>
        </w:rPr>
        <w:t xml:space="preserve">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after="80" w:line="276" w:lineRule="auto"/>
        <w:ind w:hanging="400" w:left="400"/>
        <w:jc w:val="left"/>
      </w:pPr>
      <w:del w:id="9557" w:author="Kiro" w:date="2026-10-10T00:00:00Z">
        <w:r>
          <w:rPr>
            <w:sz w:val="20"/>
          </w:rPr>
          <w:delText>[80]</w:delText>
        </w:r>
      </w:del>
      <w:ins w:id="9558" w:author="Kiro" w:date="2026-10-10T00:00:00Z">
        <w:r>
          <w:rPr>
            <w:sz w:val="20"/>
          </w:rPr>
          <w:t>[82]</w:t>
        </w:r>
      </w:ins>
      <w:r>
        <w:rPr>
          <w:sz w:val="20"/>
        </w:rPr>
        <w:t xml:space="preserve">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after="80" w:line="276" w:lineRule="auto"/>
        <w:ind w:hanging="400" w:left="400"/>
        <w:jc w:val="left"/>
      </w:pPr>
      <w:del w:id="9559" w:author="Kiro" w:date="2026-10-10T00:00:00Z">
        <w:r>
          <w:rPr>
            <w:sz w:val="20"/>
          </w:rPr>
          <w:delText>[81]</w:delText>
        </w:r>
      </w:del>
      <w:ins w:id="9560" w:author="Kiro" w:date="2026-10-10T00:00:00Z">
        <w:r>
          <w:rPr>
            <w:sz w:val="20"/>
          </w:rPr>
          <w:t>[83]</w:t>
        </w:r>
      </w:ins>
      <w:r>
        <w:rPr>
          <w:sz w:val="20"/>
        </w:rPr>
        <w:t xml:space="preserve">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after="80" w:line="276" w:lineRule="auto"/>
        <w:ind w:hanging="400" w:left="400"/>
        <w:jc w:val="left"/>
      </w:pPr>
      <w:del w:id="9561" w:author="Kiro" w:date="2026-10-10T00:00:00Z">
        <w:r>
          <w:rPr>
            <w:sz w:val="20"/>
          </w:rPr>
          <w:delText>[82]</w:delText>
        </w:r>
      </w:del>
      <w:ins w:id="9562" w:author="Kiro" w:date="2026-10-10T00:00:00Z">
        <w:r>
          <w:rPr>
            <w:sz w:val="20"/>
          </w:rPr>
          <w:t>[84]</w:t>
        </w:r>
      </w:ins>
      <w:r>
        <w:rPr>
          <w:sz w:val="20"/>
        </w:rPr>
        <w:t xml:space="preserve"> Herrera, M.B.; Thomson, V.A.; Wadley, J.J.; Piper, P.J.; Sulandari, S.; Dharmayanthi, A.B.; Kraitsek, S.; Gongora, J.; Austin, J.J. East African origins for Madagascan chickens as indicated by mitochondrial DNA. Royal Society Open Science 2017, 4, 160787. DOI: 10.1098/rsos.160787.</w:t>
      </w:r>
    </w:p>
    <w:p>
      <w:pPr>
        <w:keepLines/>
        <w:spacing w:after="80" w:line="276" w:lineRule="auto"/>
        <w:ind w:hanging="400" w:left="400"/>
        <w:jc w:val="left"/>
      </w:pPr>
      <w:del w:id="9563" w:author="Kiro" w:date="2026-10-10T00:00:00Z">
        <w:r>
          <w:rPr>
            <w:sz w:val="20"/>
          </w:rPr>
          <w:delText>[83]</w:delText>
        </w:r>
      </w:del>
      <w:ins w:id="9564" w:author="Kiro" w:date="2026-10-10T00:00:00Z">
        <w:r>
          <w:rPr>
            <w:sz w:val="20"/>
          </w:rPr>
          <w:t>[85]</w:t>
        </w:r>
      </w:ins>
      <w:r>
        <w:rPr>
          <w:sz w:val="20"/>
        </w:rPr>
        <w:t xml:space="preserve">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after="80" w:line="276" w:lineRule="auto"/>
        <w:ind w:hanging="400" w:left="400"/>
        <w:jc w:val="left"/>
      </w:pPr>
      <w:del w:id="9565" w:author="Kiro" w:date="2026-10-10T00:00:00Z">
        <w:r>
          <w:rPr>
            <w:sz w:val="20"/>
          </w:rPr>
          <w:delText>[84]</w:delText>
        </w:r>
      </w:del>
      <w:ins w:id="9566" w:author="Kiro" w:date="2026-10-10T00:00:00Z">
        <w:r>
          <w:rPr>
            <w:sz w:val="20"/>
          </w:rPr>
          <w:t>[86]</w:t>
        </w:r>
      </w:ins>
      <w:r>
        <w:rPr>
          <w:sz w:val="20"/>
        </w:rPr>
        <w:t xml:space="preserve"> Eda, M.; Izumi, H.; Matsumi, Y. Exploring the Possibility of Successive Breeding of Chickens in the Yayoi Culture, Japan. International Journal of Osteoarchaeology 2025, 35, 392–400. DOI: 10.1002/oa.70027.</w:t>
      </w:r>
    </w:p>
    <w:p>
      <w:pPr>
        <w:keepLines/>
        <w:spacing w:after="80" w:line="276" w:lineRule="auto"/>
        <w:ind w:hanging="400" w:left="400"/>
        <w:jc w:val="left"/>
      </w:pPr>
      <w:del w:id="9567" w:author="Kiro" w:date="2026-10-10T00:00:00Z">
        <w:r>
          <w:rPr>
            <w:sz w:val="20"/>
          </w:rPr>
          <w:delText>[85]</w:delText>
        </w:r>
      </w:del>
      <w:ins w:id="9568" w:author="Kiro" w:date="2026-10-10T00:00:00Z">
        <w:r>
          <w:rPr>
            <w:sz w:val="20"/>
          </w:rPr>
          <w:t>[87]</w:t>
        </w:r>
      </w:ins>
      <w:r>
        <w:rPr>
          <w:sz w:val="20"/>
        </w:rPr>
        <w:t xml:space="preserve">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after="80" w:line="276" w:lineRule="auto"/>
        <w:ind w:hanging="400" w:left="400"/>
        <w:jc w:val="left"/>
      </w:pPr>
      <w:del w:id="9569" w:author="Kiro" w:date="2026-10-10T00:00:00Z">
        <w:r>
          <w:rPr>
            <w:sz w:val="20"/>
          </w:rPr>
          <w:delText>[86]</w:delText>
        </w:r>
      </w:del>
      <w:ins w:id="9570" w:author="Kiro" w:date="2026-10-10T00:00:00Z">
        <w:r>
          <w:rPr>
            <w:sz w:val="20"/>
          </w:rPr>
          <w:t>[88]</w:t>
        </w:r>
      </w:ins>
      <w:r>
        <w:rPr>
          <w:sz w:val="20"/>
        </w:rPr>
        <w:t xml:space="preserve"> Siracusano, G.; Manuelli, F.; Masseti, M. When did roosters start singing at Arslantepe? A preliminary assessment of the presence and spread of </w:t>
      </w:r>
      <w:r>
        <w:rPr>
          <w:i/>
          <w:sz w:val="20"/>
        </w:rPr>
        <w:t>Gallus gallus</w:t>
      </w:r>
      <w:r>
        <w:rPr>
          <w:sz w:val="20"/>
        </w:rPr>
        <w:t xml:space="preserve"> (Linnaeus, 1758) in Iron Age Eastern Anatolia. Anthropozoologica 2021, 56, 241–251. DOI: 10.5252/anthropozoologica2021v56a16.</w:t>
      </w:r>
    </w:p>
    <w:p>
      <w:pPr>
        <w:keepLines/>
        <w:spacing w:after="80" w:line="276" w:lineRule="auto"/>
        <w:ind w:hanging="400" w:left="400"/>
        <w:jc w:val="left"/>
      </w:pPr>
      <w:del w:id="9571" w:author="Kiro" w:date="2026-10-10T00:00:00Z">
        <w:r>
          <w:rPr>
            <w:sz w:val="20"/>
          </w:rPr>
          <w:delText>[87]</w:delText>
        </w:r>
      </w:del>
      <w:ins w:id="9572" w:author="Kiro" w:date="2026-10-10T00:00:00Z">
        <w:r>
          <w:rPr>
            <w:sz w:val="20"/>
          </w:rPr>
          <w:t>[89]</w:t>
        </w:r>
      </w:ins>
      <w:r>
        <w:rPr>
          <w:sz w:val="20"/>
        </w:rPr>
        <w:t xml:space="preserve">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after="80" w:line="276" w:lineRule="auto"/>
        <w:ind w:hanging="400" w:left="400"/>
        <w:jc w:val="left"/>
      </w:pPr>
      <w:del w:id="9573" w:author="Kiro" w:date="2026-10-10T00:00:00Z">
        <w:r>
          <w:rPr>
            <w:sz w:val="20"/>
          </w:rPr>
          <w:delText>[88]</w:delText>
        </w:r>
      </w:del>
      <w:ins w:id="9574" w:author="Kiro" w:date="2026-10-10T00:00:00Z">
        <w:r>
          <w:rPr>
            <w:sz w:val="20"/>
          </w:rPr>
          <w:t>[90]</w:t>
        </w:r>
      </w:ins>
      <w:r>
        <w:rPr>
          <w:sz w:val="20"/>
        </w:rPr>
        <w:t xml:space="preserve"> Allen, M.G. Animalscapes and Empire: New Perspectives on the Iron Age/Romano-British Transition. PhD thesis, University of Nottingham, Nottingham, UK, 2011.</w:t>
      </w:r>
    </w:p>
    <w:p>
      <w:pPr>
        <w:keepLines/>
        <w:spacing w:after="80" w:line="276" w:lineRule="auto"/>
        <w:ind w:hanging="400" w:left="400"/>
        <w:jc w:val="left"/>
      </w:pPr>
      <w:del w:id="9575" w:author="Kiro" w:date="2026-10-10T00:00:00Z">
        <w:r>
          <w:rPr>
            <w:sz w:val="20"/>
          </w:rPr>
          <w:delText>[89]</w:delText>
        </w:r>
      </w:del>
      <w:ins w:id="9576" w:author="Kiro" w:date="2026-10-10T00:00:00Z">
        <w:r>
          <w:rPr>
            <w:sz w:val="20"/>
          </w:rPr>
          <w:t>[91]</w:t>
        </w:r>
      </w:ins>
      <w:r>
        <w:rPr>
          <w:sz w:val="20"/>
        </w:rPr>
        <w:t xml:space="preserve"> Maltby, M.; Allen, M.; Best, J.; Fothergill, B.T.; Demarchi, B. Counting Roman chickens: Multidisciplinary approaches to human-chicken interactions in Roman Britain. Journal of Archaeological Science: Reports 2018, 19, 1003–1015. DOI: 10.1016/j.jasrep.2017.09.013.</w:t>
      </w:r>
    </w:p>
    <w:p>
      <w:pPr>
        <w:keepLines/>
        <w:spacing w:after="80" w:line="276" w:lineRule="auto"/>
        <w:ind w:hanging="400" w:left="400"/>
        <w:jc w:val="left"/>
      </w:pPr>
      <w:del w:id="9577" w:author="Kiro" w:date="2026-10-10T00:00:00Z">
        <w:r>
          <w:rPr>
            <w:sz w:val="20"/>
          </w:rPr>
          <w:delText>[90]</w:delText>
        </w:r>
      </w:del>
      <w:ins w:id="9578" w:author="Kiro" w:date="2026-10-10T00:00:00Z">
        <w:r>
          <w:rPr>
            <w:sz w:val="20"/>
          </w:rPr>
          <w:t>[92]</w:t>
        </w:r>
      </w:ins>
      <w:r>
        <w:rPr>
          <w:sz w:val="20"/>
        </w:rPr>
        <w:t xml:space="preserve">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after="80" w:line="276" w:lineRule="auto"/>
        <w:ind w:hanging="400" w:left="400"/>
        <w:jc w:val="left"/>
      </w:pPr>
      <w:del w:id="9579" w:author="Kiro" w:date="2026-10-10T00:00:00Z">
        <w:r>
          <w:rPr>
            <w:sz w:val="20"/>
          </w:rPr>
          <w:delText>[91]</w:delText>
        </w:r>
      </w:del>
      <w:ins w:id="9580" w:author="Kiro" w:date="2026-10-10T00:00:00Z">
        <w:r>
          <w:rPr>
            <w:sz w:val="20"/>
          </w:rPr>
          <w:t>[93]</w:t>
        </w:r>
      </w:ins>
      <w:r>
        <w:rPr>
          <w:sz w:val="20"/>
        </w:rPr>
        <w:t xml:space="preserve"> Rubin, C.J.; Zody, M.C.; Eriksson, J.; Meadows, J.R.S.; Sherwood, E.; Webster, M.T.; Jiang, L.; Ingman, M.; Sharpe, T.; Ka, S.; et al. Whole-genome resequencing reveals loci under selection during chicken domestication. Nature 2010, 464, 587–591. DOI: 10.1038/nature08832.</w:t>
      </w:r>
    </w:p>
    <w:p>
      <w:pPr>
        <w:keepLines/>
        <w:spacing w:after="80" w:line="276" w:lineRule="auto"/>
        <w:ind w:hanging="400" w:left="400"/>
        <w:jc w:val="left"/>
      </w:pPr>
      <w:del w:id="9581" w:author="Kiro" w:date="2026-10-10T00:00:00Z">
        <w:r>
          <w:rPr>
            <w:sz w:val="20"/>
          </w:rPr>
          <w:delText>[92]</w:delText>
        </w:r>
      </w:del>
      <w:ins w:id="9582" w:author="Kiro" w:date="2026-10-10T00:00:00Z">
        <w:r>
          <w:rPr>
            <w:sz w:val="20"/>
          </w:rPr>
          <w:t>[94]</w:t>
        </w:r>
      </w:ins>
      <w:r>
        <w:rPr>
          <w:sz w:val="20"/>
        </w:rPr>
        <w:t xml:space="preserve">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after="80" w:line="276" w:lineRule="auto"/>
        <w:ind w:hanging="400" w:left="400"/>
        <w:jc w:val="left"/>
      </w:pPr>
      <w:del w:id="9583" w:author="Kiro" w:date="2026-10-10T00:00:00Z">
        <w:r>
          <w:rPr>
            <w:sz w:val="20"/>
          </w:rPr>
          <w:delText>[93]</w:delText>
        </w:r>
      </w:del>
      <w:ins w:id="9584" w:author="Kiro" w:date="2026-10-10T00:00:00Z">
        <w:r>
          <w:rPr>
            <w:sz w:val="20"/>
          </w:rPr>
          <w:t>[95]</w:t>
        </w:r>
      </w:ins>
      <w:r>
        <w:rPr>
          <w:sz w:val="20"/>
        </w:rPr>
        <w:t xml:space="preserve"> Lyu, W.; Dai, X.; Beaumont, M.; Yu, F.; He, Z. Inferring the timing and strength of natural selection and gene migration in the evolution of chicken from ancient DNA data. Molecular Ecology Resources 2022, 22, 1362–1379. DOI: 10.1111/1755-0998.13553.</w:t>
      </w:r>
    </w:p>
    <w:p>
      <w:pPr>
        <w:keepLines/>
        <w:spacing w:after="80" w:line="276" w:lineRule="auto"/>
        <w:ind w:hanging="400" w:left="400"/>
        <w:jc w:val="left"/>
      </w:pPr>
      <w:del w:id="9585" w:author="Kiro" w:date="2026-10-10T00:00:00Z">
        <w:r>
          <w:rPr>
            <w:sz w:val="20"/>
          </w:rPr>
          <w:delText>[94]</w:delText>
        </w:r>
      </w:del>
      <w:ins w:id="9586" w:author="Kiro" w:date="2026-10-10T00:00:00Z">
        <w:r>
          <w:rPr>
            <w:sz w:val="20"/>
          </w:rPr>
          <w:t>[96]</w:t>
        </w:r>
      </w:ins>
      <w:r>
        <w:rPr>
          <w:sz w:val="20"/>
        </w:rPr>
        <w:t xml:space="preserve">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pacing w:after="80" w:line="276" w:lineRule="auto"/>
        <w:ind w:hanging="400" w:left="400"/>
        <w:jc w:val="left"/>
      </w:pPr>
      <w:del w:id="9587" w:author="Kiro" w:date="2026-10-10T00:00:00Z">
        <w:r>
          <w:rPr>
            <w:sz w:val="20"/>
          </w:rPr>
          <w:delText>[95]</w:delText>
        </w:r>
      </w:del>
      <w:ins w:id="9588" w:author="Kiro" w:date="2026-10-10T00:00:00Z">
        <w:r>
          <w:rPr>
            <w:sz w:val="20"/>
          </w:rPr>
          <w:t>[97]</w:t>
        </w:r>
      </w:ins>
      <w:r>
        <w:rPr>
          <w:sz w:val="20"/>
        </w:rPr>
        <w:t xml:space="preserve"> Zhao, Z.; Nie, R.; Fan, H.; Ngodroup, T.; Zhu, L.; Pan, H.; Zhang, B.; Zhang, H. Large-Scale Genomics Reveals Three-Source Ancestry and Layered Adaptation to High Altitude in Tibetan Chickens. Advanced Science 2026, 13, e22994. DOI: 10.1002/advs.202522994.</w:t>
      </w:r>
    </w:p>
    <w:p>
      <w:pPr>
        <w:keepLines/>
        <w:spacing w:after="80" w:line="276" w:lineRule="auto"/>
        <w:ind w:hanging="400" w:left="400"/>
        <w:jc w:val="left"/>
      </w:pPr>
      <w:del w:id="9589" w:author="Kiro" w:date="2026-10-10T00:00:00Z">
        <w:r>
          <w:rPr>
            <w:sz w:val="20"/>
          </w:rPr>
          <w:delText>[96]</w:delText>
        </w:r>
      </w:del>
      <w:ins w:id="9590" w:author="Kiro" w:date="2026-10-10T00:00:00Z">
        <w:r>
          <w:rPr>
            <w:sz w:val="20"/>
          </w:rPr>
          <w:t>[98]</w:t>
        </w:r>
      </w:ins>
      <w:r>
        <w:rPr>
          <w:sz w:val="20"/>
        </w:rPr>
        <w:t xml:space="preserve"> Wu, Z.; Bosse, M.; Rochus, C.M.; Groenen, M.A.M.; Crooijmans, R.P.M.A. Genomic insight into the influence of selection, crossbreeding, and geography on population structure in poultry. Genetics Selection Evolution 2023, 55, 5. DOI: 10.1186/s12711-022-00775-x.</w:t>
      </w:r>
    </w:p>
    <w:p>
      <w:pPr>
        <w:keepLines/>
        <w:spacing w:after="80" w:line="276" w:lineRule="auto"/>
        <w:ind w:hanging="400" w:left="400"/>
        <w:jc w:val="left"/>
      </w:pPr>
      <w:del w:id="9591" w:author="Kiro" w:date="2026-10-10T00:00:00Z">
        <w:r>
          <w:rPr>
            <w:sz w:val="20"/>
          </w:rPr>
          <w:delText>[97]</w:delText>
        </w:r>
      </w:del>
      <w:ins w:id="9592" w:author="Kiro" w:date="2026-10-10T00:00:00Z">
        <w:r>
          <w:rPr>
            <w:sz w:val="20"/>
          </w:rPr>
          <w:t>[99]</w:t>
        </w:r>
      </w:ins>
      <w:r>
        <w:rPr>
          <w:sz w:val="20"/>
        </w:rPr>
        <w:t xml:space="preserve"> Mou, C.; Pitel, F.; Gourichon, D.; Vignoles, F.; Tzika, A.; Tato, P.; Yu, L.; Burt, D.W.; Bed'hom, B.; Tixier-Boichard, M.; et al. Cryptic Patterning of Avian Skin Confers a Developmental Facility for Loss of Neck Feathering. PLoS Biology 2011, 9, e1001028. DOI: 10.1371/journal.pbio.1001028.</w:t>
      </w:r>
    </w:p>
    <w:p>
      <w:pPr>
        <w:keepLines/>
        <w:spacing w:after="80" w:line="276" w:lineRule="auto"/>
        <w:ind w:hanging="400" w:left="400"/>
        <w:jc w:val="left"/>
      </w:pPr>
      <w:del w:id="9593" w:author="Kiro" w:date="2026-10-10T00:00:00Z">
        <w:r>
          <w:rPr>
            <w:sz w:val="20"/>
          </w:rPr>
          <w:delText>[98]</w:delText>
        </w:r>
      </w:del>
      <w:ins w:id="9594" w:author="Kiro" w:date="2026-10-10T00:00:00Z">
        <w:r>
          <w:rPr>
            <w:sz w:val="20"/>
          </w:rPr>
          <w:t>[100]</w:t>
        </w:r>
      </w:ins>
      <w:r>
        <w:rPr>
          <w:sz w:val="20"/>
        </w:rPr>
        <w:t xml:space="preserve"> Feng, C.; Gao, Y.; Dorshorst, B.; Song, C.; Gu, X.; Li, Q.; Li, J.; Liu, T.; Rubin, C.J.; Zhao, Y.; et al. A cis-Regulatory Mutation of PDSS2 Causes Silky-Feather in Chickens. PLoS Genetics 2014, 10, e1004576. DOI: 10.1371/journal.pgen.1004576.</w:t>
      </w:r>
    </w:p>
    <w:p>
      <w:pPr>
        <w:keepLines/>
        <w:spacing w:after="80" w:line="276" w:lineRule="auto"/>
        <w:ind w:hanging="400" w:left="400"/>
        <w:jc w:val="left"/>
      </w:pPr>
      <w:del w:id="9595" w:author="Kiro" w:date="2026-10-10T00:00:00Z">
        <w:r>
          <w:rPr>
            <w:sz w:val="20"/>
          </w:rPr>
          <w:delText>[99]</w:delText>
        </w:r>
      </w:del>
      <w:ins w:id="9596" w:author="Kiro" w:date="2026-10-10T00:00:00Z">
        <w:r>
          <w:rPr>
            <w:sz w:val="20"/>
          </w:rPr>
          <w:t>[101]</w:t>
        </w:r>
      </w:ins>
      <w:r>
        <w:rPr>
          <w:sz w:val="20"/>
        </w:rPr>
        <w:t xml:space="preserve">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after="80" w:line="276" w:lineRule="auto"/>
        <w:ind w:hanging="400" w:left="400"/>
        <w:jc w:val="left"/>
      </w:pPr>
      <w:del w:id="9597" w:author="Kiro" w:date="2026-10-10T00:00:00Z">
        <w:r>
          <w:rPr>
            <w:sz w:val="20"/>
          </w:rPr>
          <w:delText>[100]</w:delText>
        </w:r>
      </w:del>
      <w:ins w:id="9598" w:author="Kiro" w:date="2026-10-10T00:00:00Z">
        <w:r>
          <w:rPr>
            <w:sz w:val="20"/>
          </w:rPr>
          <w:t>[102]</w:t>
        </w:r>
      </w:ins>
      <w:r>
        <w:rPr>
          <w:sz w:val="20"/>
        </w:rPr>
        <w:t xml:space="preserve">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after="80" w:line="276" w:lineRule="auto"/>
        <w:ind w:hanging="400" w:left="400"/>
        <w:jc w:val="left"/>
      </w:pPr>
      <w:del w:id="9599" w:author="Kiro" w:date="2026-10-10T00:00:00Z">
        <w:r>
          <w:rPr>
            <w:sz w:val="20"/>
          </w:rPr>
          <w:delText>[101]</w:delText>
        </w:r>
      </w:del>
      <w:ins w:id="9600" w:author="Kiro" w:date="2026-10-10T00:00:00Z">
        <w:r>
          <w:rPr>
            <w:sz w:val="20"/>
          </w:rPr>
          <w:t>[103]</w:t>
        </w:r>
      </w:ins>
      <w:r>
        <w:rPr>
          <w:sz w:val="20"/>
        </w:rPr>
        <w:t xml:space="preserve"> Endo, H.; Tsunekawa, N.; Kudo, K.; Oshida, T.; Motokawa, M.; Sonoe, M.; Wanghongsa, S.; Tirawattanawanich, C.; Phimphachanhvongsod, V.; Sasaki, T.; et al. Comparative morphological study of skeletal muscle weight among the red jungle fowl (</w:t>
      </w:r>
      <w:r>
        <w:rPr>
          <w:i/>
          <w:sz w:val="20"/>
        </w:rPr>
        <w:t>Gallus gallus</w:t>
      </w:r>
      <w:r>
        <w:rPr>
          <w:sz w:val="20"/>
        </w:rPr>
        <w:t>) and various fowl breeds (Gallus domesticus). Journal of Experimental Zoology Part B: Molecular and Developmental Evolution 2022, 338, 542–551. DOI: 10.1002/jez.b.23111.</w:t>
      </w:r>
    </w:p>
    <w:p>
      <w:pPr>
        <w:keepLines/>
        <w:spacing w:after="80" w:line="276" w:lineRule="auto"/>
        <w:ind w:hanging="400" w:left="400"/>
        <w:jc w:val="left"/>
      </w:pPr>
      <w:del w:id="9601" w:author="Kiro" w:date="2026-10-10T00:00:00Z">
        <w:r>
          <w:rPr>
            <w:sz w:val="20"/>
          </w:rPr>
          <w:delText>[102]</w:delText>
        </w:r>
      </w:del>
      <w:ins w:id="9602" w:author="Kiro" w:date="2026-10-10T00:00:00Z">
        <w:r>
          <w:rPr>
            <w:sz w:val="20"/>
          </w:rPr>
          <w:t>[104]</w:t>
        </w:r>
      </w:ins>
      <w:r>
        <w:rPr>
          <w:sz w:val="20"/>
        </w:rPr>
        <w:t xml:space="preserve"> Zuidhof, M.J.; Schneider, B.L.; Carney, V.L.; Korver, D.R.; Robinson, F.E. Growth, efficiency, and yield of commercial broilers from 1957, 1978, and 2005. Poultry Science 2014, 93, 2970–2982. DOI: 10.3382/ps.2014-04291.</w:t>
      </w:r>
    </w:p>
    <w:p>
      <w:pPr>
        <w:keepLines/>
        <w:spacing w:after="80" w:line="276" w:lineRule="auto"/>
        <w:ind w:hanging="400" w:left="400"/>
        <w:jc w:val="left"/>
      </w:pPr>
      <w:del w:id="9603" w:author="Kiro" w:date="2026-10-10T00:00:00Z">
        <w:r>
          <w:rPr>
            <w:sz w:val="20"/>
          </w:rPr>
          <w:delText>[103]</w:delText>
        </w:r>
      </w:del>
      <w:ins w:id="9604" w:author="Kiro" w:date="2026-10-10T00:00:00Z">
        <w:r>
          <w:rPr>
            <w:sz w:val="20"/>
          </w:rPr>
          <w:t>[105]</w:t>
        </w:r>
      </w:ins>
      <w:r>
        <w:rPr>
          <w:sz w:val="20"/>
        </w:rPr>
        <w:t xml:space="preserve">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after="80" w:line="276" w:lineRule="auto"/>
        <w:ind w:hanging="400" w:left="400"/>
        <w:jc w:val="left"/>
      </w:pPr>
      <w:del w:id="9605" w:author="Kiro" w:date="2026-10-10T00:00:00Z">
        <w:r>
          <w:rPr>
            <w:sz w:val="20"/>
          </w:rPr>
          <w:delText>[104]</w:delText>
        </w:r>
      </w:del>
      <w:ins w:id="9606" w:author="Kiro" w:date="2026-10-10T00:00:00Z">
        <w:r>
          <w:rPr>
            <w:sz w:val="20"/>
          </w:rPr>
          <w:t>[106]</w:t>
        </w:r>
      </w:ins>
      <w:r>
        <w:rPr>
          <w:sz w:val="20"/>
        </w:rPr>
        <w:t xml:space="preserve">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after="80" w:line="276" w:lineRule="auto"/>
        <w:ind w:hanging="400" w:left="400"/>
        <w:jc w:val="left"/>
      </w:pPr>
      <w:del w:id="9607" w:author="Kiro" w:date="2026-10-10T00:00:00Z">
        <w:r>
          <w:rPr>
            <w:sz w:val="20"/>
          </w:rPr>
          <w:delText>[105]</w:delText>
        </w:r>
      </w:del>
      <w:ins w:id="9608" w:author="Kiro" w:date="2026-10-10T00:00:00Z">
        <w:r>
          <w:rPr>
            <w:sz w:val="20"/>
          </w:rPr>
          <w:t>[107]</w:t>
        </w:r>
      </w:ins>
      <w:r>
        <w:rPr>
          <w:sz w:val="20"/>
        </w:rPr>
        <w:t xml:space="preserve">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after="80" w:line="276" w:lineRule="auto"/>
        <w:ind w:hanging="400" w:left="400"/>
        <w:jc w:val="left"/>
      </w:pPr>
      <w:del w:id="9609" w:author="Kiro" w:date="2026-10-10T00:00:00Z">
        <w:r>
          <w:rPr>
            <w:sz w:val="20"/>
          </w:rPr>
          <w:delText>[106]</w:delText>
        </w:r>
      </w:del>
      <w:ins w:id="9610" w:author="Kiro" w:date="2026-10-10T00:00:00Z">
        <w:r>
          <w:rPr>
            <w:sz w:val="20"/>
          </w:rPr>
          <w:t>[108]</w:t>
        </w:r>
      </w:ins>
      <w:r>
        <w:rPr>
          <w:sz w:val="20"/>
        </w:rPr>
        <w:t xml:space="preserve"> Zhou, Z.; Cai, D.; Zhao, C.; Zhang, S.; Li, J.; Zhang, Z.; Kong, S.; Yang, X.; Zhou, X.; Bordbar, F.; et al. Pan-3D Genome Analysis Reveals the Roles of Structural Variation in Chicken Chromatin Architectures, Domestication and Production Traits. Advanced Science 2026, 13, e20068. DOI: 10.1002/advs.202520068.</w:t>
      </w:r>
    </w:p>
    <w:p>
      <w:pPr>
        <w:keepLines/>
        <w:spacing w:after="80" w:line="276" w:lineRule="auto"/>
        <w:ind w:hanging="400" w:left="400"/>
        <w:jc w:val="left"/>
      </w:pPr>
      <w:del w:id="9611" w:author="Kiro" w:date="2026-10-10T00:00:00Z">
        <w:r>
          <w:rPr>
            <w:sz w:val="20"/>
          </w:rPr>
          <w:delText>[107]</w:delText>
        </w:r>
      </w:del>
      <w:ins w:id="9612" w:author="Kiro" w:date="2026-10-10T00:00:00Z">
        <w:r>
          <w:rPr>
            <w:sz w:val="20"/>
          </w:rPr>
          <w:t>[109]</w:t>
        </w:r>
      </w:ins>
      <w:r>
        <w:rPr>
          <w:sz w:val="20"/>
        </w:rPr>
        <w:t xml:space="preserve">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after="80" w:line="276" w:lineRule="auto"/>
        <w:ind w:hanging="400" w:left="400"/>
        <w:jc w:val="left"/>
      </w:pPr>
      <w:del w:id="9613" w:author="Kiro" w:date="2026-10-10T00:00:00Z">
        <w:r>
          <w:rPr>
            <w:sz w:val="20"/>
          </w:rPr>
          <w:delText>[108]</w:delText>
        </w:r>
      </w:del>
      <w:ins w:id="9614" w:author="Kiro" w:date="2026-10-10T00:00:00Z">
        <w:r>
          <w:rPr>
            <w:sz w:val="20"/>
          </w:rPr>
          <w:t>[110]</w:t>
        </w:r>
      </w:ins>
      <w:r>
        <w:rPr>
          <w:sz w:val="20"/>
        </w:rPr>
        <w:t xml:space="preserve"> Johnsson, M.; Jonsson, K.B.; Andersson, L.; Jensen, P.; Wright, D. Quantitative Trait Locus and Genetical Genomics Analysis Identifies Putatively Causal Genes for Fecundity and Brooding in the Chicken. G3: Genes, Genomes, Genetics 2016, 6, 311–319. DOI: 10.1534/g3.115.024299.</w:t>
      </w:r>
    </w:p>
    <w:p>
      <w:pPr>
        <w:keepLines/>
        <w:spacing w:after="80" w:line="276" w:lineRule="auto"/>
        <w:ind w:hanging="400" w:left="400"/>
        <w:jc w:val="left"/>
      </w:pPr>
      <w:del w:id="9615" w:author="Kiro" w:date="2026-10-10T00:00:00Z">
        <w:r>
          <w:rPr>
            <w:sz w:val="20"/>
          </w:rPr>
          <w:delText>[109]</w:delText>
        </w:r>
      </w:del>
      <w:ins w:id="9616" w:author="Kiro" w:date="2026-10-10T00:00:00Z">
        <w:r>
          <w:rPr>
            <w:sz w:val="20"/>
          </w:rPr>
          <w:t>[111]</w:t>
        </w:r>
      </w:ins>
      <w:r>
        <w:rPr>
          <w:sz w:val="20"/>
        </w:rPr>
        <w:t xml:space="preserve">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after="80" w:line="276" w:lineRule="auto"/>
        <w:ind w:hanging="400" w:left="400"/>
        <w:jc w:val="left"/>
      </w:pPr>
      <w:del w:id="9617" w:author="Kiro" w:date="2026-10-10T00:00:00Z">
        <w:r>
          <w:rPr>
            <w:sz w:val="20"/>
          </w:rPr>
          <w:delText>[110]</w:delText>
        </w:r>
      </w:del>
      <w:ins w:id="9618" w:author="Kiro" w:date="2026-10-10T00:00:00Z">
        <w:r>
          <w:rPr>
            <w:sz w:val="20"/>
          </w:rPr>
          <w:t>[112]</w:t>
        </w:r>
      </w:ins>
      <w:r>
        <w:rPr>
          <w:sz w:val="20"/>
        </w:rPr>
        <w:t xml:space="preserve"> Schütz, K.E.; Jensen, P. Effects of Resource Allocation on Behavioural Strategies: A Comparison of Red Junglefowl (</w:t>
      </w:r>
      <w:r>
        <w:rPr>
          <w:i/>
          <w:sz w:val="20"/>
        </w:rPr>
        <w:t>Gallus gallus</w:t>
      </w:r>
      <w:r>
        <w:rPr>
          <w:sz w:val="20"/>
        </w:rPr>
        <w:t>) and Two Domesticated Breeds of Poultry. Ethology 2001, 107, 753–765. DOI: 10.1046/j.1439-0310.2001.00703.x.</w:t>
      </w:r>
    </w:p>
    <w:p>
      <w:pPr>
        <w:keepLines/>
        <w:spacing w:after="80" w:line="276" w:lineRule="auto"/>
        <w:ind w:hanging="400" w:left="400"/>
        <w:jc w:val="left"/>
      </w:pPr>
      <w:del w:id="9619" w:author="Kiro" w:date="2026-10-10T00:00:00Z">
        <w:r>
          <w:rPr>
            <w:sz w:val="20"/>
          </w:rPr>
          <w:delText>[111]</w:delText>
        </w:r>
      </w:del>
      <w:ins w:id="9620" w:author="Kiro" w:date="2026-10-10T00:00:00Z">
        <w:r>
          <w:rPr>
            <w:sz w:val="20"/>
          </w:rPr>
          <w:t>[113]</w:t>
        </w:r>
      </w:ins>
      <w:r>
        <w:rPr>
          <w:sz w:val="20"/>
        </w:rPr>
        <w:t xml:space="preserve"> Soleimani, A.F.; Zulkifli, I.; Omar, A.R.; Raha, A.R. Physiological responses of 3 chicken breeds to acute heat stress. Poultry Science 2011, 90, 1435–1440. DOI: 10.3382/ps.2011-01381.</w:t>
      </w:r>
    </w:p>
    <w:p>
      <w:pPr>
        <w:keepLines/>
        <w:spacing w:after="80" w:line="276" w:lineRule="auto"/>
        <w:ind w:hanging="400" w:left="400"/>
        <w:jc w:val="left"/>
      </w:pPr>
      <w:del w:id="9621" w:author="Kiro" w:date="2026-10-10T00:00:00Z">
        <w:r>
          <w:rPr>
            <w:sz w:val="20"/>
          </w:rPr>
          <w:delText>[112]</w:delText>
        </w:r>
      </w:del>
      <w:ins w:id="9622" w:author="Kiro" w:date="2026-10-10T00:00:00Z">
        <w:r>
          <w:rPr>
            <w:sz w:val="20"/>
          </w:rPr>
          <w:t>[114]</w:t>
        </w:r>
      </w:ins>
      <w:r>
        <w:rPr>
          <w:sz w:val="20"/>
        </w:rPr>
        <w:t xml:space="preserve"> Berthouly, C.; Leroy, G.; Van, T.N.; Thanh, H.H.; Bed’Hom, B.; Nguyen, B.T.; Vu Chi, C.; Monicat, F.; Tixier-Boichard, M.; Verrier, E.; et al. Genetic analysis of local Vietnamese chickens provides evidence of gene flow from wild to domestic populations. BMC Genetics 2009, 10, 1. DOI: 10.1186/1471-2156-10-1.</w:t>
      </w:r>
    </w:p>
    <w:p>
      <w:pPr>
        <w:keepLines/>
        <w:spacing w:after="80" w:line="276" w:lineRule="auto"/>
        <w:ind w:hanging="400" w:left="400"/>
        <w:jc w:val="left"/>
      </w:pPr>
      <w:del w:id="9623" w:author="Kiro" w:date="2026-10-10T00:00:00Z">
        <w:r>
          <w:rPr>
            <w:sz w:val="20"/>
          </w:rPr>
          <w:delText>[113]</w:delText>
        </w:r>
      </w:del>
      <w:ins w:id="9624" w:author="Kiro" w:date="2026-10-10T00:00:00Z">
        <w:r>
          <w:rPr>
            <w:sz w:val="20"/>
          </w:rPr>
          <w:t>[115]</w:t>
        </w:r>
      </w:ins>
      <w:r>
        <w:rPr>
          <w:sz w:val="20"/>
        </w:rPr>
        <w:t xml:space="preserve"> Berthouly-Salazar, C.; Rognon, X.; Nhu Van, T.; Gély, M.; Vu Chi, C.; Tixier-Boichard, M.; Bed’Hom, B.; Bruneau, N.; Verrier, E.; Maillard, J.-C.; et al. Vietnamese chickens: a gate towards Asian genetic diversity. BMC Genetics 2010, 11, 53. DOI: 10.1186/1471-2156-11-53.</w:t>
      </w:r>
    </w:p>
    <w:p>
      <w:pPr>
        <w:keepLines/>
        <w:spacing w:after="80" w:line="276" w:lineRule="auto"/>
        <w:ind w:hanging="400" w:left="400"/>
        <w:jc w:val="left"/>
      </w:pPr>
      <w:del w:id="9625" w:author="Kiro" w:date="2026-10-10T00:00:00Z">
        <w:r>
          <w:rPr>
            <w:sz w:val="20"/>
          </w:rPr>
          <w:delText>[114]</w:delText>
        </w:r>
      </w:del>
      <w:ins w:id="9626" w:author="Kiro" w:date="2026-10-10T00:00:00Z">
        <w:r>
          <w:rPr>
            <w:sz w:val="20"/>
          </w:rPr>
          <w:t>[116]</w:t>
        </w:r>
      </w:ins>
      <w:r>
        <w:rPr>
          <w:sz w:val="20"/>
        </w:rPr>
        <w: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t>
      </w:r>
    </w:p>
    <w:p>
      <w:pPr>
        <w:keepLines/>
        <w:spacing w:after="80" w:line="276" w:lineRule="auto"/>
        <w:ind w:hanging="400" w:left="400"/>
        <w:jc w:val="left"/>
      </w:pPr>
      <w:del w:id="9627" w:author="Kiro" w:date="2026-10-10T00:00:00Z">
        <w:r>
          <w:rPr>
            <w:sz w:val="20"/>
          </w:rPr>
          <w:delText>[115]</w:delText>
        </w:r>
      </w:del>
      <w:ins w:id="9628" w:author="Kiro" w:date="2026-10-10T00:00:00Z">
        <w:r>
          <w:rPr>
            <w:sz w:val="20"/>
          </w:rPr>
          <w:t>[117]</w:t>
        </w:r>
      </w:ins>
      <w:r>
        <w:rPr>
          <w:sz w:val="20"/>
        </w:rPr>
        <w:t xml:space="preserve"> Wongloet, W.; Singchat, W.; Chaiyes, A.; Ali, H.; Piangporntip, S.; Ariyaraphong, N.; Budi, T.; Thienpreecha, W.; Wannakan, W.; Mungmee, A.; et al. Environmental and Socio–Cultural Factors Impacting the Unique Gene Pool Pattern of Mae Hong-Son Chicken. Animals 2023, 13, 1949. DOI: 10.3390/ani13121949.</w:t>
      </w:r>
    </w:p>
    <w:p>
      <w:pPr>
        <w:keepLines/>
        <w:spacing w:after="80" w:line="276" w:lineRule="auto"/>
        <w:ind w:hanging="400" w:left="400"/>
        <w:jc w:val="left"/>
      </w:pPr>
      <w:del w:id="9629" w:author="Kiro" w:date="2026-10-10T00:00:00Z">
        <w:r>
          <w:rPr>
            <w:sz w:val="20"/>
          </w:rPr>
          <w:delText>[116]</w:delText>
        </w:r>
      </w:del>
      <w:ins w:id="9630" w:author="Kiro" w:date="2026-10-10T00:00:00Z">
        <w:r>
          <w:rPr>
            <w:sz w:val="20"/>
          </w:rPr>
          <w:t>[118]</w:t>
        </w:r>
      </w:ins>
      <w:r>
        <w:rPr>
          <w:sz w:val="20"/>
        </w:rPr>
        <w:t xml:space="preserve"> Budi, T.; Luu, A.H.; Singchat, W.; Wongloet, W.; Rey, J.; Kumnan, N.; Chalermwong, P.; Nguyen, C.P.T.; Panthum, T.; Tanglertpaibul, N.; et al. Purposive breeding strategies drive genetic differentiation in Thai fighting cock breeds. Genes &amp; Genomics 2024, 46, 1225–1237. DOI: 10.1007/s13258-024-01561-3.</w:t>
      </w:r>
    </w:p>
    <w:p>
      <w:pPr>
        <w:keepLines/>
        <w:spacing w:after="80" w:line="276" w:lineRule="auto"/>
        <w:ind w:hanging="400" w:left="400"/>
        <w:jc w:val="left"/>
      </w:pPr>
      <w:del w:id="9631" w:author="Kiro" w:date="2026-10-10T00:00:00Z">
        <w:r>
          <w:rPr>
            <w:sz w:val="20"/>
          </w:rPr>
          <w:delText>[117]</w:delText>
        </w:r>
      </w:del>
      <w:ins w:id="9632" w:author="Kiro" w:date="2026-10-10T00:00:00Z">
        <w:r>
          <w:rPr>
            <w:sz w:val="20"/>
          </w:rPr>
          <w:t>[119]</w:t>
        </w:r>
      </w:ins>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rPr>
          <w:del w:id="9633" w:author="Kiro" w:date="2026-10-10T00:00:00Z"/>
        </w:rPr>
      </w:pPr>
      <w:del w:id="9634" w:author="Kiro" w:date="2026-10-10T00:00:00Z">
        <w:r>
          <w:rPr>
            <w:sz w:val="20"/>
          </w:rPr>
          <w:delText>[118]</w:delText>
        </w:r>
      </w:del>
      <w:del w:id="9635" w:author="Kiro" w:date="2026-10-10T00:00:00Z">
        <w:r>
          <w:rPr>
            <w:sz w:val="20"/>
          </w:rPr>
          <w:delText xml:space="preserve"> Thakur, M.; Fernandes, M.; Sathyakumar, S.; Singh, S.K.; Vijh, R.K.; Han, J.; Wu, D.D.; Zhang, Y.P. Understanding the cryptic introgression and mixed ancestry of Red Junglefowl in India. PLOS ONE 2018, 13, e0204351. DOI: 10.1371/journal.pone.0204351.</w:delText>
        </w:r>
      </w:del>
    </w:p>
    <w:p>
      <w:pPr>
        <w:keepLines/>
        <w:spacing w:after="80" w:line="276" w:lineRule="auto"/>
        <w:ind w:hanging="400" w:left="400"/>
        <w:jc w:val="left"/>
      </w:pPr>
      <w:del w:id="9636" w:author="Kiro" w:date="2026-10-10T00:00:00Z">
        <w:r>
          <w:rPr>
            <w:sz w:val="20"/>
          </w:rPr>
          <w:delText>[119]</w:delText>
        </w:r>
      </w:del>
      <w:ins w:id="9637" w:author="Kiro" w:date="2026-10-10T00:00:00Z">
        <w:r>
          <w:rPr>
            <w:sz w:val="20"/>
          </w:rPr>
          <w:t>[120]</w:t>
        </w:r>
      </w:ins>
      <w:r>
        <w:rPr>
          <w:sz w:val="20"/>
        </w:rPr>
        <w:t xml:space="preserve"> Wu, M.Y.; Low, G.W.; Forcina, G.; van Grouw, H.; Lee, B.P.Y.-H.; Oh, R.R.Y.; Rheindt, F.E. Historic and modern genomes unveil a domestic introgression gradient in a wild red junglefowl population. Evolutionary Applications 2020, 13, 2300–2315. DOI: 10.1111/eva.13023.</w:t>
      </w:r>
    </w:p>
    <w:p>
      <w:pPr>
        <w:keepLines/>
        <w:spacing w:after="80" w:line="276" w:lineRule="auto"/>
        <w:ind w:hanging="400" w:left="400"/>
        <w:jc w:val="left"/>
      </w:pPr>
      <w:del w:id="9638" w:author="Kiro" w:date="2026-10-10T00:00:00Z">
        <w:r>
          <w:rPr>
            <w:sz w:val="20"/>
          </w:rPr>
          <w:delText>[120]</w:delText>
        </w:r>
      </w:del>
      <w:ins w:id="9639" w:author="Kiro" w:date="2026-10-10T00:00:00Z">
        <w:r>
          <w:rPr>
            <w:sz w:val="20"/>
          </w:rPr>
          <w:t>[121]</w:t>
        </w:r>
      </w:ins>
      <w:r>
        <w:rPr>
          <w:sz w:val="20"/>
        </w:rPr>
        <w:t xml:space="preserve"> Peterson, A.T.; Brisbin, I.L., Jr. Genetic endangerment of wild Red Junglefowl </w:t>
      </w:r>
      <w:r>
        <w:rPr>
          <w:i/>
          <w:sz w:val="20"/>
        </w:rPr>
        <w:t>Gallus gallus</w:t>
      </w:r>
      <w:r>
        <w:rPr>
          <w:sz w:val="20"/>
        </w:rPr>
        <w:t>? Bird Conservation International 1998, 8, 387–394. DOI: 10.1017/s0959270900002148.</w:t>
      </w:r>
    </w:p>
    <w:p>
      <w:pPr>
        <w:keepLines/>
        <w:spacing w:after="80" w:line="276" w:lineRule="auto"/>
        <w:ind w:hanging="400" w:left="400"/>
        <w:jc w:val="left"/>
      </w:pPr>
      <w:del w:id="9640" w:author="Kiro" w:date="2026-10-10T00:00:00Z">
        <w:r>
          <w:rPr>
            <w:sz w:val="20"/>
          </w:rPr>
          <w:delText>[121]</w:delText>
        </w:r>
      </w:del>
      <w:ins w:id="9641" w:author="Kiro" w:date="2026-10-10T00:00:00Z">
        <w:r>
          <w:rPr>
            <w:sz w:val="20"/>
          </w:rPr>
          <w:t>[122]</w:t>
        </w:r>
      </w:ins>
      <w:r>
        <w:rPr>
          <w:sz w:val="20"/>
        </w:rPr>
        <w:t xml:space="preserve"> Brisbin, I.L., Jr.; Peterson, A.T. Playing chicken with red junglefowl: identifying phenotypic markers of genetic purity in </w:t>
      </w:r>
      <w:r>
        <w:rPr>
          <w:i/>
          <w:sz w:val="20"/>
        </w:rPr>
        <w:t>Gallus gallus</w:t>
      </w:r>
      <w:r>
        <w:rPr>
          <w:sz w:val="20"/>
        </w:rPr>
        <w:t>. Animal Conservation 2007, 10, 429–435. DOI: 10.1111/j.1469-1795.2007.00112.x.</w:t>
      </w:r>
    </w:p>
    <w:p>
      <w:pPr>
        <w:keepLines/>
        <w:spacing w:after="80" w:line="276" w:lineRule="auto"/>
        <w:ind w:hanging="400" w:left="400"/>
        <w:jc w:val="left"/>
      </w:pPr>
      <w:del w:id="9642" w:author="Kiro" w:date="2026-10-10T00:00:00Z">
        <w:r>
          <w:rPr>
            <w:sz w:val="20"/>
          </w:rPr>
          <w:delText>[122]</w:delText>
        </w:r>
      </w:del>
      <w:ins w:id="9643" w:author="Kiro" w:date="2026-10-10T00:00:00Z">
        <w:r>
          <w:rPr>
            <w:sz w:val="20"/>
          </w:rPr>
          <w:t>[123]</w:t>
        </w:r>
      </w:ins>
      <w:r>
        <w:rPr>
          <w:sz w:val="20"/>
        </w:rPr>
        <w:t xml:space="preserve"> Gering, E.; Johnsson, M.; Willis, P.; Getty, T.; Wright, D. Mixed ancestry and admixture in Kauai's feral chickens: invasion of domestic genes into ancient Red Junglefowl reservoirs. Molecular Ecology 2015, 24, 2112–2124. DOI: 10.1111/mec.13096.</w:t>
      </w:r>
    </w:p>
    <w:p>
      <w:pPr>
        <w:keepLines/>
        <w:spacing w:after="80" w:line="276" w:lineRule="auto"/>
        <w:ind w:hanging="400" w:left="400"/>
        <w:jc w:val="left"/>
      </w:pPr>
      <w:del w:id="9644" w:author="Kiro" w:date="2026-10-10T00:00:00Z">
        <w:r>
          <w:rPr>
            <w:sz w:val="20"/>
          </w:rPr>
          <w:delText>[123]</w:delText>
        </w:r>
      </w:del>
      <w:ins w:id="9645" w:author="Kiro" w:date="2026-10-10T00:00:00Z">
        <w:r>
          <w:rPr>
            <w:sz w:val="20"/>
          </w:rPr>
          <w:t>[124]</w:t>
        </w:r>
      </w:ins>
      <w:r>
        <w:rPr>
          <w:sz w:val="20"/>
        </w:rPr>
        <w:t xml:space="preserve"> Martin Cerezo, M.L.; López, S.; van Dorp, L.; Hellenthal, G.; Johnsson, M.; Gering, E.; Henriksen, R.; Wright, D. Population structure and hybridisation in a population of Hawaiian feral chickens. Heredity 2023, 130, 154–162. DOI: 10.1038/s41437-022-00589-z.</w:t>
      </w:r>
    </w:p>
    <w:p>
      <w:pPr>
        <w:keepLines/>
        <w:spacing w:after="80" w:line="276" w:lineRule="auto"/>
        <w:ind w:hanging="400" w:left="400"/>
        <w:jc w:val="left"/>
      </w:pPr>
      <w:del w:id="9646" w:author="Kiro" w:date="2026-10-10T00:00:00Z">
        <w:r>
          <w:rPr>
            <w:sz w:val="20"/>
          </w:rPr>
          <w:delText>[124]</w:delText>
        </w:r>
      </w:del>
      <w:ins w:id="9647" w:author="Kiro" w:date="2026-10-10T00:00:00Z">
        <w:r>
          <w:rPr>
            <w:sz w:val="20"/>
          </w:rPr>
          <w:t>[125]</w:t>
        </w:r>
      </w:ins>
      <w:r>
        <w:rPr>
          <w:sz w:val="20"/>
        </w:rPr>
        <w:t xml:space="preserve"> Johnsson, M.; Gering, E.; Willis, P.; Lopez, S.; Van Dorp, L.; Hellenthal, G.; Henriksen, R.; Friberg, U.; Wright, D. Feralisation targets different genomic loci to domestication in the chicken. Nature Communications 2016, 7, 12950. DOI: 10.1038/ncomms12950.</w:t>
      </w:r>
    </w:p>
    <w:p>
      <w:pPr>
        <w:keepLines/>
        <w:spacing w:after="80" w:line="276" w:lineRule="auto"/>
        <w:ind w:hanging="400" w:left="400"/>
        <w:jc w:val="left"/>
      </w:pPr>
      <w:del w:id="9648" w:author="Kiro" w:date="2026-10-10T00:00:00Z">
        <w:r>
          <w:rPr>
            <w:sz w:val="20"/>
          </w:rPr>
          <w:delText>[125]</w:delText>
        </w:r>
      </w:del>
      <w:ins w:id="9649" w:author="Kiro" w:date="2026-10-10T00:00:00Z">
        <w:r>
          <w:rPr>
            <w:sz w:val="20"/>
          </w:rPr>
          <w:t>[126]</w:t>
        </w:r>
      </w:ins>
      <w:r>
        <w:rPr>
          <w:sz w:val="20"/>
        </w:rPr>
        <w:t xml:space="preserve"> Gering, E.; Johnsson, M.; Theunissen, D.; Martin Cerezo, M.L.; Steep, A.; Getty, T.; Henriksen, R.; Wright, D. Signals of selection and ancestry in independently feral </w:t>
      </w:r>
      <w:r>
        <w:rPr>
          <w:i/>
          <w:sz w:val="20"/>
        </w:rPr>
        <w:t>Gallus gallus</w:t>
      </w:r>
      <w:r>
        <w:rPr>
          <w:sz w:val="20"/>
        </w:rPr>
        <w:t xml:space="preserve"> populations. Molecular Ecology 2024, 33, e17336. DOI: 10.1111/mec.17336.</w:t>
      </w:r>
    </w:p>
    <w:p>
      <w:pPr>
        <w:keepLines/>
        <w:spacing w:after="80" w:line="276" w:lineRule="auto"/>
        <w:ind w:hanging="400" w:left="400"/>
        <w:jc w:val="left"/>
      </w:pPr>
      <w:del w:id="9650" w:author="Kiro" w:date="2026-10-10T00:00:00Z">
        <w:r>
          <w:rPr>
            <w:sz w:val="20"/>
          </w:rPr>
          <w:delText>[126]</w:delText>
        </w:r>
      </w:del>
      <w:ins w:id="9651" w:author="Kiro" w:date="2026-10-10T00:00:00Z">
        <w:r>
          <w:rPr>
            <w:sz w:val="20"/>
          </w:rPr>
          <w:t>[127]</w:t>
        </w:r>
      </w:ins>
      <w:r>
        <w:rPr>
          <w:sz w:val="20"/>
        </w:rPr>
        <w:t xml:space="preserve"> Matsuda, Y.; Eda, M.; Ito, S.; Shimmura, T. Genomic origin and consequence of captive red junglefowl in zoological parks. BMC Genomics 2025, 26, 1138. DOI: 10.1186/s12864-025-12366-3.</w:t>
      </w:r>
    </w:p>
    <w:p>
      <w:pPr>
        <w:keepLines/>
        <w:spacing w:after="80" w:line="276" w:lineRule="auto"/>
        <w:ind w:hanging="400" w:left="400"/>
        <w:jc w:val="left"/>
      </w:pPr>
      <w:del w:id="9652" w:author="Kiro" w:date="2026-10-10T00:00:00Z">
        <w:r>
          <w:rPr>
            <w:sz w:val="20"/>
          </w:rPr>
          <w:delText>[127]</w:delText>
        </w:r>
      </w:del>
      <w:ins w:id="9653" w:author="Kiro" w:date="2026-10-10T00:00:00Z">
        <w:r>
          <w:rPr>
            <w:sz w:val="20"/>
          </w:rPr>
          <w:t>[128]</w:t>
        </w:r>
      </w:ins>
      <w:r>
        <w:rPr>
          <w:sz w:val="20"/>
        </w:rPr>
        <w:t xml:space="preserve"> Lawson, D.J.; van Dorp, L.; Falush, D. A tutorial on how not to over-interpret STRUCTURE and ADMIXTURE bar plots. Nature Communications 2018, 9, 3258. DOI: 10.1038/s41467-018-05257-7.</w:t>
      </w:r>
    </w:p>
    <w:p>
      <w:pPr>
        <w:keepLines/>
        <w:spacing w:after="80" w:line="276" w:lineRule="auto"/>
        <w:ind w:hanging="400" w:left="400"/>
        <w:jc w:val="left"/>
      </w:pPr>
      <w:del w:id="9654" w:author="Kiro" w:date="2026-10-10T00:00:00Z">
        <w:r>
          <w:rPr>
            <w:sz w:val="20"/>
          </w:rPr>
          <w:delText>[128]</w:delText>
        </w:r>
      </w:del>
      <w:ins w:id="9655" w:author="Kiro" w:date="2026-10-10T00:00:00Z">
        <w:r>
          <w:rPr>
            <w:sz w:val="20"/>
          </w:rPr>
          <w:t>[129]</w:t>
        </w:r>
      </w:ins>
      <w:r>
        <w:rPr>
          <w:sz w:val="20"/>
        </w:rPr>
        <w:t xml:space="preserve"> Cai, Z.F.; Liu, B.; Yin, T.T.; Ma, C.; Han, Z.T.; Gu, L.H.; Zhang, C.; Wu, F.; Liu, L.S.; Shi, X.; et al. Harnessing Deep Learning in Searching Wild Relatives of Domestic Animals. Molecular Ecology Resources 2026, 26, e70133. DOI: 10.1111/1755-0998.70133.</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6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宋体"/>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家鸡起源驯化与全球传播的研究进展</dc:title>
  <dc:subject>家鸡祖先来源 驯化 传播与持续演化综述</dc:subject>
  <dc:creator/>
  <cp:keywords/>
  <dc:description/>
  <cp:lastModifiedBy/>
  <cp:revision>1</cp:revision>
  <dcterms:created xsi:type="dcterms:W3CDTF">2026-10-09T22:25:27Z</dcterms:created>
  <dcterms:modified xsi:type="dcterms:W3CDTF">2026-10-09T22:25:52Z</dcterms:modified>
  <cp:category/>
</cp:coreProperties>
</file>